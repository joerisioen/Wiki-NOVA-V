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22FE" w14:textId="7100C5EB" w:rsidR="00B44163" w:rsidRPr="00B44163" w:rsidRDefault="00B44163" w:rsidP="00B42CFB">
      <w:pPr>
        <w:pStyle w:val="Kopvaninhoudsopgave"/>
        <w:numPr>
          <w:ilvl w:val="0"/>
          <w:numId w:val="0"/>
        </w:numPr>
        <w:tabs>
          <w:tab w:val="left" w:pos="8364"/>
        </w:tabs>
        <w:spacing w:before="0" w:line="288" w:lineRule="auto"/>
        <w:rPr>
          <w:sz w:val="20"/>
          <w:szCs w:val="20"/>
          <w:lang w:val="nl-NL"/>
        </w:rPr>
      </w:pPr>
    </w:p>
    <w:sdt>
      <w:sdtPr>
        <w:rPr>
          <w:rFonts w:asciiTheme="minorHAnsi" w:eastAsiaTheme="minorEastAsia" w:hAnsiTheme="minorHAnsi" w:cstheme="minorBidi"/>
          <w:b w:val="0"/>
          <w:sz w:val="20"/>
          <w:szCs w:val="20"/>
        </w:rPr>
        <w:id w:val="1494115951"/>
        <w:docPartObj>
          <w:docPartGallery w:val="Table of Contents"/>
          <w:docPartUnique/>
        </w:docPartObj>
      </w:sdtPr>
      <w:sdtEndPr/>
      <w:sdtContent>
        <w:p w14:paraId="098844EF" w14:textId="2FF2B1C1" w:rsidR="00DA7466" w:rsidRPr="00DA7466" w:rsidRDefault="00DA7466" w:rsidP="00D010F9">
          <w:pPr>
            <w:pStyle w:val="Kopvaninhoudsopgave"/>
            <w:numPr>
              <w:ilvl w:val="0"/>
              <w:numId w:val="0"/>
            </w:numPr>
            <w:spacing w:before="0" w:line="288" w:lineRule="auto"/>
            <w:jc w:val="center"/>
            <w:rPr>
              <w:lang w:val="nl-NL"/>
            </w:rPr>
          </w:pPr>
          <w:r w:rsidRPr="06E79DE9">
            <w:rPr>
              <w:lang w:val="nl-NL"/>
            </w:rPr>
            <w:t>Inhoudstafel schoolreglement 202</w:t>
          </w:r>
          <w:r w:rsidR="007A2C45">
            <w:rPr>
              <w:lang w:val="nl-NL"/>
            </w:rPr>
            <w:t>6</w:t>
          </w:r>
          <w:r w:rsidRPr="06E79DE9">
            <w:rPr>
              <w:lang w:val="nl-NL"/>
            </w:rPr>
            <w:t>-202</w:t>
          </w:r>
          <w:r w:rsidR="007A2C45">
            <w:rPr>
              <w:lang w:val="nl-NL"/>
            </w:rPr>
            <w:t>7</w:t>
          </w:r>
        </w:p>
        <w:p w14:paraId="05F6E988" w14:textId="77777777" w:rsidR="00B44163" w:rsidRDefault="00B44163" w:rsidP="00DA7466">
          <w:pPr>
            <w:pStyle w:val="Inhopg1"/>
            <w:tabs>
              <w:tab w:val="right" w:leader="dot" w:pos="9628"/>
            </w:tabs>
            <w:spacing w:after="0" w:line="288" w:lineRule="auto"/>
          </w:pPr>
        </w:p>
        <w:p w14:paraId="24601BF7" w14:textId="4E182679" w:rsidR="00FC2B8C" w:rsidRDefault="06E79DE9">
          <w:pPr>
            <w:pStyle w:val="Inhopg1"/>
            <w:tabs>
              <w:tab w:val="right" w:leader="dot" w:pos="9628"/>
            </w:tabs>
            <w:rPr>
              <w:noProof/>
              <w:kern w:val="2"/>
              <w:sz w:val="24"/>
              <w:szCs w:val="24"/>
              <w14:ligatures w14:val="standardContextual"/>
            </w:rPr>
          </w:pPr>
          <w:r>
            <w:fldChar w:fldCharType="begin"/>
          </w:r>
          <w:r w:rsidR="009F0DDF">
            <w:instrText>TOC \o "1-1" \z \u \h</w:instrText>
          </w:r>
          <w:r>
            <w:fldChar w:fldCharType="separate"/>
          </w:r>
          <w:hyperlink w:anchor="_Toc238482545" w:history="1">
            <w:r w:rsidR="00FC2B8C" w:rsidRPr="002933EC">
              <w:rPr>
                <w:rStyle w:val="Hyperlink"/>
                <w:rFonts w:eastAsia="Arial"/>
                <w:noProof/>
                <w:lang w:val="nl-NL"/>
              </w:rPr>
              <w:t>WELKOM IN NOVA campus VISO</w:t>
            </w:r>
            <w:r w:rsidR="00FC2B8C">
              <w:rPr>
                <w:noProof/>
                <w:webHidden/>
              </w:rPr>
              <w:tab/>
            </w:r>
            <w:r w:rsidR="00FC2B8C">
              <w:rPr>
                <w:noProof/>
                <w:webHidden/>
              </w:rPr>
              <w:fldChar w:fldCharType="begin"/>
            </w:r>
            <w:r w:rsidR="00FC2B8C">
              <w:rPr>
                <w:noProof/>
                <w:webHidden/>
              </w:rPr>
              <w:instrText xml:space="preserve"> PAGEREF _Toc238482545 \h </w:instrText>
            </w:r>
            <w:r w:rsidR="00FC2B8C">
              <w:rPr>
                <w:noProof/>
                <w:webHidden/>
              </w:rPr>
            </w:r>
            <w:r w:rsidR="00FC2B8C">
              <w:rPr>
                <w:noProof/>
                <w:webHidden/>
              </w:rPr>
              <w:fldChar w:fldCharType="separate"/>
            </w:r>
            <w:r w:rsidR="00FC2B8C">
              <w:rPr>
                <w:noProof/>
                <w:webHidden/>
              </w:rPr>
              <w:t>5</w:t>
            </w:r>
            <w:r w:rsidR="00FC2B8C">
              <w:rPr>
                <w:noProof/>
                <w:webHidden/>
              </w:rPr>
              <w:fldChar w:fldCharType="end"/>
            </w:r>
          </w:hyperlink>
        </w:p>
        <w:p w14:paraId="161D9259" w14:textId="0FA0D28A" w:rsidR="00FC2B8C" w:rsidRDefault="00FC2B8C">
          <w:pPr>
            <w:pStyle w:val="Inhopg1"/>
            <w:tabs>
              <w:tab w:val="right" w:leader="dot" w:pos="9628"/>
            </w:tabs>
            <w:rPr>
              <w:noProof/>
              <w:kern w:val="2"/>
              <w:sz w:val="24"/>
              <w:szCs w:val="24"/>
              <w14:ligatures w14:val="standardContextual"/>
            </w:rPr>
          </w:pPr>
          <w:hyperlink w:anchor="_Toc238482546" w:history="1">
            <w:r w:rsidRPr="002933EC">
              <w:rPr>
                <w:rStyle w:val="Hyperlink"/>
                <w:rFonts w:eastAsia="Arial"/>
                <w:noProof/>
                <w:lang w:val="nl-NL"/>
              </w:rPr>
              <w:t>DEEL 1:</w:t>
            </w:r>
            <w:r w:rsidRPr="002933EC">
              <w:rPr>
                <w:rStyle w:val="Hyperlink"/>
                <w:noProof/>
              </w:rPr>
              <w:t xml:space="preserve"> </w:t>
            </w:r>
            <w:r w:rsidRPr="002933EC">
              <w:rPr>
                <w:rStyle w:val="Hyperlink"/>
                <w:rFonts w:eastAsia="Arial"/>
                <w:noProof/>
                <w:lang w:val="nl-NL"/>
              </w:rPr>
              <w:t>PEDAGOGISCH PROJECT EN ENGAGEMENTSVERKLARING</w:t>
            </w:r>
            <w:r>
              <w:rPr>
                <w:noProof/>
                <w:webHidden/>
              </w:rPr>
              <w:tab/>
            </w:r>
            <w:r>
              <w:rPr>
                <w:noProof/>
                <w:webHidden/>
              </w:rPr>
              <w:fldChar w:fldCharType="begin"/>
            </w:r>
            <w:r>
              <w:rPr>
                <w:noProof/>
                <w:webHidden/>
              </w:rPr>
              <w:instrText xml:space="preserve"> PAGEREF _Toc238482546 \h </w:instrText>
            </w:r>
            <w:r>
              <w:rPr>
                <w:noProof/>
                <w:webHidden/>
              </w:rPr>
            </w:r>
            <w:r>
              <w:rPr>
                <w:noProof/>
                <w:webHidden/>
              </w:rPr>
              <w:fldChar w:fldCharType="separate"/>
            </w:r>
            <w:r>
              <w:rPr>
                <w:noProof/>
                <w:webHidden/>
              </w:rPr>
              <w:t>7</w:t>
            </w:r>
            <w:r>
              <w:rPr>
                <w:noProof/>
                <w:webHidden/>
              </w:rPr>
              <w:fldChar w:fldCharType="end"/>
            </w:r>
          </w:hyperlink>
        </w:p>
        <w:p w14:paraId="07841BFB" w14:textId="1BEA6F76" w:rsidR="00FC2B8C" w:rsidRDefault="00FC2B8C">
          <w:pPr>
            <w:pStyle w:val="Inhopg1"/>
            <w:tabs>
              <w:tab w:val="right" w:leader="dot" w:pos="9628"/>
            </w:tabs>
            <w:rPr>
              <w:noProof/>
              <w:kern w:val="2"/>
              <w:sz w:val="24"/>
              <w:szCs w:val="24"/>
              <w14:ligatures w14:val="standardContextual"/>
            </w:rPr>
          </w:pPr>
          <w:hyperlink w:anchor="_Toc238482547" w:history="1">
            <w:r w:rsidRPr="002933EC">
              <w:rPr>
                <w:rStyle w:val="Hyperlink"/>
                <w:rFonts w:eastAsia="Arial"/>
                <w:noProof/>
                <w:lang w:val="nl-NL"/>
              </w:rPr>
              <w:t>DEEL 2:</w:t>
            </w:r>
            <w:r w:rsidRPr="002933EC">
              <w:rPr>
                <w:rStyle w:val="Hyperlink"/>
                <w:noProof/>
              </w:rPr>
              <w:t xml:space="preserve"> </w:t>
            </w:r>
            <w:r w:rsidRPr="002933EC">
              <w:rPr>
                <w:rStyle w:val="Hyperlink"/>
                <w:rFonts w:eastAsia="Arial"/>
                <w:noProof/>
                <w:lang w:val="nl-NL"/>
              </w:rPr>
              <w:t>REGLEMENT</w:t>
            </w:r>
            <w:r>
              <w:rPr>
                <w:noProof/>
                <w:webHidden/>
              </w:rPr>
              <w:tab/>
            </w:r>
            <w:r>
              <w:rPr>
                <w:noProof/>
                <w:webHidden/>
              </w:rPr>
              <w:fldChar w:fldCharType="begin"/>
            </w:r>
            <w:r>
              <w:rPr>
                <w:noProof/>
                <w:webHidden/>
              </w:rPr>
              <w:instrText xml:space="preserve"> PAGEREF _Toc238482547 \h </w:instrText>
            </w:r>
            <w:r>
              <w:rPr>
                <w:noProof/>
                <w:webHidden/>
              </w:rPr>
            </w:r>
            <w:r>
              <w:rPr>
                <w:noProof/>
                <w:webHidden/>
              </w:rPr>
              <w:fldChar w:fldCharType="separate"/>
            </w:r>
            <w:r>
              <w:rPr>
                <w:noProof/>
                <w:webHidden/>
              </w:rPr>
              <w:t>12</w:t>
            </w:r>
            <w:r>
              <w:rPr>
                <w:noProof/>
                <w:webHidden/>
              </w:rPr>
              <w:fldChar w:fldCharType="end"/>
            </w:r>
          </w:hyperlink>
        </w:p>
        <w:p w14:paraId="72320FC6" w14:textId="4C8D8AC5" w:rsidR="00FC2B8C" w:rsidRDefault="00FC2B8C">
          <w:pPr>
            <w:pStyle w:val="Inhopg1"/>
            <w:tabs>
              <w:tab w:val="left" w:pos="480"/>
              <w:tab w:val="right" w:leader="dot" w:pos="9628"/>
            </w:tabs>
            <w:rPr>
              <w:noProof/>
              <w:kern w:val="2"/>
              <w:sz w:val="24"/>
              <w:szCs w:val="24"/>
              <w14:ligatures w14:val="standardContextual"/>
            </w:rPr>
          </w:pPr>
          <w:hyperlink w:anchor="_Toc238482548" w:history="1">
            <w:r w:rsidRPr="002933EC">
              <w:rPr>
                <w:rStyle w:val="Hyperlink"/>
                <w:rFonts w:eastAsia="Arial"/>
                <w:noProof/>
                <w:lang w:val="nl-NL"/>
              </w:rPr>
              <w:t>1</w:t>
            </w:r>
            <w:r>
              <w:rPr>
                <w:noProof/>
                <w:kern w:val="2"/>
                <w:sz w:val="24"/>
                <w:szCs w:val="24"/>
                <w14:ligatures w14:val="standardContextual"/>
              </w:rPr>
              <w:tab/>
            </w:r>
            <w:r w:rsidRPr="002933EC">
              <w:rPr>
                <w:rStyle w:val="Hyperlink"/>
                <w:noProof/>
              </w:rPr>
              <w:t>INSCHRIJVING</w:t>
            </w:r>
            <w:r>
              <w:rPr>
                <w:noProof/>
                <w:webHidden/>
              </w:rPr>
              <w:tab/>
            </w:r>
            <w:r>
              <w:rPr>
                <w:noProof/>
                <w:webHidden/>
              </w:rPr>
              <w:fldChar w:fldCharType="begin"/>
            </w:r>
            <w:r>
              <w:rPr>
                <w:noProof/>
                <w:webHidden/>
              </w:rPr>
              <w:instrText xml:space="preserve"> PAGEREF _Toc238482548 \h </w:instrText>
            </w:r>
            <w:r>
              <w:rPr>
                <w:noProof/>
                <w:webHidden/>
              </w:rPr>
            </w:r>
            <w:r>
              <w:rPr>
                <w:noProof/>
                <w:webHidden/>
              </w:rPr>
              <w:fldChar w:fldCharType="separate"/>
            </w:r>
            <w:r>
              <w:rPr>
                <w:noProof/>
                <w:webHidden/>
              </w:rPr>
              <w:t>12</w:t>
            </w:r>
            <w:r>
              <w:rPr>
                <w:noProof/>
                <w:webHidden/>
              </w:rPr>
              <w:fldChar w:fldCharType="end"/>
            </w:r>
          </w:hyperlink>
        </w:p>
        <w:p w14:paraId="0594037D" w14:textId="56F6DDEA" w:rsidR="00FC2B8C" w:rsidRDefault="00FC2B8C">
          <w:pPr>
            <w:pStyle w:val="Inhopg1"/>
            <w:tabs>
              <w:tab w:val="left" w:pos="720"/>
              <w:tab w:val="right" w:leader="dot" w:pos="9628"/>
            </w:tabs>
            <w:rPr>
              <w:noProof/>
              <w:kern w:val="2"/>
              <w:sz w:val="24"/>
              <w:szCs w:val="24"/>
              <w14:ligatures w14:val="standardContextual"/>
            </w:rPr>
          </w:pPr>
          <w:hyperlink w:anchor="_Toc238482549" w:history="1">
            <w:r w:rsidRPr="002933EC">
              <w:rPr>
                <w:rStyle w:val="Hyperlink"/>
                <w:noProof/>
              </w:rPr>
              <w:t>1.1</w:t>
            </w:r>
            <w:r>
              <w:rPr>
                <w:noProof/>
                <w:kern w:val="2"/>
                <w:sz w:val="24"/>
                <w:szCs w:val="24"/>
                <w14:ligatures w14:val="standardContextual"/>
              </w:rPr>
              <w:tab/>
            </w:r>
            <w:r w:rsidRPr="002933EC">
              <w:rPr>
                <w:rStyle w:val="Hyperlink"/>
                <w:noProof/>
              </w:rPr>
              <w:t>Inschrijving</w:t>
            </w:r>
            <w:r>
              <w:rPr>
                <w:noProof/>
                <w:webHidden/>
              </w:rPr>
              <w:tab/>
            </w:r>
            <w:r>
              <w:rPr>
                <w:noProof/>
                <w:webHidden/>
              </w:rPr>
              <w:fldChar w:fldCharType="begin"/>
            </w:r>
            <w:r>
              <w:rPr>
                <w:noProof/>
                <w:webHidden/>
              </w:rPr>
              <w:instrText xml:space="preserve"> PAGEREF _Toc238482549 \h </w:instrText>
            </w:r>
            <w:r>
              <w:rPr>
                <w:noProof/>
                <w:webHidden/>
              </w:rPr>
            </w:r>
            <w:r>
              <w:rPr>
                <w:noProof/>
                <w:webHidden/>
              </w:rPr>
              <w:fldChar w:fldCharType="separate"/>
            </w:r>
            <w:r>
              <w:rPr>
                <w:noProof/>
                <w:webHidden/>
              </w:rPr>
              <w:t>12</w:t>
            </w:r>
            <w:r>
              <w:rPr>
                <w:noProof/>
                <w:webHidden/>
              </w:rPr>
              <w:fldChar w:fldCharType="end"/>
            </w:r>
          </w:hyperlink>
        </w:p>
        <w:p w14:paraId="1A567CE6" w14:textId="042B5F0F" w:rsidR="00FC2B8C" w:rsidRDefault="00FC2B8C">
          <w:pPr>
            <w:pStyle w:val="Inhopg1"/>
            <w:tabs>
              <w:tab w:val="left" w:pos="720"/>
              <w:tab w:val="right" w:leader="dot" w:pos="9628"/>
            </w:tabs>
            <w:rPr>
              <w:noProof/>
              <w:kern w:val="2"/>
              <w:sz w:val="24"/>
              <w:szCs w:val="24"/>
              <w14:ligatures w14:val="standardContextual"/>
            </w:rPr>
          </w:pPr>
          <w:hyperlink w:anchor="_Toc238482550" w:history="1">
            <w:r w:rsidRPr="002933EC">
              <w:rPr>
                <w:rStyle w:val="Hyperlink"/>
                <w:noProof/>
              </w:rPr>
              <w:t>1.2</w:t>
            </w:r>
            <w:r>
              <w:rPr>
                <w:noProof/>
                <w:kern w:val="2"/>
                <w:sz w:val="24"/>
                <w:szCs w:val="24"/>
                <w14:ligatures w14:val="standardContextual"/>
              </w:rPr>
              <w:tab/>
            </w:r>
            <w:r w:rsidRPr="002933EC">
              <w:rPr>
                <w:rStyle w:val="Hyperlink"/>
                <w:noProof/>
              </w:rPr>
              <w:t>Samenwerking met andere scholen</w:t>
            </w:r>
            <w:r>
              <w:rPr>
                <w:noProof/>
                <w:webHidden/>
              </w:rPr>
              <w:tab/>
            </w:r>
            <w:r>
              <w:rPr>
                <w:noProof/>
                <w:webHidden/>
              </w:rPr>
              <w:fldChar w:fldCharType="begin"/>
            </w:r>
            <w:r>
              <w:rPr>
                <w:noProof/>
                <w:webHidden/>
              </w:rPr>
              <w:instrText xml:space="preserve"> PAGEREF _Toc238482550 \h </w:instrText>
            </w:r>
            <w:r>
              <w:rPr>
                <w:noProof/>
                <w:webHidden/>
              </w:rPr>
            </w:r>
            <w:r>
              <w:rPr>
                <w:noProof/>
                <w:webHidden/>
              </w:rPr>
              <w:fldChar w:fldCharType="separate"/>
            </w:r>
            <w:r>
              <w:rPr>
                <w:noProof/>
                <w:webHidden/>
              </w:rPr>
              <w:t>13</w:t>
            </w:r>
            <w:r>
              <w:rPr>
                <w:noProof/>
                <w:webHidden/>
              </w:rPr>
              <w:fldChar w:fldCharType="end"/>
            </w:r>
          </w:hyperlink>
        </w:p>
        <w:p w14:paraId="030236A9" w14:textId="55530467" w:rsidR="00FC2B8C" w:rsidRDefault="00FC2B8C">
          <w:pPr>
            <w:pStyle w:val="Inhopg1"/>
            <w:tabs>
              <w:tab w:val="left" w:pos="720"/>
              <w:tab w:val="right" w:leader="dot" w:pos="9628"/>
            </w:tabs>
            <w:rPr>
              <w:noProof/>
              <w:kern w:val="2"/>
              <w:sz w:val="24"/>
              <w:szCs w:val="24"/>
              <w14:ligatures w14:val="standardContextual"/>
            </w:rPr>
          </w:pPr>
          <w:hyperlink w:anchor="_Toc238482551" w:history="1">
            <w:r w:rsidRPr="002933EC">
              <w:rPr>
                <w:rStyle w:val="Hyperlink"/>
                <w:noProof/>
              </w:rPr>
              <w:t>1.3</w:t>
            </w:r>
            <w:r>
              <w:rPr>
                <w:noProof/>
                <w:kern w:val="2"/>
                <w:sz w:val="24"/>
                <w:szCs w:val="24"/>
                <w14:ligatures w14:val="standardContextual"/>
              </w:rPr>
              <w:tab/>
            </w:r>
            <w:r w:rsidRPr="002933EC">
              <w:rPr>
                <w:rStyle w:val="Hyperlink"/>
                <w:noProof/>
              </w:rPr>
              <w:t>Samenwerking met een leersteuncentrum</w:t>
            </w:r>
            <w:r>
              <w:rPr>
                <w:noProof/>
                <w:webHidden/>
              </w:rPr>
              <w:tab/>
            </w:r>
            <w:r>
              <w:rPr>
                <w:noProof/>
                <w:webHidden/>
              </w:rPr>
              <w:fldChar w:fldCharType="begin"/>
            </w:r>
            <w:r>
              <w:rPr>
                <w:noProof/>
                <w:webHidden/>
              </w:rPr>
              <w:instrText xml:space="preserve"> PAGEREF _Toc238482551 \h </w:instrText>
            </w:r>
            <w:r>
              <w:rPr>
                <w:noProof/>
                <w:webHidden/>
              </w:rPr>
            </w:r>
            <w:r>
              <w:rPr>
                <w:noProof/>
                <w:webHidden/>
              </w:rPr>
              <w:fldChar w:fldCharType="separate"/>
            </w:r>
            <w:r>
              <w:rPr>
                <w:noProof/>
                <w:webHidden/>
              </w:rPr>
              <w:t>14</w:t>
            </w:r>
            <w:r>
              <w:rPr>
                <w:noProof/>
                <w:webHidden/>
              </w:rPr>
              <w:fldChar w:fldCharType="end"/>
            </w:r>
          </w:hyperlink>
        </w:p>
        <w:p w14:paraId="06F7A03B" w14:textId="6F8E2E05" w:rsidR="00FC2B8C" w:rsidRDefault="00FC2B8C">
          <w:pPr>
            <w:pStyle w:val="Inhopg1"/>
            <w:tabs>
              <w:tab w:val="left" w:pos="720"/>
              <w:tab w:val="right" w:leader="dot" w:pos="9628"/>
            </w:tabs>
            <w:rPr>
              <w:noProof/>
              <w:kern w:val="2"/>
              <w:sz w:val="24"/>
              <w:szCs w:val="24"/>
              <w14:ligatures w14:val="standardContextual"/>
            </w:rPr>
          </w:pPr>
          <w:hyperlink w:anchor="_Toc238482552" w:history="1">
            <w:r w:rsidRPr="002933EC">
              <w:rPr>
                <w:rStyle w:val="Hyperlink"/>
                <w:noProof/>
              </w:rPr>
              <w:t>1.4</w:t>
            </w:r>
            <w:r>
              <w:rPr>
                <w:noProof/>
                <w:kern w:val="2"/>
                <w:sz w:val="24"/>
                <w:szCs w:val="24"/>
                <w14:ligatures w14:val="standardContextual"/>
              </w:rPr>
              <w:tab/>
            </w:r>
            <w:r w:rsidRPr="002933EC">
              <w:rPr>
                <w:rStyle w:val="Hyperlink"/>
                <w:noProof/>
              </w:rPr>
              <w:t>Vrije leerling</w:t>
            </w:r>
            <w:r>
              <w:rPr>
                <w:noProof/>
                <w:webHidden/>
              </w:rPr>
              <w:tab/>
            </w:r>
            <w:r>
              <w:rPr>
                <w:noProof/>
                <w:webHidden/>
              </w:rPr>
              <w:fldChar w:fldCharType="begin"/>
            </w:r>
            <w:r>
              <w:rPr>
                <w:noProof/>
                <w:webHidden/>
              </w:rPr>
              <w:instrText xml:space="preserve"> PAGEREF _Toc238482552 \h </w:instrText>
            </w:r>
            <w:r>
              <w:rPr>
                <w:noProof/>
                <w:webHidden/>
              </w:rPr>
            </w:r>
            <w:r>
              <w:rPr>
                <w:noProof/>
                <w:webHidden/>
              </w:rPr>
              <w:fldChar w:fldCharType="separate"/>
            </w:r>
            <w:r>
              <w:rPr>
                <w:noProof/>
                <w:webHidden/>
              </w:rPr>
              <w:t>14</w:t>
            </w:r>
            <w:r>
              <w:rPr>
                <w:noProof/>
                <w:webHidden/>
              </w:rPr>
              <w:fldChar w:fldCharType="end"/>
            </w:r>
          </w:hyperlink>
        </w:p>
        <w:p w14:paraId="64CA98B4" w14:textId="57DA09F2" w:rsidR="00FC2B8C" w:rsidRDefault="00FC2B8C">
          <w:pPr>
            <w:pStyle w:val="Inhopg1"/>
            <w:tabs>
              <w:tab w:val="left" w:pos="480"/>
              <w:tab w:val="right" w:leader="dot" w:pos="9628"/>
            </w:tabs>
            <w:rPr>
              <w:noProof/>
              <w:kern w:val="2"/>
              <w:sz w:val="24"/>
              <w:szCs w:val="24"/>
              <w14:ligatures w14:val="standardContextual"/>
            </w:rPr>
          </w:pPr>
          <w:hyperlink w:anchor="_Toc238482553" w:history="1">
            <w:r w:rsidRPr="002933EC">
              <w:rPr>
                <w:rStyle w:val="Hyperlink"/>
                <w:rFonts w:eastAsia="Arial"/>
                <w:noProof/>
                <w:lang w:val="nl-NL"/>
              </w:rPr>
              <w:t>2</w:t>
            </w:r>
            <w:r>
              <w:rPr>
                <w:noProof/>
                <w:kern w:val="2"/>
                <w:sz w:val="24"/>
                <w:szCs w:val="24"/>
                <w14:ligatures w14:val="standardContextual"/>
              </w:rPr>
              <w:tab/>
            </w:r>
            <w:r w:rsidRPr="002933EC">
              <w:rPr>
                <w:rStyle w:val="Hyperlink"/>
                <w:rFonts w:eastAsia="Arial"/>
                <w:noProof/>
                <w:lang w:val="nl-NL"/>
              </w:rPr>
              <w:t>ONZE SCHOOL</w:t>
            </w:r>
            <w:r>
              <w:rPr>
                <w:noProof/>
                <w:webHidden/>
              </w:rPr>
              <w:tab/>
            </w:r>
            <w:r>
              <w:rPr>
                <w:noProof/>
                <w:webHidden/>
              </w:rPr>
              <w:fldChar w:fldCharType="begin"/>
            </w:r>
            <w:r>
              <w:rPr>
                <w:noProof/>
                <w:webHidden/>
              </w:rPr>
              <w:instrText xml:space="preserve"> PAGEREF _Toc238482553 \h </w:instrText>
            </w:r>
            <w:r>
              <w:rPr>
                <w:noProof/>
                <w:webHidden/>
              </w:rPr>
            </w:r>
            <w:r>
              <w:rPr>
                <w:noProof/>
                <w:webHidden/>
              </w:rPr>
              <w:fldChar w:fldCharType="separate"/>
            </w:r>
            <w:r>
              <w:rPr>
                <w:noProof/>
                <w:webHidden/>
              </w:rPr>
              <w:t>14</w:t>
            </w:r>
            <w:r>
              <w:rPr>
                <w:noProof/>
                <w:webHidden/>
              </w:rPr>
              <w:fldChar w:fldCharType="end"/>
            </w:r>
          </w:hyperlink>
        </w:p>
        <w:p w14:paraId="4B5114BC" w14:textId="70A0F239" w:rsidR="00FC2B8C" w:rsidRDefault="00FC2B8C">
          <w:pPr>
            <w:pStyle w:val="Inhopg1"/>
            <w:tabs>
              <w:tab w:val="left" w:pos="720"/>
              <w:tab w:val="right" w:leader="dot" w:pos="9628"/>
            </w:tabs>
            <w:rPr>
              <w:noProof/>
              <w:kern w:val="2"/>
              <w:sz w:val="24"/>
              <w:szCs w:val="24"/>
              <w14:ligatures w14:val="standardContextual"/>
            </w:rPr>
          </w:pPr>
          <w:hyperlink w:anchor="_Toc238482554" w:history="1">
            <w:r w:rsidRPr="002933EC">
              <w:rPr>
                <w:rStyle w:val="Hyperlink"/>
                <w:noProof/>
              </w:rPr>
              <w:t>2.1</w:t>
            </w:r>
            <w:r>
              <w:rPr>
                <w:noProof/>
                <w:kern w:val="2"/>
                <w:sz w:val="24"/>
                <w:szCs w:val="24"/>
                <w14:ligatures w14:val="standardContextual"/>
              </w:rPr>
              <w:tab/>
            </w:r>
            <w:r w:rsidRPr="002933EC">
              <w:rPr>
                <w:rStyle w:val="Hyperlink"/>
                <w:noProof/>
              </w:rPr>
              <w:t>Dagindeling – vakantie- en verlofregeling</w:t>
            </w:r>
            <w:r>
              <w:rPr>
                <w:noProof/>
                <w:webHidden/>
              </w:rPr>
              <w:tab/>
            </w:r>
            <w:r>
              <w:rPr>
                <w:noProof/>
                <w:webHidden/>
              </w:rPr>
              <w:fldChar w:fldCharType="begin"/>
            </w:r>
            <w:r>
              <w:rPr>
                <w:noProof/>
                <w:webHidden/>
              </w:rPr>
              <w:instrText xml:space="preserve"> PAGEREF _Toc238482554 \h </w:instrText>
            </w:r>
            <w:r>
              <w:rPr>
                <w:noProof/>
                <w:webHidden/>
              </w:rPr>
            </w:r>
            <w:r>
              <w:rPr>
                <w:noProof/>
                <w:webHidden/>
              </w:rPr>
              <w:fldChar w:fldCharType="separate"/>
            </w:r>
            <w:r>
              <w:rPr>
                <w:noProof/>
                <w:webHidden/>
              </w:rPr>
              <w:t>14</w:t>
            </w:r>
            <w:r>
              <w:rPr>
                <w:noProof/>
                <w:webHidden/>
              </w:rPr>
              <w:fldChar w:fldCharType="end"/>
            </w:r>
          </w:hyperlink>
        </w:p>
        <w:p w14:paraId="00955BAC" w14:textId="6FE66A16" w:rsidR="00FC2B8C" w:rsidRDefault="00FC2B8C">
          <w:pPr>
            <w:pStyle w:val="Inhopg1"/>
            <w:tabs>
              <w:tab w:val="left" w:pos="720"/>
              <w:tab w:val="right" w:leader="dot" w:pos="9628"/>
            </w:tabs>
            <w:rPr>
              <w:noProof/>
              <w:kern w:val="2"/>
              <w:sz w:val="24"/>
              <w:szCs w:val="24"/>
              <w14:ligatures w14:val="standardContextual"/>
            </w:rPr>
          </w:pPr>
          <w:hyperlink w:anchor="_Toc238482555" w:history="1">
            <w:r w:rsidRPr="002933EC">
              <w:rPr>
                <w:rStyle w:val="Hyperlink"/>
                <w:noProof/>
              </w:rPr>
              <w:t>2.1.1</w:t>
            </w:r>
            <w:r>
              <w:rPr>
                <w:noProof/>
                <w:kern w:val="2"/>
                <w:sz w:val="24"/>
                <w:szCs w:val="24"/>
                <w14:ligatures w14:val="standardContextual"/>
              </w:rPr>
              <w:tab/>
            </w:r>
            <w:r w:rsidRPr="002933EC">
              <w:rPr>
                <w:rStyle w:val="Hyperlink"/>
                <w:noProof/>
              </w:rPr>
              <w:t>Dagindeling</w:t>
            </w:r>
            <w:r>
              <w:rPr>
                <w:noProof/>
                <w:webHidden/>
              </w:rPr>
              <w:tab/>
            </w:r>
            <w:r>
              <w:rPr>
                <w:noProof/>
                <w:webHidden/>
              </w:rPr>
              <w:fldChar w:fldCharType="begin"/>
            </w:r>
            <w:r>
              <w:rPr>
                <w:noProof/>
                <w:webHidden/>
              </w:rPr>
              <w:instrText xml:space="preserve"> PAGEREF _Toc238482555 \h </w:instrText>
            </w:r>
            <w:r>
              <w:rPr>
                <w:noProof/>
                <w:webHidden/>
              </w:rPr>
            </w:r>
            <w:r>
              <w:rPr>
                <w:noProof/>
                <w:webHidden/>
              </w:rPr>
              <w:fldChar w:fldCharType="separate"/>
            </w:r>
            <w:r>
              <w:rPr>
                <w:noProof/>
                <w:webHidden/>
              </w:rPr>
              <w:t>14</w:t>
            </w:r>
            <w:r>
              <w:rPr>
                <w:noProof/>
                <w:webHidden/>
              </w:rPr>
              <w:fldChar w:fldCharType="end"/>
            </w:r>
          </w:hyperlink>
        </w:p>
        <w:p w14:paraId="7CEA941F" w14:textId="67A45ACE" w:rsidR="00FC2B8C" w:rsidRDefault="00FC2B8C">
          <w:pPr>
            <w:pStyle w:val="Inhopg1"/>
            <w:tabs>
              <w:tab w:val="left" w:pos="720"/>
              <w:tab w:val="right" w:leader="dot" w:pos="9628"/>
            </w:tabs>
            <w:rPr>
              <w:noProof/>
              <w:kern w:val="2"/>
              <w:sz w:val="24"/>
              <w:szCs w:val="24"/>
              <w14:ligatures w14:val="standardContextual"/>
            </w:rPr>
          </w:pPr>
          <w:hyperlink w:anchor="_Toc238482556" w:history="1">
            <w:r w:rsidRPr="002933EC">
              <w:rPr>
                <w:rStyle w:val="Hyperlink"/>
                <w:noProof/>
              </w:rPr>
              <w:t>2.1.2</w:t>
            </w:r>
            <w:r>
              <w:rPr>
                <w:noProof/>
                <w:kern w:val="2"/>
                <w:sz w:val="24"/>
                <w:szCs w:val="24"/>
                <w14:ligatures w14:val="standardContextual"/>
              </w:rPr>
              <w:tab/>
            </w:r>
            <w:r w:rsidRPr="002933EC">
              <w:rPr>
                <w:rStyle w:val="Hyperlink"/>
                <w:noProof/>
              </w:rPr>
              <w:t>Vakantie- en verlofregeling</w:t>
            </w:r>
            <w:r>
              <w:rPr>
                <w:noProof/>
                <w:webHidden/>
              </w:rPr>
              <w:tab/>
            </w:r>
            <w:r>
              <w:rPr>
                <w:noProof/>
                <w:webHidden/>
              </w:rPr>
              <w:fldChar w:fldCharType="begin"/>
            </w:r>
            <w:r>
              <w:rPr>
                <w:noProof/>
                <w:webHidden/>
              </w:rPr>
              <w:instrText xml:space="preserve"> PAGEREF _Toc238482556 \h </w:instrText>
            </w:r>
            <w:r>
              <w:rPr>
                <w:noProof/>
                <w:webHidden/>
              </w:rPr>
            </w:r>
            <w:r>
              <w:rPr>
                <w:noProof/>
                <w:webHidden/>
              </w:rPr>
              <w:fldChar w:fldCharType="separate"/>
            </w:r>
            <w:r>
              <w:rPr>
                <w:noProof/>
                <w:webHidden/>
              </w:rPr>
              <w:t>15</w:t>
            </w:r>
            <w:r>
              <w:rPr>
                <w:noProof/>
                <w:webHidden/>
              </w:rPr>
              <w:fldChar w:fldCharType="end"/>
            </w:r>
          </w:hyperlink>
        </w:p>
        <w:p w14:paraId="4E4163C5" w14:textId="578F9595" w:rsidR="00FC2B8C" w:rsidRDefault="00FC2B8C">
          <w:pPr>
            <w:pStyle w:val="Inhopg1"/>
            <w:tabs>
              <w:tab w:val="left" w:pos="720"/>
              <w:tab w:val="right" w:leader="dot" w:pos="9628"/>
            </w:tabs>
            <w:rPr>
              <w:noProof/>
              <w:kern w:val="2"/>
              <w:sz w:val="24"/>
              <w:szCs w:val="24"/>
              <w14:ligatures w14:val="standardContextual"/>
            </w:rPr>
          </w:pPr>
          <w:hyperlink w:anchor="_Toc238482557" w:history="1">
            <w:r w:rsidRPr="002933EC">
              <w:rPr>
                <w:rStyle w:val="Hyperlink"/>
                <w:noProof/>
                <w:lang w:val="nl-NL"/>
              </w:rPr>
              <w:t>2.2</w:t>
            </w:r>
            <w:r>
              <w:rPr>
                <w:noProof/>
                <w:kern w:val="2"/>
                <w:sz w:val="24"/>
                <w:szCs w:val="24"/>
                <w14:ligatures w14:val="standardContextual"/>
              </w:rPr>
              <w:tab/>
            </w:r>
            <w:r w:rsidRPr="002933EC">
              <w:rPr>
                <w:rStyle w:val="Hyperlink"/>
                <w:noProof/>
                <w:lang w:val="nl-NL"/>
              </w:rPr>
              <w:t xml:space="preserve">Beleid </w:t>
            </w:r>
            <w:r w:rsidRPr="002933EC">
              <w:rPr>
                <w:rStyle w:val="Hyperlink"/>
                <w:noProof/>
              </w:rPr>
              <w:t>inzake</w:t>
            </w:r>
            <w:r w:rsidRPr="002933EC">
              <w:rPr>
                <w:rStyle w:val="Hyperlink"/>
                <w:noProof/>
                <w:lang w:val="nl-NL"/>
              </w:rPr>
              <w:t xml:space="preserve"> leerlingenstages en werkplekleren</w:t>
            </w:r>
            <w:r>
              <w:rPr>
                <w:noProof/>
                <w:webHidden/>
              </w:rPr>
              <w:tab/>
            </w:r>
            <w:r>
              <w:rPr>
                <w:noProof/>
                <w:webHidden/>
              </w:rPr>
              <w:fldChar w:fldCharType="begin"/>
            </w:r>
            <w:r>
              <w:rPr>
                <w:noProof/>
                <w:webHidden/>
              </w:rPr>
              <w:instrText xml:space="preserve"> PAGEREF _Toc238482557 \h </w:instrText>
            </w:r>
            <w:r>
              <w:rPr>
                <w:noProof/>
                <w:webHidden/>
              </w:rPr>
            </w:r>
            <w:r>
              <w:rPr>
                <w:noProof/>
                <w:webHidden/>
              </w:rPr>
              <w:fldChar w:fldCharType="separate"/>
            </w:r>
            <w:r>
              <w:rPr>
                <w:noProof/>
                <w:webHidden/>
              </w:rPr>
              <w:t>16</w:t>
            </w:r>
            <w:r>
              <w:rPr>
                <w:noProof/>
                <w:webHidden/>
              </w:rPr>
              <w:fldChar w:fldCharType="end"/>
            </w:r>
          </w:hyperlink>
        </w:p>
        <w:p w14:paraId="3D9D6158" w14:textId="1D417C4D" w:rsidR="00FC2B8C" w:rsidRDefault="00FC2B8C">
          <w:pPr>
            <w:pStyle w:val="Inhopg1"/>
            <w:tabs>
              <w:tab w:val="left" w:pos="720"/>
              <w:tab w:val="right" w:leader="dot" w:pos="9628"/>
            </w:tabs>
            <w:rPr>
              <w:noProof/>
              <w:kern w:val="2"/>
              <w:sz w:val="24"/>
              <w:szCs w:val="24"/>
              <w14:ligatures w14:val="standardContextual"/>
            </w:rPr>
          </w:pPr>
          <w:hyperlink w:anchor="_Toc238482558" w:history="1">
            <w:r w:rsidRPr="002933EC">
              <w:rPr>
                <w:rStyle w:val="Hyperlink"/>
                <w:noProof/>
              </w:rPr>
              <w:t>2.3</w:t>
            </w:r>
            <w:r>
              <w:rPr>
                <w:noProof/>
                <w:kern w:val="2"/>
                <w:sz w:val="24"/>
                <w:szCs w:val="24"/>
                <w14:ligatures w14:val="standardContextual"/>
              </w:rPr>
              <w:tab/>
            </w:r>
            <w:r w:rsidRPr="002933EC">
              <w:rPr>
                <w:rStyle w:val="Hyperlink"/>
                <w:noProof/>
                <w:lang w:val="nl-NL"/>
              </w:rPr>
              <w:t>Beleid inzake extra-murosactiviteiten</w:t>
            </w:r>
            <w:r>
              <w:rPr>
                <w:noProof/>
                <w:webHidden/>
              </w:rPr>
              <w:tab/>
            </w:r>
            <w:r>
              <w:rPr>
                <w:noProof/>
                <w:webHidden/>
              </w:rPr>
              <w:fldChar w:fldCharType="begin"/>
            </w:r>
            <w:r>
              <w:rPr>
                <w:noProof/>
                <w:webHidden/>
              </w:rPr>
              <w:instrText xml:space="preserve"> PAGEREF _Toc238482558 \h </w:instrText>
            </w:r>
            <w:r>
              <w:rPr>
                <w:noProof/>
                <w:webHidden/>
              </w:rPr>
            </w:r>
            <w:r>
              <w:rPr>
                <w:noProof/>
                <w:webHidden/>
              </w:rPr>
              <w:fldChar w:fldCharType="separate"/>
            </w:r>
            <w:r>
              <w:rPr>
                <w:noProof/>
                <w:webHidden/>
              </w:rPr>
              <w:t>16</w:t>
            </w:r>
            <w:r>
              <w:rPr>
                <w:noProof/>
                <w:webHidden/>
              </w:rPr>
              <w:fldChar w:fldCharType="end"/>
            </w:r>
          </w:hyperlink>
        </w:p>
        <w:p w14:paraId="59AC5292" w14:textId="61D6881A" w:rsidR="00FC2B8C" w:rsidRDefault="00FC2B8C">
          <w:pPr>
            <w:pStyle w:val="Inhopg1"/>
            <w:tabs>
              <w:tab w:val="left" w:pos="720"/>
              <w:tab w:val="right" w:leader="dot" w:pos="9628"/>
            </w:tabs>
            <w:rPr>
              <w:noProof/>
              <w:kern w:val="2"/>
              <w:sz w:val="24"/>
              <w:szCs w:val="24"/>
              <w14:ligatures w14:val="standardContextual"/>
            </w:rPr>
          </w:pPr>
          <w:hyperlink w:anchor="_Toc238482559" w:history="1">
            <w:r w:rsidRPr="002933EC">
              <w:rPr>
                <w:rStyle w:val="Hyperlink"/>
                <w:noProof/>
                <w:lang w:val="nl-NL"/>
              </w:rPr>
              <w:t>2.4</w:t>
            </w:r>
            <w:r>
              <w:rPr>
                <w:noProof/>
                <w:kern w:val="2"/>
                <w:sz w:val="24"/>
                <w:szCs w:val="24"/>
                <w14:ligatures w14:val="standardContextual"/>
              </w:rPr>
              <w:tab/>
            </w:r>
            <w:r w:rsidRPr="002933EC">
              <w:rPr>
                <w:rStyle w:val="Hyperlink"/>
                <w:noProof/>
                <w:lang w:val="nl-NL"/>
              </w:rPr>
              <w:t>Schoolrekening</w:t>
            </w:r>
            <w:r>
              <w:rPr>
                <w:noProof/>
                <w:webHidden/>
              </w:rPr>
              <w:tab/>
            </w:r>
            <w:r>
              <w:rPr>
                <w:noProof/>
                <w:webHidden/>
              </w:rPr>
              <w:fldChar w:fldCharType="begin"/>
            </w:r>
            <w:r>
              <w:rPr>
                <w:noProof/>
                <w:webHidden/>
              </w:rPr>
              <w:instrText xml:space="preserve"> PAGEREF _Toc238482559 \h </w:instrText>
            </w:r>
            <w:r>
              <w:rPr>
                <w:noProof/>
                <w:webHidden/>
              </w:rPr>
            </w:r>
            <w:r>
              <w:rPr>
                <w:noProof/>
                <w:webHidden/>
              </w:rPr>
              <w:fldChar w:fldCharType="separate"/>
            </w:r>
            <w:r>
              <w:rPr>
                <w:noProof/>
                <w:webHidden/>
              </w:rPr>
              <w:t>17</w:t>
            </w:r>
            <w:r>
              <w:rPr>
                <w:noProof/>
                <w:webHidden/>
              </w:rPr>
              <w:fldChar w:fldCharType="end"/>
            </w:r>
          </w:hyperlink>
        </w:p>
        <w:p w14:paraId="42E89091" w14:textId="1AAA52D0" w:rsidR="00FC2B8C" w:rsidRDefault="00FC2B8C">
          <w:pPr>
            <w:pStyle w:val="Inhopg1"/>
            <w:tabs>
              <w:tab w:val="left" w:pos="720"/>
              <w:tab w:val="right" w:leader="dot" w:pos="9628"/>
            </w:tabs>
            <w:rPr>
              <w:noProof/>
              <w:kern w:val="2"/>
              <w:sz w:val="24"/>
              <w:szCs w:val="24"/>
              <w14:ligatures w14:val="standardContextual"/>
            </w:rPr>
          </w:pPr>
          <w:hyperlink w:anchor="_Toc238482560" w:history="1">
            <w:r w:rsidRPr="002933EC">
              <w:rPr>
                <w:rStyle w:val="Hyperlink"/>
                <w:noProof/>
              </w:rPr>
              <w:t>2.5</w:t>
            </w:r>
            <w:r>
              <w:rPr>
                <w:noProof/>
                <w:kern w:val="2"/>
                <w:sz w:val="24"/>
                <w:szCs w:val="24"/>
                <w14:ligatures w14:val="standardContextual"/>
              </w:rPr>
              <w:tab/>
            </w:r>
            <w:r w:rsidRPr="002933EC">
              <w:rPr>
                <w:rStyle w:val="Hyperlink"/>
                <w:noProof/>
              </w:rPr>
              <w:t>Laptop voor alle leerlingen</w:t>
            </w:r>
            <w:r>
              <w:rPr>
                <w:noProof/>
                <w:webHidden/>
              </w:rPr>
              <w:tab/>
            </w:r>
            <w:r>
              <w:rPr>
                <w:noProof/>
                <w:webHidden/>
              </w:rPr>
              <w:fldChar w:fldCharType="begin"/>
            </w:r>
            <w:r>
              <w:rPr>
                <w:noProof/>
                <w:webHidden/>
              </w:rPr>
              <w:instrText xml:space="preserve"> PAGEREF _Toc238482560 \h </w:instrText>
            </w:r>
            <w:r>
              <w:rPr>
                <w:noProof/>
                <w:webHidden/>
              </w:rPr>
            </w:r>
            <w:r>
              <w:rPr>
                <w:noProof/>
                <w:webHidden/>
              </w:rPr>
              <w:fldChar w:fldCharType="separate"/>
            </w:r>
            <w:r>
              <w:rPr>
                <w:noProof/>
                <w:webHidden/>
              </w:rPr>
              <w:t>19</w:t>
            </w:r>
            <w:r>
              <w:rPr>
                <w:noProof/>
                <w:webHidden/>
              </w:rPr>
              <w:fldChar w:fldCharType="end"/>
            </w:r>
          </w:hyperlink>
        </w:p>
        <w:p w14:paraId="6EFEE93C" w14:textId="59CFB121" w:rsidR="00FC2B8C" w:rsidRDefault="00FC2B8C">
          <w:pPr>
            <w:pStyle w:val="Inhopg1"/>
            <w:tabs>
              <w:tab w:val="left" w:pos="720"/>
              <w:tab w:val="right" w:leader="dot" w:pos="9628"/>
            </w:tabs>
            <w:rPr>
              <w:noProof/>
              <w:kern w:val="2"/>
              <w:sz w:val="24"/>
              <w:szCs w:val="24"/>
              <w14:ligatures w14:val="standardContextual"/>
            </w:rPr>
          </w:pPr>
          <w:hyperlink w:anchor="_Toc238482561" w:history="1">
            <w:r w:rsidRPr="002933EC">
              <w:rPr>
                <w:rStyle w:val="Hyperlink"/>
                <w:noProof/>
                <w:lang w:val="nl-NL"/>
              </w:rPr>
              <w:t>2.6</w:t>
            </w:r>
            <w:r>
              <w:rPr>
                <w:noProof/>
                <w:kern w:val="2"/>
                <w:sz w:val="24"/>
                <w:szCs w:val="24"/>
                <w14:ligatures w14:val="standardContextual"/>
              </w:rPr>
              <w:tab/>
            </w:r>
            <w:r w:rsidRPr="002933EC">
              <w:rPr>
                <w:rStyle w:val="Hyperlink"/>
                <w:noProof/>
                <w:lang w:val="nl-NL"/>
              </w:rPr>
              <w:t>Reclame en sponsoring</w:t>
            </w:r>
            <w:r>
              <w:rPr>
                <w:noProof/>
                <w:webHidden/>
              </w:rPr>
              <w:tab/>
            </w:r>
            <w:r>
              <w:rPr>
                <w:noProof/>
                <w:webHidden/>
              </w:rPr>
              <w:fldChar w:fldCharType="begin"/>
            </w:r>
            <w:r>
              <w:rPr>
                <w:noProof/>
                <w:webHidden/>
              </w:rPr>
              <w:instrText xml:space="preserve"> PAGEREF _Toc238482561 \h </w:instrText>
            </w:r>
            <w:r>
              <w:rPr>
                <w:noProof/>
                <w:webHidden/>
              </w:rPr>
            </w:r>
            <w:r>
              <w:rPr>
                <w:noProof/>
                <w:webHidden/>
              </w:rPr>
              <w:fldChar w:fldCharType="separate"/>
            </w:r>
            <w:r>
              <w:rPr>
                <w:noProof/>
                <w:webHidden/>
              </w:rPr>
              <w:t>20</w:t>
            </w:r>
            <w:r>
              <w:rPr>
                <w:noProof/>
                <w:webHidden/>
              </w:rPr>
              <w:fldChar w:fldCharType="end"/>
            </w:r>
          </w:hyperlink>
        </w:p>
        <w:p w14:paraId="4446857A" w14:textId="017DE0E9" w:rsidR="00FC2B8C" w:rsidRDefault="00FC2B8C">
          <w:pPr>
            <w:pStyle w:val="Inhopg1"/>
            <w:tabs>
              <w:tab w:val="left" w:pos="720"/>
              <w:tab w:val="right" w:leader="dot" w:pos="9628"/>
            </w:tabs>
            <w:rPr>
              <w:noProof/>
              <w:kern w:val="2"/>
              <w:sz w:val="24"/>
              <w:szCs w:val="24"/>
              <w14:ligatures w14:val="standardContextual"/>
            </w:rPr>
          </w:pPr>
          <w:hyperlink w:anchor="_Toc238482562" w:history="1">
            <w:r w:rsidRPr="002933EC">
              <w:rPr>
                <w:rStyle w:val="Hyperlink"/>
                <w:noProof/>
              </w:rPr>
              <w:t>2.7</w:t>
            </w:r>
            <w:r>
              <w:rPr>
                <w:noProof/>
                <w:kern w:val="2"/>
                <w:sz w:val="24"/>
                <w:szCs w:val="24"/>
                <w14:ligatures w14:val="standardContextual"/>
              </w:rPr>
              <w:tab/>
            </w:r>
            <w:r w:rsidRPr="002933EC">
              <w:rPr>
                <w:rStyle w:val="Hyperlink"/>
                <w:noProof/>
              </w:rPr>
              <w:t>Levensmiddelenhygiëne en meldingsplicht</w:t>
            </w:r>
            <w:r>
              <w:rPr>
                <w:noProof/>
                <w:webHidden/>
              </w:rPr>
              <w:tab/>
            </w:r>
            <w:r>
              <w:rPr>
                <w:noProof/>
                <w:webHidden/>
              </w:rPr>
              <w:fldChar w:fldCharType="begin"/>
            </w:r>
            <w:r>
              <w:rPr>
                <w:noProof/>
                <w:webHidden/>
              </w:rPr>
              <w:instrText xml:space="preserve"> PAGEREF _Toc238482562 \h </w:instrText>
            </w:r>
            <w:r>
              <w:rPr>
                <w:noProof/>
                <w:webHidden/>
              </w:rPr>
            </w:r>
            <w:r>
              <w:rPr>
                <w:noProof/>
                <w:webHidden/>
              </w:rPr>
              <w:fldChar w:fldCharType="separate"/>
            </w:r>
            <w:r>
              <w:rPr>
                <w:noProof/>
                <w:webHidden/>
              </w:rPr>
              <w:t>20</w:t>
            </w:r>
            <w:r>
              <w:rPr>
                <w:noProof/>
                <w:webHidden/>
              </w:rPr>
              <w:fldChar w:fldCharType="end"/>
            </w:r>
          </w:hyperlink>
        </w:p>
        <w:p w14:paraId="607B7BB3" w14:textId="46CD3F85" w:rsidR="00FC2B8C" w:rsidRDefault="00FC2B8C">
          <w:pPr>
            <w:pStyle w:val="Inhopg1"/>
            <w:tabs>
              <w:tab w:val="left" w:pos="720"/>
              <w:tab w:val="right" w:leader="dot" w:pos="9628"/>
            </w:tabs>
            <w:rPr>
              <w:noProof/>
              <w:kern w:val="2"/>
              <w:sz w:val="24"/>
              <w:szCs w:val="24"/>
              <w14:ligatures w14:val="standardContextual"/>
            </w:rPr>
          </w:pPr>
          <w:hyperlink w:anchor="_Toc238482563" w:history="1">
            <w:r w:rsidRPr="002933EC">
              <w:rPr>
                <w:rStyle w:val="Hyperlink"/>
                <w:noProof/>
                <w:lang w:val="nl-NL"/>
              </w:rPr>
              <w:t>2.8</w:t>
            </w:r>
            <w:r>
              <w:rPr>
                <w:noProof/>
                <w:kern w:val="2"/>
                <w:sz w:val="24"/>
                <w:szCs w:val="24"/>
                <w14:ligatures w14:val="standardContextual"/>
              </w:rPr>
              <w:tab/>
            </w:r>
            <w:r w:rsidRPr="002933EC">
              <w:rPr>
                <w:rStyle w:val="Hyperlink"/>
                <w:noProof/>
                <w:lang w:val="nl-NL"/>
              </w:rPr>
              <w:t>Deconnectie</w:t>
            </w:r>
            <w:r>
              <w:rPr>
                <w:noProof/>
                <w:webHidden/>
              </w:rPr>
              <w:tab/>
            </w:r>
            <w:r>
              <w:rPr>
                <w:noProof/>
                <w:webHidden/>
              </w:rPr>
              <w:fldChar w:fldCharType="begin"/>
            </w:r>
            <w:r>
              <w:rPr>
                <w:noProof/>
                <w:webHidden/>
              </w:rPr>
              <w:instrText xml:space="preserve"> PAGEREF _Toc238482563 \h </w:instrText>
            </w:r>
            <w:r>
              <w:rPr>
                <w:noProof/>
                <w:webHidden/>
              </w:rPr>
            </w:r>
            <w:r>
              <w:rPr>
                <w:noProof/>
                <w:webHidden/>
              </w:rPr>
              <w:fldChar w:fldCharType="separate"/>
            </w:r>
            <w:r>
              <w:rPr>
                <w:noProof/>
                <w:webHidden/>
              </w:rPr>
              <w:t>20</w:t>
            </w:r>
            <w:r>
              <w:rPr>
                <w:noProof/>
                <w:webHidden/>
              </w:rPr>
              <w:fldChar w:fldCharType="end"/>
            </w:r>
          </w:hyperlink>
        </w:p>
        <w:p w14:paraId="7C456ED2" w14:textId="75D5F25C" w:rsidR="00FC2B8C" w:rsidRDefault="00FC2B8C">
          <w:pPr>
            <w:pStyle w:val="Inhopg1"/>
            <w:tabs>
              <w:tab w:val="left" w:pos="480"/>
              <w:tab w:val="right" w:leader="dot" w:pos="9628"/>
            </w:tabs>
            <w:rPr>
              <w:noProof/>
              <w:kern w:val="2"/>
              <w:sz w:val="24"/>
              <w:szCs w:val="24"/>
              <w14:ligatures w14:val="standardContextual"/>
            </w:rPr>
          </w:pPr>
          <w:hyperlink w:anchor="_Toc238482564" w:history="1">
            <w:r w:rsidRPr="002933EC">
              <w:rPr>
                <w:rStyle w:val="Hyperlink"/>
                <w:rFonts w:eastAsia="Arial"/>
                <w:noProof/>
              </w:rPr>
              <w:t>3</w:t>
            </w:r>
            <w:r>
              <w:rPr>
                <w:noProof/>
                <w:kern w:val="2"/>
                <w:sz w:val="24"/>
                <w:szCs w:val="24"/>
                <w14:ligatures w14:val="standardContextual"/>
              </w:rPr>
              <w:tab/>
            </w:r>
            <w:r w:rsidRPr="002933EC">
              <w:rPr>
                <w:rStyle w:val="Hyperlink"/>
                <w:rFonts w:eastAsia="Arial"/>
                <w:noProof/>
                <w:lang w:val="nl-NL"/>
              </w:rPr>
              <w:t>STUDIEREGLEMENT</w:t>
            </w:r>
            <w:r>
              <w:rPr>
                <w:noProof/>
                <w:webHidden/>
              </w:rPr>
              <w:tab/>
            </w:r>
            <w:r>
              <w:rPr>
                <w:noProof/>
                <w:webHidden/>
              </w:rPr>
              <w:fldChar w:fldCharType="begin"/>
            </w:r>
            <w:r>
              <w:rPr>
                <w:noProof/>
                <w:webHidden/>
              </w:rPr>
              <w:instrText xml:space="preserve"> PAGEREF _Toc238482564 \h </w:instrText>
            </w:r>
            <w:r>
              <w:rPr>
                <w:noProof/>
                <w:webHidden/>
              </w:rPr>
            </w:r>
            <w:r>
              <w:rPr>
                <w:noProof/>
                <w:webHidden/>
              </w:rPr>
              <w:fldChar w:fldCharType="separate"/>
            </w:r>
            <w:r>
              <w:rPr>
                <w:noProof/>
                <w:webHidden/>
              </w:rPr>
              <w:t>21</w:t>
            </w:r>
            <w:r>
              <w:rPr>
                <w:noProof/>
                <w:webHidden/>
              </w:rPr>
              <w:fldChar w:fldCharType="end"/>
            </w:r>
          </w:hyperlink>
        </w:p>
        <w:p w14:paraId="0EB9649B" w14:textId="748BB098" w:rsidR="00FC2B8C" w:rsidRDefault="00FC2B8C">
          <w:pPr>
            <w:pStyle w:val="Inhopg1"/>
            <w:tabs>
              <w:tab w:val="left" w:pos="720"/>
              <w:tab w:val="right" w:leader="dot" w:pos="9628"/>
            </w:tabs>
            <w:rPr>
              <w:noProof/>
              <w:kern w:val="2"/>
              <w:sz w:val="24"/>
              <w:szCs w:val="24"/>
              <w14:ligatures w14:val="standardContextual"/>
            </w:rPr>
          </w:pPr>
          <w:hyperlink w:anchor="_Toc238482565" w:history="1">
            <w:r w:rsidRPr="002933EC">
              <w:rPr>
                <w:rStyle w:val="Hyperlink"/>
                <w:noProof/>
              </w:rPr>
              <w:t>3.1</w:t>
            </w:r>
            <w:r>
              <w:rPr>
                <w:noProof/>
                <w:kern w:val="2"/>
                <w:sz w:val="24"/>
                <w:szCs w:val="24"/>
                <w14:ligatures w14:val="standardContextual"/>
              </w:rPr>
              <w:tab/>
            </w:r>
            <w:r w:rsidRPr="002933EC">
              <w:rPr>
                <w:rStyle w:val="Hyperlink"/>
                <w:noProof/>
              </w:rPr>
              <w:t>Aanwezigheid</w:t>
            </w:r>
            <w:r>
              <w:rPr>
                <w:noProof/>
                <w:webHidden/>
              </w:rPr>
              <w:tab/>
            </w:r>
            <w:r>
              <w:rPr>
                <w:noProof/>
                <w:webHidden/>
              </w:rPr>
              <w:fldChar w:fldCharType="begin"/>
            </w:r>
            <w:r>
              <w:rPr>
                <w:noProof/>
                <w:webHidden/>
              </w:rPr>
              <w:instrText xml:space="preserve"> PAGEREF _Toc238482565 \h </w:instrText>
            </w:r>
            <w:r>
              <w:rPr>
                <w:noProof/>
                <w:webHidden/>
              </w:rPr>
            </w:r>
            <w:r>
              <w:rPr>
                <w:noProof/>
                <w:webHidden/>
              </w:rPr>
              <w:fldChar w:fldCharType="separate"/>
            </w:r>
            <w:r>
              <w:rPr>
                <w:noProof/>
                <w:webHidden/>
              </w:rPr>
              <w:t>21</w:t>
            </w:r>
            <w:r>
              <w:rPr>
                <w:noProof/>
                <w:webHidden/>
              </w:rPr>
              <w:fldChar w:fldCharType="end"/>
            </w:r>
          </w:hyperlink>
        </w:p>
        <w:p w14:paraId="79553A97" w14:textId="3A321153" w:rsidR="00FC2B8C" w:rsidRDefault="00FC2B8C">
          <w:pPr>
            <w:pStyle w:val="Inhopg1"/>
            <w:tabs>
              <w:tab w:val="left" w:pos="720"/>
              <w:tab w:val="right" w:leader="dot" w:pos="9628"/>
            </w:tabs>
            <w:rPr>
              <w:noProof/>
              <w:kern w:val="2"/>
              <w:sz w:val="24"/>
              <w:szCs w:val="24"/>
              <w14:ligatures w14:val="standardContextual"/>
            </w:rPr>
          </w:pPr>
          <w:hyperlink w:anchor="_Toc238482566" w:history="1">
            <w:r w:rsidRPr="002933EC">
              <w:rPr>
                <w:rStyle w:val="Hyperlink"/>
                <w:noProof/>
                <w:lang w:val="nl-NL"/>
              </w:rPr>
              <w:t>3.2</w:t>
            </w:r>
            <w:r>
              <w:rPr>
                <w:noProof/>
                <w:kern w:val="2"/>
                <w:sz w:val="24"/>
                <w:szCs w:val="24"/>
                <w14:ligatures w14:val="standardContextual"/>
              </w:rPr>
              <w:tab/>
            </w:r>
            <w:r w:rsidRPr="002933EC">
              <w:rPr>
                <w:rStyle w:val="Hyperlink"/>
                <w:noProof/>
                <w:lang w:val="nl-NL"/>
              </w:rPr>
              <w:t>Afwezigheid</w:t>
            </w:r>
            <w:r>
              <w:rPr>
                <w:noProof/>
                <w:webHidden/>
              </w:rPr>
              <w:tab/>
            </w:r>
            <w:r>
              <w:rPr>
                <w:noProof/>
                <w:webHidden/>
              </w:rPr>
              <w:fldChar w:fldCharType="begin"/>
            </w:r>
            <w:r>
              <w:rPr>
                <w:noProof/>
                <w:webHidden/>
              </w:rPr>
              <w:instrText xml:space="preserve"> PAGEREF _Toc238482566 \h </w:instrText>
            </w:r>
            <w:r>
              <w:rPr>
                <w:noProof/>
                <w:webHidden/>
              </w:rPr>
            </w:r>
            <w:r>
              <w:rPr>
                <w:noProof/>
                <w:webHidden/>
              </w:rPr>
              <w:fldChar w:fldCharType="separate"/>
            </w:r>
            <w:r>
              <w:rPr>
                <w:noProof/>
                <w:webHidden/>
              </w:rPr>
              <w:t>22</w:t>
            </w:r>
            <w:r>
              <w:rPr>
                <w:noProof/>
                <w:webHidden/>
              </w:rPr>
              <w:fldChar w:fldCharType="end"/>
            </w:r>
          </w:hyperlink>
        </w:p>
        <w:p w14:paraId="55B59A1B" w14:textId="07D60553" w:rsidR="00FC2B8C" w:rsidRDefault="00FC2B8C">
          <w:pPr>
            <w:pStyle w:val="Inhopg1"/>
            <w:tabs>
              <w:tab w:val="left" w:pos="720"/>
              <w:tab w:val="right" w:leader="dot" w:pos="9628"/>
            </w:tabs>
            <w:rPr>
              <w:noProof/>
              <w:kern w:val="2"/>
              <w:sz w:val="24"/>
              <w:szCs w:val="24"/>
              <w14:ligatures w14:val="standardContextual"/>
            </w:rPr>
          </w:pPr>
          <w:hyperlink w:anchor="_Toc238482567" w:history="1">
            <w:r w:rsidRPr="002933EC">
              <w:rPr>
                <w:rStyle w:val="Hyperlink"/>
                <w:noProof/>
              </w:rPr>
              <w:t>3.2.1</w:t>
            </w:r>
            <w:r>
              <w:rPr>
                <w:noProof/>
                <w:kern w:val="2"/>
                <w:sz w:val="24"/>
                <w:szCs w:val="24"/>
                <w14:ligatures w14:val="standardContextual"/>
              </w:rPr>
              <w:tab/>
            </w:r>
            <w:r w:rsidRPr="002933EC">
              <w:rPr>
                <w:rStyle w:val="Hyperlink"/>
                <w:noProof/>
              </w:rPr>
              <w:t>Algemene regel</w:t>
            </w:r>
            <w:r>
              <w:rPr>
                <w:noProof/>
                <w:webHidden/>
              </w:rPr>
              <w:tab/>
            </w:r>
            <w:r>
              <w:rPr>
                <w:noProof/>
                <w:webHidden/>
              </w:rPr>
              <w:fldChar w:fldCharType="begin"/>
            </w:r>
            <w:r>
              <w:rPr>
                <w:noProof/>
                <w:webHidden/>
              </w:rPr>
              <w:instrText xml:space="preserve"> PAGEREF _Toc238482567 \h </w:instrText>
            </w:r>
            <w:r>
              <w:rPr>
                <w:noProof/>
                <w:webHidden/>
              </w:rPr>
            </w:r>
            <w:r>
              <w:rPr>
                <w:noProof/>
                <w:webHidden/>
              </w:rPr>
              <w:fldChar w:fldCharType="separate"/>
            </w:r>
            <w:r>
              <w:rPr>
                <w:noProof/>
                <w:webHidden/>
              </w:rPr>
              <w:t>22</w:t>
            </w:r>
            <w:r>
              <w:rPr>
                <w:noProof/>
                <w:webHidden/>
              </w:rPr>
              <w:fldChar w:fldCharType="end"/>
            </w:r>
          </w:hyperlink>
        </w:p>
        <w:p w14:paraId="32E5E356" w14:textId="126473F7" w:rsidR="00FC2B8C" w:rsidRDefault="00FC2B8C">
          <w:pPr>
            <w:pStyle w:val="Inhopg1"/>
            <w:tabs>
              <w:tab w:val="left" w:pos="720"/>
              <w:tab w:val="right" w:leader="dot" w:pos="9628"/>
            </w:tabs>
            <w:rPr>
              <w:noProof/>
              <w:kern w:val="2"/>
              <w:sz w:val="24"/>
              <w:szCs w:val="24"/>
              <w14:ligatures w14:val="standardContextual"/>
            </w:rPr>
          </w:pPr>
          <w:hyperlink w:anchor="_Toc238482568" w:history="1">
            <w:r w:rsidRPr="002933EC">
              <w:rPr>
                <w:rStyle w:val="Hyperlink"/>
                <w:noProof/>
              </w:rPr>
              <w:t>3.2.2</w:t>
            </w:r>
            <w:r>
              <w:rPr>
                <w:noProof/>
                <w:kern w:val="2"/>
                <w:sz w:val="24"/>
                <w:szCs w:val="24"/>
                <w14:ligatures w14:val="standardContextual"/>
              </w:rPr>
              <w:tab/>
            </w:r>
            <w:r w:rsidRPr="002933EC">
              <w:rPr>
                <w:rStyle w:val="Hyperlink"/>
                <w:noProof/>
              </w:rPr>
              <w:t>Je bent ziek</w:t>
            </w:r>
            <w:r>
              <w:rPr>
                <w:noProof/>
                <w:webHidden/>
              </w:rPr>
              <w:tab/>
            </w:r>
            <w:r>
              <w:rPr>
                <w:noProof/>
                <w:webHidden/>
              </w:rPr>
              <w:fldChar w:fldCharType="begin"/>
            </w:r>
            <w:r>
              <w:rPr>
                <w:noProof/>
                <w:webHidden/>
              </w:rPr>
              <w:instrText xml:space="preserve"> PAGEREF _Toc238482568 \h </w:instrText>
            </w:r>
            <w:r>
              <w:rPr>
                <w:noProof/>
                <w:webHidden/>
              </w:rPr>
            </w:r>
            <w:r>
              <w:rPr>
                <w:noProof/>
                <w:webHidden/>
              </w:rPr>
              <w:fldChar w:fldCharType="separate"/>
            </w:r>
            <w:r>
              <w:rPr>
                <w:noProof/>
                <w:webHidden/>
              </w:rPr>
              <w:t>23</w:t>
            </w:r>
            <w:r>
              <w:rPr>
                <w:noProof/>
                <w:webHidden/>
              </w:rPr>
              <w:fldChar w:fldCharType="end"/>
            </w:r>
          </w:hyperlink>
        </w:p>
        <w:p w14:paraId="384F38CD" w14:textId="45021E31" w:rsidR="00FC2B8C" w:rsidRDefault="00FC2B8C">
          <w:pPr>
            <w:pStyle w:val="Inhopg1"/>
            <w:tabs>
              <w:tab w:val="left" w:pos="960"/>
              <w:tab w:val="right" w:leader="dot" w:pos="9628"/>
            </w:tabs>
            <w:rPr>
              <w:noProof/>
              <w:kern w:val="2"/>
              <w:sz w:val="24"/>
              <w:szCs w:val="24"/>
              <w14:ligatures w14:val="standardContextual"/>
            </w:rPr>
          </w:pPr>
          <w:hyperlink w:anchor="_Toc238482569" w:history="1">
            <w:r w:rsidRPr="002933EC">
              <w:rPr>
                <w:rStyle w:val="Hyperlink"/>
                <w:noProof/>
              </w:rPr>
              <w:t>3.2.2.1</w:t>
            </w:r>
            <w:r>
              <w:rPr>
                <w:noProof/>
                <w:kern w:val="2"/>
                <w:sz w:val="24"/>
                <w:szCs w:val="24"/>
                <w14:ligatures w14:val="standardContextual"/>
              </w:rPr>
              <w:tab/>
            </w:r>
            <w:r w:rsidRPr="002933EC">
              <w:rPr>
                <w:rStyle w:val="Hyperlink"/>
                <w:noProof/>
              </w:rPr>
              <w:t>Hoe wettig je een afwezigheid wegens ziekte?</w:t>
            </w:r>
            <w:r>
              <w:rPr>
                <w:noProof/>
                <w:webHidden/>
              </w:rPr>
              <w:tab/>
            </w:r>
            <w:r>
              <w:rPr>
                <w:noProof/>
                <w:webHidden/>
              </w:rPr>
              <w:fldChar w:fldCharType="begin"/>
            </w:r>
            <w:r>
              <w:rPr>
                <w:noProof/>
                <w:webHidden/>
              </w:rPr>
              <w:instrText xml:space="preserve"> PAGEREF _Toc238482569 \h </w:instrText>
            </w:r>
            <w:r>
              <w:rPr>
                <w:noProof/>
                <w:webHidden/>
              </w:rPr>
            </w:r>
            <w:r>
              <w:rPr>
                <w:noProof/>
                <w:webHidden/>
              </w:rPr>
              <w:fldChar w:fldCharType="separate"/>
            </w:r>
            <w:r>
              <w:rPr>
                <w:noProof/>
                <w:webHidden/>
              </w:rPr>
              <w:t>23</w:t>
            </w:r>
            <w:r>
              <w:rPr>
                <w:noProof/>
                <w:webHidden/>
              </w:rPr>
              <w:fldChar w:fldCharType="end"/>
            </w:r>
          </w:hyperlink>
        </w:p>
        <w:p w14:paraId="5242F327" w14:textId="11FB1B78" w:rsidR="00FC2B8C" w:rsidRDefault="00FC2B8C">
          <w:pPr>
            <w:pStyle w:val="Inhopg1"/>
            <w:tabs>
              <w:tab w:val="left" w:pos="960"/>
              <w:tab w:val="right" w:leader="dot" w:pos="9628"/>
            </w:tabs>
            <w:rPr>
              <w:noProof/>
              <w:kern w:val="2"/>
              <w:sz w:val="24"/>
              <w:szCs w:val="24"/>
              <w14:ligatures w14:val="standardContextual"/>
            </w:rPr>
          </w:pPr>
          <w:hyperlink w:anchor="_Toc238482570" w:history="1">
            <w:r w:rsidRPr="002933EC">
              <w:rPr>
                <w:rStyle w:val="Hyperlink"/>
                <w:noProof/>
              </w:rPr>
              <w:t>3.2.2.2</w:t>
            </w:r>
            <w:r>
              <w:rPr>
                <w:noProof/>
                <w:kern w:val="2"/>
                <w:sz w:val="24"/>
                <w:szCs w:val="24"/>
                <w14:ligatures w14:val="standardContextual"/>
              </w:rPr>
              <w:tab/>
            </w:r>
            <w:r w:rsidRPr="002933EC">
              <w:rPr>
                <w:rStyle w:val="Hyperlink"/>
                <w:noProof/>
              </w:rPr>
              <w:t>Wat met de lessen lichamelijke opvoeding die je mist wegens ziekte?</w:t>
            </w:r>
            <w:r>
              <w:rPr>
                <w:noProof/>
                <w:webHidden/>
              </w:rPr>
              <w:tab/>
            </w:r>
            <w:r>
              <w:rPr>
                <w:noProof/>
                <w:webHidden/>
              </w:rPr>
              <w:fldChar w:fldCharType="begin"/>
            </w:r>
            <w:r>
              <w:rPr>
                <w:noProof/>
                <w:webHidden/>
              </w:rPr>
              <w:instrText xml:space="preserve"> PAGEREF _Toc238482570 \h </w:instrText>
            </w:r>
            <w:r>
              <w:rPr>
                <w:noProof/>
                <w:webHidden/>
              </w:rPr>
            </w:r>
            <w:r>
              <w:rPr>
                <w:noProof/>
                <w:webHidden/>
              </w:rPr>
              <w:fldChar w:fldCharType="separate"/>
            </w:r>
            <w:r>
              <w:rPr>
                <w:noProof/>
                <w:webHidden/>
              </w:rPr>
              <w:t>23</w:t>
            </w:r>
            <w:r>
              <w:rPr>
                <w:noProof/>
                <w:webHidden/>
              </w:rPr>
              <w:fldChar w:fldCharType="end"/>
            </w:r>
          </w:hyperlink>
        </w:p>
        <w:p w14:paraId="6D770179" w14:textId="295D492E" w:rsidR="00FC2B8C" w:rsidRDefault="00FC2B8C">
          <w:pPr>
            <w:pStyle w:val="Inhopg1"/>
            <w:tabs>
              <w:tab w:val="left" w:pos="960"/>
              <w:tab w:val="right" w:leader="dot" w:pos="9628"/>
            </w:tabs>
            <w:rPr>
              <w:noProof/>
              <w:kern w:val="2"/>
              <w:sz w:val="24"/>
              <w:szCs w:val="24"/>
              <w14:ligatures w14:val="standardContextual"/>
            </w:rPr>
          </w:pPr>
          <w:hyperlink w:anchor="_Toc238482571" w:history="1">
            <w:r w:rsidRPr="002933EC">
              <w:rPr>
                <w:rStyle w:val="Hyperlink"/>
                <w:noProof/>
              </w:rPr>
              <w:t>3.2.2.3</w:t>
            </w:r>
            <w:r>
              <w:rPr>
                <w:noProof/>
                <w:kern w:val="2"/>
                <w:sz w:val="24"/>
                <w:szCs w:val="24"/>
                <w14:ligatures w14:val="standardContextual"/>
              </w:rPr>
              <w:tab/>
            </w:r>
            <w:r w:rsidRPr="002933EC">
              <w:rPr>
                <w:rStyle w:val="Hyperlink"/>
                <w:noProof/>
              </w:rPr>
              <w:t>Wat is tijdelijk onderwijs aan huis (TOAH)?</w:t>
            </w:r>
            <w:r>
              <w:rPr>
                <w:noProof/>
                <w:webHidden/>
              </w:rPr>
              <w:tab/>
            </w:r>
            <w:r>
              <w:rPr>
                <w:noProof/>
                <w:webHidden/>
              </w:rPr>
              <w:fldChar w:fldCharType="begin"/>
            </w:r>
            <w:r>
              <w:rPr>
                <w:noProof/>
                <w:webHidden/>
              </w:rPr>
              <w:instrText xml:space="preserve"> PAGEREF _Toc238482571 \h </w:instrText>
            </w:r>
            <w:r>
              <w:rPr>
                <w:noProof/>
                <w:webHidden/>
              </w:rPr>
            </w:r>
            <w:r>
              <w:rPr>
                <w:noProof/>
                <w:webHidden/>
              </w:rPr>
              <w:fldChar w:fldCharType="separate"/>
            </w:r>
            <w:r>
              <w:rPr>
                <w:noProof/>
                <w:webHidden/>
              </w:rPr>
              <w:t>24</w:t>
            </w:r>
            <w:r>
              <w:rPr>
                <w:noProof/>
                <w:webHidden/>
              </w:rPr>
              <w:fldChar w:fldCharType="end"/>
            </w:r>
          </w:hyperlink>
        </w:p>
        <w:p w14:paraId="098064CA" w14:textId="2AA34393" w:rsidR="00FC2B8C" w:rsidRDefault="00FC2B8C">
          <w:pPr>
            <w:pStyle w:val="Inhopg1"/>
            <w:tabs>
              <w:tab w:val="left" w:pos="960"/>
              <w:tab w:val="right" w:leader="dot" w:pos="9628"/>
            </w:tabs>
            <w:rPr>
              <w:noProof/>
              <w:kern w:val="2"/>
              <w:sz w:val="24"/>
              <w:szCs w:val="24"/>
              <w14:ligatures w14:val="standardContextual"/>
            </w:rPr>
          </w:pPr>
          <w:hyperlink w:anchor="_Toc238482572" w:history="1">
            <w:r w:rsidRPr="002933EC">
              <w:rPr>
                <w:rStyle w:val="Hyperlink"/>
                <w:noProof/>
              </w:rPr>
              <w:t>3.2.2.4</w:t>
            </w:r>
            <w:r>
              <w:rPr>
                <w:noProof/>
                <w:kern w:val="2"/>
                <w:sz w:val="24"/>
                <w:szCs w:val="24"/>
                <w14:ligatures w14:val="standardContextual"/>
              </w:rPr>
              <w:tab/>
            </w:r>
            <w:r w:rsidRPr="002933EC">
              <w:rPr>
                <w:rStyle w:val="Hyperlink"/>
                <w:noProof/>
              </w:rPr>
              <w:t>Wat is synchroon internetonderwijs (SIO)?</w:t>
            </w:r>
            <w:r>
              <w:rPr>
                <w:noProof/>
                <w:webHidden/>
              </w:rPr>
              <w:tab/>
            </w:r>
            <w:r>
              <w:rPr>
                <w:noProof/>
                <w:webHidden/>
              </w:rPr>
              <w:fldChar w:fldCharType="begin"/>
            </w:r>
            <w:r>
              <w:rPr>
                <w:noProof/>
                <w:webHidden/>
              </w:rPr>
              <w:instrText xml:space="preserve"> PAGEREF _Toc238482572 \h </w:instrText>
            </w:r>
            <w:r>
              <w:rPr>
                <w:noProof/>
                <w:webHidden/>
              </w:rPr>
            </w:r>
            <w:r>
              <w:rPr>
                <w:noProof/>
                <w:webHidden/>
              </w:rPr>
              <w:fldChar w:fldCharType="separate"/>
            </w:r>
            <w:r>
              <w:rPr>
                <w:noProof/>
                <w:webHidden/>
              </w:rPr>
              <w:t>25</w:t>
            </w:r>
            <w:r>
              <w:rPr>
                <w:noProof/>
                <w:webHidden/>
              </w:rPr>
              <w:fldChar w:fldCharType="end"/>
            </w:r>
          </w:hyperlink>
        </w:p>
        <w:p w14:paraId="1DA7472B" w14:textId="2338FAEC" w:rsidR="00FC2B8C" w:rsidRDefault="00FC2B8C">
          <w:pPr>
            <w:pStyle w:val="Inhopg1"/>
            <w:tabs>
              <w:tab w:val="left" w:pos="960"/>
              <w:tab w:val="right" w:leader="dot" w:pos="9628"/>
            </w:tabs>
            <w:rPr>
              <w:noProof/>
              <w:kern w:val="2"/>
              <w:sz w:val="24"/>
              <w:szCs w:val="24"/>
              <w14:ligatures w14:val="standardContextual"/>
            </w:rPr>
          </w:pPr>
          <w:hyperlink w:anchor="_Toc238482573" w:history="1">
            <w:r w:rsidRPr="002933EC">
              <w:rPr>
                <w:rStyle w:val="Hyperlink"/>
                <w:noProof/>
              </w:rPr>
              <w:t>3.2.2.5</w:t>
            </w:r>
            <w:r>
              <w:rPr>
                <w:noProof/>
                <w:kern w:val="2"/>
                <w:sz w:val="24"/>
                <w:szCs w:val="24"/>
                <w14:ligatures w14:val="standardContextual"/>
              </w:rPr>
              <w:tab/>
            </w:r>
            <w:r w:rsidRPr="002933EC">
              <w:rPr>
                <w:rStyle w:val="Hyperlink"/>
                <w:noProof/>
              </w:rPr>
              <w:t>Lessen kunnen gestreamd worden</w:t>
            </w:r>
            <w:r>
              <w:rPr>
                <w:noProof/>
                <w:webHidden/>
              </w:rPr>
              <w:tab/>
            </w:r>
            <w:r>
              <w:rPr>
                <w:noProof/>
                <w:webHidden/>
              </w:rPr>
              <w:fldChar w:fldCharType="begin"/>
            </w:r>
            <w:r>
              <w:rPr>
                <w:noProof/>
                <w:webHidden/>
              </w:rPr>
              <w:instrText xml:space="preserve"> PAGEREF _Toc238482573 \h </w:instrText>
            </w:r>
            <w:r>
              <w:rPr>
                <w:noProof/>
                <w:webHidden/>
              </w:rPr>
            </w:r>
            <w:r>
              <w:rPr>
                <w:noProof/>
                <w:webHidden/>
              </w:rPr>
              <w:fldChar w:fldCharType="separate"/>
            </w:r>
            <w:r>
              <w:rPr>
                <w:noProof/>
                <w:webHidden/>
              </w:rPr>
              <w:t>25</w:t>
            </w:r>
            <w:r>
              <w:rPr>
                <w:noProof/>
                <w:webHidden/>
              </w:rPr>
              <w:fldChar w:fldCharType="end"/>
            </w:r>
          </w:hyperlink>
        </w:p>
        <w:p w14:paraId="3561EF6C" w14:textId="5FAC7A44" w:rsidR="00FC2B8C" w:rsidRDefault="00FC2B8C">
          <w:pPr>
            <w:pStyle w:val="Inhopg1"/>
            <w:tabs>
              <w:tab w:val="left" w:pos="720"/>
              <w:tab w:val="right" w:leader="dot" w:pos="9628"/>
            </w:tabs>
            <w:rPr>
              <w:noProof/>
              <w:kern w:val="2"/>
              <w:sz w:val="24"/>
              <w:szCs w:val="24"/>
              <w14:ligatures w14:val="standardContextual"/>
            </w:rPr>
          </w:pPr>
          <w:hyperlink w:anchor="_Toc238482574" w:history="1">
            <w:r w:rsidRPr="002933EC">
              <w:rPr>
                <w:rStyle w:val="Hyperlink"/>
                <w:noProof/>
              </w:rPr>
              <w:t>3.2.3</w:t>
            </w:r>
            <w:r>
              <w:rPr>
                <w:noProof/>
                <w:kern w:val="2"/>
                <w:sz w:val="24"/>
                <w:szCs w:val="24"/>
                <w14:ligatures w14:val="standardContextual"/>
              </w:rPr>
              <w:tab/>
            </w:r>
            <w:r w:rsidRPr="002933EC">
              <w:rPr>
                <w:rStyle w:val="Hyperlink"/>
                <w:noProof/>
              </w:rPr>
              <w:t>Je moet naar een begrafenis of huwelijk</w:t>
            </w:r>
            <w:r>
              <w:rPr>
                <w:noProof/>
                <w:webHidden/>
              </w:rPr>
              <w:tab/>
            </w:r>
            <w:r>
              <w:rPr>
                <w:noProof/>
                <w:webHidden/>
              </w:rPr>
              <w:fldChar w:fldCharType="begin"/>
            </w:r>
            <w:r>
              <w:rPr>
                <w:noProof/>
                <w:webHidden/>
              </w:rPr>
              <w:instrText xml:space="preserve"> PAGEREF _Toc238482574 \h </w:instrText>
            </w:r>
            <w:r>
              <w:rPr>
                <w:noProof/>
                <w:webHidden/>
              </w:rPr>
            </w:r>
            <w:r>
              <w:rPr>
                <w:noProof/>
                <w:webHidden/>
              </w:rPr>
              <w:fldChar w:fldCharType="separate"/>
            </w:r>
            <w:r>
              <w:rPr>
                <w:noProof/>
                <w:webHidden/>
              </w:rPr>
              <w:t>25</w:t>
            </w:r>
            <w:r>
              <w:rPr>
                <w:noProof/>
                <w:webHidden/>
              </w:rPr>
              <w:fldChar w:fldCharType="end"/>
            </w:r>
          </w:hyperlink>
        </w:p>
        <w:p w14:paraId="092AE1EC" w14:textId="5ACFF744" w:rsidR="00FC2B8C" w:rsidRDefault="00FC2B8C">
          <w:pPr>
            <w:pStyle w:val="Inhopg1"/>
            <w:tabs>
              <w:tab w:val="left" w:pos="720"/>
              <w:tab w:val="right" w:leader="dot" w:pos="9628"/>
            </w:tabs>
            <w:rPr>
              <w:noProof/>
              <w:kern w:val="2"/>
              <w:sz w:val="24"/>
              <w:szCs w:val="24"/>
              <w14:ligatures w14:val="standardContextual"/>
            </w:rPr>
          </w:pPr>
          <w:hyperlink w:anchor="_Toc238482575" w:history="1">
            <w:r w:rsidRPr="002933EC">
              <w:rPr>
                <w:rStyle w:val="Hyperlink"/>
                <w:noProof/>
              </w:rPr>
              <w:t>3.2.4</w:t>
            </w:r>
            <w:r>
              <w:rPr>
                <w:noProof/>
                <w:kern w:val="2"/>
                <w:sz w:val="24"/>
                <w:szCs w:val="24"/>
                <w14:ligatures w14:val="standardContextual"/>
              </w:rPr>
              <w:tab/>
            </w:r>
            <w:r w:rsidRPr="002933EC">
              <w:rPr>
                <w:rStyle w:val="Hyperlink"/>
                <w:noProof/>
              </w:rPr>
              <w:t>Je bent (top)sporter</w:t>
            </w:r>
            <w:r>
              <w:rPr>
                <w:noProof/>
                <w:webHidden/>
              </w:rPr>
              <w:tab/>
            </w:r>
            <w:r>
              <w:rPr>
                <w:noProof/>
                <w:webHidden/>
              </w:rPr>
              <w:fldChar w:fldCharType="begin"/>
            </w:r>
            <w:r>
              <w:rPr>
                <w:noProof/>
                <w:webHidden/>
              </w:rPr>
              <w:instrText xml:space="preserve"> PAGEREF _Toc238482575 \h </w:instrText>
            </w:r>
            <w:r>
              <w:rPr>
                <w:noProof/>
                <w:webHidden/>
              </w:rPr>
            </w:r>
            <w:r>
              <w:rPr>
                <w:noProof/>
                <w:webHidden/>
              </w:rPr>
              <w:fldChar w:fldCharType="separate"/>
            </w:r>
            <w:r>
              <w:rPr>
                <w:noProof/>
                <w:webHidden/>
              </w:rPr>
              <w:t>25</w:t>
            </w:r>
            <w:r>
              <w:rPr>
                <w:noProof/>
                <w:webHidden/>
              </w:rPr>
              <w:fldChar w:fldCharType="end"/>
            </w:r>
          </w:hyperlink>
        </w:p>
        <w:p w14:paraId="4D29CC7C" w14:textId="015A8C3C" w:rsidR="00FC2B8C" w:rsidRDefault="00FC2B8C">
          <w:pPr>
            <w:pStyle w:val="Inhopg1"/>
            <w:tabs>
              <w:tab w:val="left" w:pos="720"/>
              <w:tab w:val="right" w:leader="dot" w:pos="9628"/>
            </w:tabs>
            <w:rPr>
              <w:noProof/>
              <w:kern w:val="2"/>
              <w:sz w:val="24"/>
              <w:szCs w:val="24"/>
              <w14:ligatures w14:val="standardContextual"/>
            </w:rPr>
          </w:pPr>
          <w:hyperlink w:anchor="_Toc238482576" w:history="1">
            <w:r w:rsidRPr="002933EC">
              <w:rPr>
                <w:rStyle w:val="Hyperlink"/>
                <w:noProof/>
              </w:rPr>
              <w:t>3.2.5</w:t>
            </w:r>
            <w:r>
              <w:rPr>
                <w:noProof/>
                <w:kern w:val="2"/>
                <w:sz w:val="24"/>
                <w:szCs w:val="24"/>
                <w14:ligatures w14:val="standardContextual"/>
              </w:rPr>
              <w:tab/>
            </w:r>
            <w:r w:rsidRPr="002933EC">
              <w:rPr>
                <w:rStyle w:val="Hyperlink"/>
                <w:noProof/>
              </w:rPr>
              <w:t>Je hebt een topkunstenstatuut</w:t>
            </w:r>
            <w:r>
              <w:rPr>
                <w:noProof/>
                <w:webHidden/>
              </w:rPr>
              <w:tab/>
            </w:r>
            <w:r>
              <w:rPr>
                <w:noProof/>
                <w:webHidden/>
              </w:rPr>
              <w:fldChar w:fldCharType="begin"/>
            </w:r>
            <w:r>
              <w:rPr>
                <w:noProof/>
                <w:webHidden/>
              </w:rPr>
              <w:instrText xml:space="preserve"> PAGEREF _Toc238482576 \h </w:instrText>
            </w:r>
            <w:r>
              <w:rPr>
                <w:noProof/>
                <w:webHidden/>
              </w:rPr>
            </w:r>
            <w:r>
              <w:rPr>
                <w:noProof/>
                <w:webHidden/>
              </w:rPr>
              <w:fldChar w:fldCharType="separate"/>
            </w:r>
            <w:r>
              <w:rPr>
                <w:noProof/>
                <w:webHidden/>
              </w:rPr>
              <w:t>26</w:t>
            </w:r>
            <w:r>
              <w:rPr>
                <w:noProof/>
                <w:webHidden/>
              </w:rPr>
              <w:fldChar w:fldCharType="end"/>
            </w:r>
          </w:hyperlink>
        </w:p>
        <w:p w14:paraId="5796A243" w14:textId="09957261" w:rsidR="00FC2B8C" w:rsidRDefault="00FC2B8C">
          <w:pPr>
            <w:pStyle w:val="Inhopg1"/>
            <w:tabs>
              <w:tab w:val="left" w:pos="720"/>
              <w:tab w:val="right" w:leader="dot" w:pos="9628"/>
            </w:tabs>
            <w:rPr>
              <w:noProof/>
              <w:kern w:val="2"/>
              <w:sz w:val="24"/>
              <w:szCs w:val="24"/>
              <w14:ligatures w14:val="standardContextual"/>
            </w:rPr>
          </w:pPr>
          <w:hyperlink w:anchor="_Toc238482577" w:history="1">
            <w:r w:rsidRPr="002933EC">
              <w:rPr>
                <w:rStyle w:val="Hyperlink"/>
                <w:noProof/>
              </w:rPr>
              <w:t>3.2.6</w:t>
            </w:r>
            <w:r>
              <w:rPr>
                <w:noProof/>
                <w:kern w:val="2"/>
                <w:sz w:val="24"/>
                <w:szCs w:val="24"/>
                <w14:ligatures w14:val="standardContextual"/>
              </w:rPr>
              <w:tab/>
            </w:r>
            <w:r w:rsidRPr="002933EC">
              <w:rPr>
                <w:rStyle w:val="Hyperlink"/>
                <w:noProof/>
              </w:rPr>
              <w:t>Je bent zwanger</w:t>
            </w:r>
            <w:r>
              <w:rPr>
                <w:noProof/>
                <w:webHidden/>
              </w:rPr>
              <w:tab/>
            </w:r>
            <w:r>
              <w:rPr>
                <w:noProof/>
                <w:webHidden/>
              </w:rPr>
              <w:fldChar w:fldCharType="begin"/>
            </w:r>
            <w:r>
              <w:rPr>
                <w:noProof/>
                <w:webHidden/>
              </w:rPr>
              <w:instrText xml:space="preserve"> PAGEREF _Toc238482577 \h </w:instrText>
            </w:r>
            <w:r>
              <w:rPr>
                <w:noProof/>
                <w:webHidden/>
              </w:rPr>
            </w:r>
            <w:r>
              <w:rPr>
                <w:noProof/>
                <w:webHidden/>
              </w:rPr>
              <w:fldChar w:fldCharType="separate"/>
            </w:r>
            <w:r>
              <w:rPr>
                <w:noProof/>
                <w:webHidden/>
              </w:rPr>
              <w:t>26</w:t>
            </w:r>
            <w:r>
              <w:rPr>
                <w:noProof/>
                <w:webHidden/>
              </w:rPr>
              <w:fldChar w:fldCharType="end"/>
            </w:r>
          </w:hyperlink>
        </w:p>
        <w:p w14:paraId="48DBCFC9" w14:textId="69D88C2E" w:rsidR="00FC2B8C" w:rsidRDefault="00FC2B8C">
          <w:pPr>
            <w:pStyle w:val="Inhopg1"/>
            <w:tabs>
              <w:tab w:val="left" w:pos="720"/>
              <w:tab w:val="right" w:leader="dot" w:pos="9628"/>
            </w:tabs>
            <w:rPr>
              <w:noProof/>
              <w:kern w:val="2"/>
              <w:sz w:val="24"/>
              <w:szCs w:val="24"/>
              <w14:ligatures w14:val="standardContextual"/>
            </w:rPr>
          </w:pPr>
          <w:hyperlink w:anchor="_Toc238482578" w:history="1">
            <w:r w:rsidRPr="002933EC">
              <w:rPr>
                <w:rStyle w:val="Hyperlink"/>
                <w:noProof/>
              </w:rPr>
              <w:t>3.2.7</w:t>
            </w:r>
            <w:r>
              <w:rPr>
                <w:noProof/>
                <w:kern w:val="2"/>
                <w:sz w:val="24"/>
                <w:szCs w:val="24"/>
                <w14:ligatures w14:val="standardContextual"/>
              </w:rPr>
              <w:tab/>
            </w:r>
            <w:r w:rsidRPr="002933EC">
              <w:rPr>
                <w:rStyle w:val="Hyperlink"/>
                <w:noProof/>
              </w:rPr>
              <w:t>Je bent afwezig om één van de volgende redenen;</w:t>
            </w:r>
            <w:r>
              <w:rPr>
                <w:noProof/>
                <w:webHidden/>
              </w:rPr>
              <w:tab/>
            </w:r>
            <w:r>
              <w:rPr>
                <w:noProof/>
                <w:webHidden/>
              </w:rPr>
              <w:fldChar w:fldCharType="begin"/>
            </w:r>
            <w:r>
              <w:rPr>
                <w:noProof/>
                <w:webHidden/>
              </w:rPr>
              <w:instrText xml:space="preserve"> PAGEREF _Toc238482578 \h </w:instrText>
            </w:r>
            <w:r>
              <w:rPr>
                <w:noProof/>
                <w:webHidden/>
              </w:rPr>
            </w:r>
            <w:r>
              <w:rPr>
                <w:noProof/>
                <w:webHidden/>
              </w:rPr>
              <w:fldChar w:fldCharType="separate"/>
            </w:r>
            <w:r>
              <w:rPr>
                <w:noProof/>
                <w:webHidden/>
              </w:rPr>
              <w:t>26</w:t>
            </w:r>
            <w:r>
              <w:rPr>
                <w:noProof/>
                <w:webHidden/>
              </w:rPr>
              <w:fldChar w:fldCharType="end"/>
            </w:r>
          </w:hyperlink>
        </w:p>
        <w:p w14:paraId="33BF3DFE" w14:textId="4F28B648" w:rsidR="00FC2B8C" w:rsidRDefault="00FC2B8C">
          <w:pPr>
            <w:pStyle w:val="Inhopg1"/>
            <w:tabs>
              <w:tab w:val="left" w:pos="720"/>
              <w:tab w:val="right" w:leader="dot" w:pos="9628"/>
            </w:tabs>
            <w:rPr>
              <w:noProof/>
              <w:kern w:val="2"/>
              <w:sz w:val="24"/>
              <w:szCs w:val="24"/>
              <w14:ligatures w14:val="standardContextual"/>
            </w:rPr>
          </w:pPr>
          <w:hyperlink w:anchor="_Toc238482579" w:history="1">
            <w:r w:rsidRPr="002933EC">
              <w:rPr>
                <w:rStyle w:val="Hyperlink"/>
                <w:noProof/>
              </w:rPr>
              <w:t>3.2.8</w:t>
            </w:r>
            <w:r>
              <w:rPr>
                <w:noProof/>
                <w:kern w:val="2"/>
                <w:sz w:val="24"/>
                <w:szCs w:val="24"/>
                <w14:ligatures w14:val="standardContextual"/>
              </w:rPr>
              <w:tab/>
            </w:r>
            <w:r w:rsidRPr="002933EC">
              <w:rPr>
                <w:rStyle w:val="Hyperlink"/>
                <w:noProof/>
              </w:rPr>
              <w:t>Je hebt de toestemming van de school om afwezig te zijn</w:t>
            </w:r>
            <w:r>
              <w:rPr>
                <w:noProof/>
                <w:webHidden/>
              </w:rPr>
              <w:tab/>
            </w:r>
            <w:r>
              <w:rPr>
                <w:noProof/>
                <w:webHidden/>
              </w:rPr>
              <w:fldChar w:fldCharType="begin"/>
            </w:r>
            <w:r>
              <w:rPr>
                <w:noProof/>
                <w:webHidden/>
              </w:rPr>
              <w:instrText xml:space="preserve"> PAGEREF _Toc238482579 \h </w:instrText>
            </w:r>
            <w:r>
              <w:rPr>
                <w:noProof/>
                <w:webHidden/>
              </w:rPr>
            </w:r>
            <w:r>
              <w:rPr>
                <w:noProof/>
                <w:webHidden/>
              </w:rPr>
              <w:fldChar w:fldCharType="separate"/>
            </w:r>
            <w:r>
              <w:rPr>
                <w:noProof/>
                <w:webHidden/>
              </w:rPr>
              <w:t>26</w:t>
            </w:r>
            <w:r>
              <w:rPr>
                <w:noProof/>
                <w:webHidden/>
              </w:rPr>
              <w:fldChar w:fldCharType="end"/>
            </w:r>
          </w:hyperlink>
        </w:p>
        <w:p w14:paraId="4ABA094C" w14:textId="7372CF44" w:rsidR="00FC2B8C" w:rsidRDefault="00FC2B8C">
          <w:pPr>
            <w:pStyle w:val="Inhopg1"/>
            <w:tabs>
              <w:tab w:val="left" w:pos="720"/>
              <w:tab w:val="right" w:leader="dot" w:pos="9628"/>
            </w:tabs>
            <w:rPr>
              <w:noProof/>
              <w:kern w:val="2"/>
              <w:sz w:val="24"/>
              <w:szCs w:val="24"/>
              <w14:ligatures w14:val="standardContextual"/>
            </w:rPr>
          </w:pPr>
          <w:hyperlink w:anchor="_Toc238482580" w:history="1">
            <w:r w:rsidRPr="002933EC">
              <w:rPr>
                <w:rStyle w:val="Hyperlink"/>
                <w:noProof/>
              </w:rPr>
              <w:t>3.2.9</w:t>
            </w:r>
            <w:r>
              <w:rPr>
                <w:noProof/>
                <w:kern w:val="2"/>
                <w:sz w:val="24"/>
                <w:szCs w:val="24"/>
                <w14:ligatures w14:val="standardContextual"/>
              </w:rPr>
              <w:tab/>
            </w:r>
            <w:r w:rsidRPr="002933EC">
              <w:rPr>
                <w:rStyle w:val="Hyperlink"/>
                <w:noProof/>
              </w:rPr>
              <w:t>Wat als je afwezig bent tijdens examens, toetsen, klasoefeningen of taken?</w:t>
            </w:r>
            <w:r>
              <w:rPr>
                <w:noProof/>
                <w:webHidden/>
              </w:rPr>
              <w:tab/>
            </w:r>
            <w:r>
              <w:rPr>
                <w:noProof/>
                <w:webHidden/>
              </w:rPr>
              <w:fldChar w:fldCharType="begin"/>
            </w:r>
            <w:r>
              <w:rPr>
                <w:noProof/>
                <w:webHidden/>
              </w:rPr>
              <w:instrText xml:space="preserve"> PAGEREF _Toc238482580 \h </w:instrText>
            </w:r>
            <w:r>
              <w:rPr>
                <w:noProof/>
                <w:webHidden/>
              </w:rPr>
            </w:r>
            <w:r>
              <w:rPr>
                <w:noProof/>
                <w:webHidden/>
              </w:rPr>
              <w:fldChar w:fldCharType="separate"/>
            </w:r>
            <w:r>
              <w:rPr>
                <w:noProof/>
                <w:webHidden/>
              </w:rPr>
              <w:t>27</w:t>
            </w:r>
            <w:r>
              <w:rPr>
                <w:noProof/>
                <w:webHidden/>
              </w:rPr>
              <w:fldChar w:fldCharType="end"/>
            </w:r>
          </w:hyperlink>
        </w:p>
        <w:p w14:paraId="5E038226" w14:textId="38721DF8" w:rsidR="00FC2B8C" w:rsidRDefault="00FC2B8C">
          <w:pPr>
            <w:pStyle w:val="Inhopg1"/>
            <w:tabs>
              <w:tab w:val="left" w:pos="960"/>
              <w:tab w:val="right" w:leader="dot" w:pos="9628"/>
            </w:tabs>
            <w:rPr>
              <w:noProof/>
              <w:kern w:val="2"/>
              <w:sz w:val="24"/>
              <w:szCs w:val="24"/>
              <w14:ligatures w14:val="standardContextual"/>
            </w:rPr>
          </w:pPr>
          <w:hyperlink w:anchor="_Toc238482581" w:history="1">
            <w:r w:rsidRPr="002933EC">
              <w:rPr>
                <w:rStyle w:val="Hyperlink"/>
                <w:noProof/>
              </w:rPr>
              <w:t>3.2.10</w:t>
            </w:r>
            <w:r>
              <w:rPr>
                <w:noProof/>
                <w:kern w:val="2"/>
                <w:sz w:val="24"/>
                <w:szCs w:val="24"/>
                <w14:ligatures w14:val="standardContextual"/>
              </w:rPr>
              <w:tab/>
            </w:r>
            <w:r w:rsidRPr="002933EC">
              <w:rPr>
                <w:rStyle w:val="Hyperlink"/>
                <w:noProof/>
              </w:rPr>
              <w:t>Wat als je afwezig bent op stage?</w:t>
            </w:r>
            <w:r>
              <w:rPr>
                <w:noProof/>
                <w:webHidden/>
              </w:rPr>
              <w:tab/>
            </w:r>
            <w:r>
              <w:rPr>
                <w:noProof/>
                <w:webHidden/>
              </w:rPr>
              <w:fldChar w:fldCharType="begin"/>
            </w:r>
            <w:r>
              <w:rPr>
                <w:noProof/>
                <w:webHidden/>
              </w:rPr>
              <w:instrText xml:space="preserve"> PAGEREF _Toc238482581 \h </w:instrText>
            </w:r>
            <w:r>
              <w:rPr>
                <w:noProof/>
                <w:webHidden/>
              </w:rPr>
            </w:r>
            <w:r>
              <w:rPr>
                <w:noProof/>
                <w:webHidden/>
              </w:rPr>
              <w:fldChar w:fldCharType="separate"/>
            </w:r>
            <w:r>
              <w:rPr>
                <w:noProof/>
                <w:webHidden/>
              </w:rPr>
              <w:t>27</w:t>
            </w:r>
            <w:r>
              <w:rPr>
                <w:noProof/>
                <w:webHidden/>
              </w:rPr>
              <w:fldChar w:fldCharType="end"/>
            </w:r>
          </w:hyperlink>
        </w:p>
        <w:p w14:paraId="47A4C7F7" w14:textId="1B17B249" w:rsidR="00FC2B8C" w:rsidRDefault="00FC2B8C">
          <w:pPr>
            <w:pStyle w:val="Inhopg1"/>
            <w:tabs>
              <w:tab w:val="left" w:pos="960"/>
              <w:tab w:val="right" w:leader="dot" w:pos="9628"/>
            </w:tabs>
            <w:rPr>
              <w:noProof/>
              <w:kern w:val="2"/>
              <w:sz w:val="24"/>
              <w:szCs w:val="24"/>
              <w14:ligatures w14:val="standardContextual"/>
            </w:rPr>
          </w:pPr>
          <w:hyperlink w:anchor="_Toc238482582" w:history="1">
            <w:r w:rsidRPr="002933EC">
              <w:rPr>
                <w:rStyle w:val="Hyperlink"/>
                <w:noProof/>
              </w:rPr>
              <w:t>3.2.11</w:t>
            </w:r>
            <w:r>
              <w:rPr>
                <w:noProof/>
                <w:kern w:val="2"/>
                <w:sz w:val="24"/>
                <w:szCs w:val="24"/>
                <w14:ligatures w14:val="standardContextual"/>
              </w:rPr>
              <w:tab/>
            </w:r>
            <w:r w:rsidRPr="002933EC">
              <w:rPr>
                <w:rStyle w:val="Hyperlink"/>
                <w:noProof/>
              </w:rPr>
              <w:t>Spijbelen kan niet</w:t>
            </w:r>
            <w:r>
              <w:rPr>
                <w:noProof/>
                <w:webHidden/>
              </w:rPr>
              <w:tab/>
            </w:r>
            <w:r>
              <w:rPr>
                <w:noProof/>
                <w:webHidden/>
              </w:rPr>
              <w:fldChar w:fldCharType="begin"/>
            </w:r>
            <w:r>
              <w:rPr>
                <w:noProof/>
                <w:webHidden/>
              </w:rPr>
              <w:instrText xml:space="preserve"> PAGEREF _Toc238482582 \h </w:instrText>
            </w:r>
            <w:r>
              <w:rPr>
                <w:noProof/>
                <w:webHidden/>
              </w:rPr>
            </w:r>
            <w:r>
              <w:rPr>
                <w:noProof/>
                <w:webHidden/>
              </w:rPr>
              <w:fldChar w:fldCharType="separate"/>
            </w:r>
            <w:r>
              <w:rPr>
                <w:noProof/>
                <w:webHidden/>
              </w:rPr>
              <w:t>28</w:t>
            </w:r>
            <w:r>
              <w:rPr>
                <w:noProof/>
                <w:webHidden/>
              </w:rPr>
              <w:fldChar w:fldCharType="end"/>
            </w:r>
          </w:hyperlink>
        </w:p>
        <w:p w14:paraId="1798389B" w14:textId="096FC540" w:rsidR="00FC2B8C" w:rsidRDefault="00FC2B8C">
          <w:pPr>
            <w:pStyle w:val="Inhopg1"/>
            <w:tabs>
              <w:tab w:val="left" w:pos="960"/>
              <w:tab w:val="right" w:leader="dot" w:pos="9628"/>
            </w:tabs>
            <w:rPr>
              <w:noProof/>
              <w:kern w:val="2"/>
              <w:sz w:val="24"/>
              <w:szCs w:val="24"/>
              <w14:ligatures w14:val="standardContextual"/>
            </w:rPr>
          </w:pPr>
          <w:hyperlink w:anchor="_Toc238482583" w:history="1">
            <w:r w:rsidRPr="002933EC">
              <w:rPr>
                <w:rStyle w:val="Hyperlink"/>
                <w:noProof/>
              </w:rPr>
              <w:t>3.2.12</w:t>
            </w:r>
            <w:r>
              <w:rPr>
                <w:noProof/>
                <w:kern w:val="2"/>
                <w:sz w:val="24"/>
                <w:szCs w:val="24"/>
                <w14:ligatures w14:val="standardContextual"/>
              </w:rPr>
              <w:tab/>
            </w:r>
            <w:r w:rsidRPr="002933EC">
              <w:rPr>
                <w:rStyle w:val="Hyperlink"/>
                <w:noProof/>
              </w:rPr>
              <w:t>Afwezigheid in de loop van de lesdag</w:t>
            </w:r>
            <w:r>
              <w:rPr>
                <w:noProof/>
                <w:webHidden/>
              </w:rPr>
              <w:tab/>
            </w:r>
            <w:r>
              <w:rPr>
                <w:noProof/>
                <w:webHidden/>
              </w:rPr>
              <w:fldChar w:fldCharType="begin"/>
            </w:r>
            <w:r>
              <w:rPr>
                <w:noProof/>
                <w:webHidden/>
              </w:rPr>
              <w:instrText xml:space="preserve"> PAGEREF _Toc238482583 \h </w:instrText>
            </w:r>
            <w:r>
              <w:rPr>
                <w:noProof/>
                <w:webHidden/>
              </w:rPr>
            </w:r>
            <w:r>
              <w:rPr>
                <w:noProof/>
                <w:webHidden/>
              </w:rPr>
              <w:fldChar w:fldCharType="separate"/>
            </w:r>
            <w:r>
              <w:rPr>
                <w:noProof/>
                <w:webHidden/>
              </w:rPr>
              <w:t>28</w:t>
            </w:r>
            <w:r>
              <w:rPr>
                <w:noProof/>
                <w:webHidden/>
              </w:rPr>
              <w:fldChar w:fldCharType="end"/>
            </w:r>
          </w:hyperlink>
        </w:p>
        <w:p w14:paraId="45C05F09" w14:textId="2798D574" w:rsidR="00FC2B8C" w:rsidRDefault="00FC2B8C">
          <w:pPr>
            <w:pStyle w:val="Inhopg1"/>
            <w:tabs>
              <w:tab w:val="left" w:pos="720"/>
              <w:tab w:val="right" w:leader="dot" w:pos="9628"/>
            </w:tabs>
            <w:rPr>
              <w:noProof/>
              <w:kern w:val="2"/>
              <w:sz w:val="24"/>
              <w:szCs w:val="24"/>
              <w14:ligatures w14:val="standardContextual"/>
            </w:rPr>
          </w:pPr>
          <w:hyperlink w:anchor="_Toc238482584" w:history="1">
            <w:r w:rsidRPr="002933EC">
              <w:rPr>
                <w:rStyle w:val="Hyperlink"/>
                <w:noProof/>
                <w:lang w:val="nl-NL"/>
              </w:rPr>
              <w:t>3.3</w:t>
            </w:r>
            <w:r>
              <w:rPr>
                <w:noProof/>
                <w:kern w:val="2"/>
                <w:sz w:val="24"/>
                <w:szCs w:val="24"/>
                <w14:ligatures w14:val="standardContextual"/>
              </w:rPr>
              <w:tab/>
            </w:r>
            <w:r w:rsidRPr="002933EC">
              <w:rPr>
                <w:rStyle w:val="Hyperlink"/>
                <w:noProof/>
                <w:lang w:val="nl-NL"/>
              </w:rPr>
              <w:t>Een aangepast lesprogramma</w:t>
            </w:r>
            <w:r>
              <w:rPr>
                <w:noProof/>
                <w:webHidden/>
              </w:rPr>
              <w:tab/>
            </w:r>
            <w:r>
              <w:rPr>
                <w:noProof/>
                <w:webHidden/>
              </w:rPr>
              <w:fldChar w:fldCharType="begin"/>
            </w:r>
            <w:r>
              <w:rPr>
                <w:noProof/>
                <w:webHidden/>
              </w:rPr>
              <w:instrText xml:space="preserve"> PAGEREF _Toc238482584 \h </w:instrText>
            </w:r>
            <w:r>
              <w:rPr>
                <w:noProof/>
                <w:webHidden/>
              </w:rPr>
            </w:r>
            <w:r>
              <w:rPr>
                <w:noProof/>
                <w:webHidden/>
              </w:rPr>
              <w:fldChar w:fldCharType="separate"/>
            </w:r>
            <w:r>
              <w:rPr>
                <w:noProof/>
                <w:webHidden/>
              </w:rPr>
              <w:t>28</w:t>
            </w:r>
            <w:r>
              <w:rPr>
                <w:noProof/>
                <w:webHidden/>
              </w:rPr>
              <w:fldChar w:fldCharType="end"/>
            </w:r>
          </w:hyperlink>
        </w:p>
        <w:p w14:paraId="000AB61D" w14:textId="46EB74FB" w:rsidR="00FC2B8C" w:rsidRDefault="00FC2B8C">
          <w:pPr>
            <w:pStyle w:val="Inhopg1"/>
            <w:tabs>
              <w:tab w:val="left" w:pos="720"/>
              <w:tab w:val="right" w:leader="dot" w:pos="9628"/>
            </w:tabs>
            <w:rPr>
              <w:noProof/>
              <w:kern w:val="2"/>
              <w:sz w:val="24"/>
              <w:szCs w:val="24"/>
              <w14:ligatures w14:val="standardContextual"/>
            </w:rPr>
          </w:pPr>
          <w:hyperlink w:anchor="_Toc238482585" w:history="1">
            <w:r w:rsidRPr="002933EC">
              <w:rPr>
                <w:rStyle w:val="Hyperlink"/>
                <w:noProof/>
              </w:rPr>
              <w:t>3.4</w:t>
            </w:r>
            <w:r>
              <w:rPr>
                <w:noProof/>
                <w:kern w:val="2"/>
                <w:sz w:val="24"/>
                <w:szCs w:val="24"/>
                <w14:ligatures w14:val="standardContextual"/>
              </w:rPr>
              <w:tab/>
            </w:r>
            <w:r w:rsidRPr="002933EC">
              <w:rPr>
                <w:rStyle w:val="Hyperlink"/>
                <w:noProof/>
              </w:rPr>
              <w:t>Persoonlijke documenten</w:t>
            </w:r>
            <w:r>
              <w:rPr>
                <w:noProof/>
                <w:webHidden/>
              </w:rPr>
              <w:tab/>
            </w:r>
            <w:r>
              <w:rPr>
                <w:noProof/>
                <w:webHidden/>
              </w:rPr>
              <w:fldChar w:fldCharType="begin"/>
            </w:r>
            <w:r>
              <w:rPr>
                <w:noProof/>
                <w:webHidden/>
              </w:rPr>
              <w:instrText xml:space="preserve"> PAGEREF _Toc238482585 \h </w:instrText>
            </w:r>
            <w:r>
              <w:rPr>
                <w:noProof/>
                <w:webHidden/>
              </w:rPr>
            </w:r>
            <w:r>
              <w:rPr>
                <w:noProof/>
                <w:webHidden/>
              </w:rPr>
              <w:fldChar w:fldCharType="separate"/>
            </w:r>
            <w:r>
              <w:rPr>
                <w:noProof/>
                <w:webHidden/>
              </w:rPr>
              <w:t>30</w:t>
            </w:r>
            <w:r>
              <w:rPr>
                <w:noProof/>
                <w:webHidden/>
              </w:rPr>
              <w:fldChar w:fldCharType="end"/>
            </w:r>
          </w:hyperlink>
        </w:p>
        <w:p w14:paraId="35F921D8" w14:textId="07C31B8C" w:rsidR="00FC2B8C" w:rsidRDefault="00FC2B8C">
          <w:pPr>
            <w:pStyle w:val="Inhopg1"/>
            <w:tabs>
              <w:tab w:val="left" w:pos="720"/>
              <w:tab w:val="right" w:leader="dot" w:pos="9628"/>
            </w:tabs>
            <w:rPr>
              <w:noProof/>
              <w:kern w:val="2"/>
              <w:sz w:val="24"/>
              <w:szCs w:val="24"/>
              <w14:ligatures w14:val="standardContextual"/>
            </w:rPr>
          </w:pPr>
          <w:hyperlink w:anchor="_Toc238482586" w:history="1">
            <w:r w:rsidRPr="002933EC">
              <w:rPr>
                <w:rStyle w:val="Hyperlink"/>
                <w:noProof/>
              </w:rPr>
              <w:t>3.4.1</w:t>
            </w:r>
            <w:r>
              <w:rPr>
                <w:noProof/>
                <w:kern w:val="2"/>
                <w:sz w:val="24"/>
                <w:szCs w:val="24"/>
                <w14:ligatures w14:val="standardContextual"/>
              </w:rPr>
              <w:tab/>
            </w:r>
            <w:r w:rsidRPr="002933EC">
              <w:rPr>
                <w:rStyle w:val="Hyperlink"/>
                <w:noProof/>
              </w:rPr>
              <w:t>Digitale schoolagenda</w:t>
            </w:r>
            <w:r>
              <w:rPr>
                <w:noProof/>
                <w:webHidden/>
              </w:rPr>
              <w:tab/>
            </w:r>
            <w:r>
              <w:rPr>
                <w:noProof/>
                <w:webHidden/>
              </w:rPr>
              <w:fldChar w:fldCharType="begin"/>
            </w:r>
            <w:r>
              <w:rPr>
                <w:noProof/>
                <w:webHidden/>
              </w:rPr>
              <w:instrText xml:space="preserve"> PAGEREF _Toc238482586 \h </w:instrText>
            </w:r>
            <w:r>
              <w:rPr>
                <w:noProof/>
                <w:webHidden/>
              </w:rPr>
            </w:r>
            <w:r>
              <w:rPr>
                <w:noProof/>
                <w:webHidden/>
              </w:rPr>
              <w:fldChar w:fldCharType="separate"/>
            </w:r>
            <w:r>
              <w:rPr>
                <w:noProof/>
                <w:webHidden/>
              </w:rPr>
              <w:t>30</w:t>
            </w:r>
            <w:r>
              <w:rPr>
                <w:noProof/>
                <w:webHidden/>
              </w:rPr>
              <w:fldChar w:fldCharType="end"/>
            </w:r>
          </w:hyperlink>
        </w:p>
        <w:p w14:paraId="319434DC" w14:textId="3F4BD246" w:rsidR="00FC2B8C" w:rsidRDefault="00FC2B8C">
          <w:pPr>
            <w:pStyle w:val="Inhopg1"/>
            <w:tabs>
              <w:tab w:val="left" w:pos="720"/>
              <w:tab w:val="right" w:leader="dot" w:pos="9628"/>
            </w:tabs>
            <w:rPr>
              <w:noProof/>
              <w:kern w:val="2"/>
              <w:sz w:val="24"/>
              <w:szCs w:val="24"/>
              <w14:ligatures w14:val="standardContextual"/>
            </w:rPr>
          </w:pPr>
          <w:hyperlink w:anchor="_Toc238482587" w:history="1">
            <w:r w:rsidRPr="002933EC">
              <w:rPr>
                <w:rStyle w:val="Hyperlink"/>
                <w:noProof/>
              </w:rPr>
              <w:t>3.4.2</w:t>
            </w:r>
            <w:r>
              <w:rPr>
                <w:noProof/>
                <w:kern w:val="2"/>
                <w:sz w:val="24"/>
                <w:szCs w:val="24"/>
                <w14:ligatures w14:val="standardContextual"/>
              </w:rPr>
              <w:tab/>
            </w:r>
            <w:r w:rsidRPr="002933EC">
              <w:rPr>
                <w:rStyle w:val="Hyperlink"/>
                <w:noProof/>
              </w:rPr>
              <w:t>Boeken</w:t>
            </w:r>
            <w:r>
              <w:rPr>
                <w:noProof/>
                <w:webHidden/>
              </w:rPr>
              <w:tab/>
            </w:r>
            <w:r>
              <w:rPr>
                <w:noProof/>
                <w:webHidden/>
              </w:rPr>
              <w:fldChar w:fldCharType="begin"/>
            </w:r>
            <w:r>
              <w:rPr>
                <w:noProof/>
                <w:webHidden/>
              </w:rPr>
              <w:instrText xml:space="preserve"> PAGEREF _Toc238482587 \h </w:instrText>
            </w:r>
            <w:r>
              <w:rPr>
                <w:noProof/>
                <w:webHidden/>
              </w:rPr>
            </w:r>
            <w:r>
              <w:rPr>
                <w:noProof/>
                <w:webHidden/>
              </w:rPr>
              <w:fldChar w:fldCharType="separate"/>
            </w:r>
            <w:r>
              <w:rPr>
                <w:noProof/>
                <w:webHidden/>
              </w:rPr>
              <w:t>30</w:t>
            </w:r>
            <w:r>
              <w:rPr>
                <w:noProof/>
                <w:webHidden/>
              </w:rPr>
              <w:fldChar w:fldCharType="end"/>
            </w:r>
          </w:hyperlink>
        </w:p>
        <w:p w14:paraId="1DBCB7C9" w14:textId="45E51087" w:rsidR="00FC2B8C" w:rsidRDefault="00FC2B8C">
          <w:pPr>
            <w:pStyle w:val="Inhopg1"/>
            <w:tabs>
              <w:tab w:val="left" w:pos="720"/>
              <w:tab w:val="right" w:leader="dot" w:pos="9628"/>
            </w:tabs>
            <w:rPr>
              <w:noProof/>
              <w:kern w:val="2"/>
              <w:sz w:val="24"/>
              <w:szCs w:val="24"/>
              <w14:ligatures w14:val="standardContextual"/>
            </w:rPr>
          </w:pPr>
          <w:hyperlink w:anchor="_Toc238482588" w:history="1">
            <w:r w:rsidRPr="002933EC">
              <w:rPr>
                <w:rStyle w:val="Hyperlink"/>
                <w:noProof/>
              </w:rPr>
              <w:t>3.4.3</w:t>
            </w:r>
            <w:r>
              <w:rPr>
                <w:noProof/>
                <w:kern w:val="2"/>
                <w:sz w:val="24"/>
                <w:szCs w:val="24"/>
                <w14:ligatures w14:val="standardContextual"/>
              </w:rPr>
              <w:tab/>
            </w:r>
            <w:r w:rsidRPr="002933EC">
              <w:rPr>
                <w:rStyle w:val="Hyperlink"/>
                <w:noProof/>
              </w:rPr>
              <w:t>Bewaren van schooldocumenten</w:t>
            </w:r>
            <w:r>
              <w:rPr>
                <w:noProof/>
                <w:webHidden/>
              </w:rPr>
              <w:tab/>
            </w:r>
            <w:r>
              <w:rPr>
                <w:noProof/>
                <w:webHidden/>
              </w:rPr>
              <w:fldChar w:fldCharType="begin"/>
            </w:r>
            <w:r>
              <w:rPr>
                <w:noProof/>
                <w:webHidden/>
              </w:rPr>
              <w:instrText xml:space="preserve"> PAGEREF _Toc238482588 \h </w:instrText>
            </w:r>
            <w:r>
              <w:rPr>
                <w:noProof/>
                <w:webHidden/>
              </w:rPr>
            </w:r>
            <w:r>
              <w:rPr>
                <w:noProof/>
                <w:webHidden/>
              </w:rPr>
              <w:fldChar w:fldCharType="separate"/>
            </w:r>
            <w:r>
              <w:rPr>
                <w:noProof/>
                <w:webHidden/>
              </w:rPr>
              <w:t>30</w:t>
            </w:r>
            <w:r>
              <w:rPr>
                <w:noProof/>
                <w:webHidden/>
              </w:rPr>
              <w:fldChar w:fldCharType="end"/>
            </w:r>
          </w:hyperlink>
        </w:p>
        <w:p w14:paraId="6BE36804" w14:textId="4EF6AB33" w:rsidR="00FC2B8C" w:rsidRDefault="00FC2B8C">
          <w:pPr>
            <w:pStyle w:val="Inhopg1"/>
            <w:tabs>
              <w:tab w:val="left" w:pos="720"/>
              <w:tab w:val="right" w:leader="dot" w:pos="9628"/>
            </w:tabs>
            <w:rPr>
              <w:noProof/>
              <w:kern w:val="2"/>
              <w:sz w:val="24"/>
              <w:szCs w:val="24"/>
              <w14:ligatures w14:val="standardContextual"/>
            </w:rPr>
          </w:pPr>
          <w:hyperlink w:anchor="_Toc238482589" w:history="1">
            <w:r w:rsidRPr="002933EC">
              <w:rPr>
                <w:rStyle w:val="Hyperlink"/>
                <w:noProof/>
              </w:rPr>
              <w:t>3.5</w:t>
            </w:r>
            <w:r>
              <w:rPr>
                <w:noProof/>
                <w:kern w:val="2"/>
                <w:sz w:val="24"/>
                <w:szCs w:val="24"/>
                <w14:ligatures w14:val="standardContextual"/>
              </w:rPr>
              <w:tab/>
            </w:r>
            <w:r w:rsidRPr="002933EC">
              <w:rPr>
                <w:rStyle w:val="Hyperlink"/>
                <w:noProof/>
              </w:rPr>
              <w:t>Het talenbeleid van de school</w:t>
            </w:r>
            <w:r>
              <w:rPr>
                <w:noProof/>
                <w:webHidden/>
              </w:rPr>
              <w:tab/>
            </w:r>
            <w:r>
              <w:rPr>
                <w:noProof/>
                <w:webHidden/>
              </w:rPr>
              <w:fldChar w:fldCharType="begin"/>
            </w:r>
            <w:r>
              <w:rPr>
                <w:noProof/>
                <w:webHidden/>
              </w:rPr>
              <w:instrText xml:space="preserve"> PAGEREF _Toc238482589 \h </w:instrText>
            </w:r>
            <w:r>
              <w:rPr>
                <w:noProof/>
                <w:webHidden/>
              </w:rPr>
            </w:r>
            <w:r>
              <w:rPr>
                <w:noProof/>
                <w:webHidden/>
              </w:rPr>
              <w:fldChar w:fldCharType="separate"/>
            </w:r>
            <w:r>
              <w:rPr>
                <w:noProof/>
                <w:webHidden/>
              </w:rPr>
              <w:t>30</w:t>
            </w:r>
            <w:r>
              <w:rPr>
                <w:noProof/>
                <w:webHidden/>
              </w:rPr>
              <w:fldChar w:fldCharType="end"/>
            </w:r>
          </w:hyperlink>
        </w:p>
        <w:p w14:paraId="0E1A6508" w14:textId="307ECA8B" w:rsidR="00FC2B8C" w:rsidRDefault="00FC2B8C">
          <w:pPr>
            <w:pStyle w:val="Inhopg1"/>
            <w:tabs>
              <w:tab w:val="left" w:pos="720"/>
              <w:tab w:val="right" w:leader="dot" w:pos="9628"/>
            </w:tabs>
            <w:rPr>
              <w:noProof/>
              <w:kern w:val="2"/>
              <w:sz w:val="24"/>
              <w:szCs w:val="24"/>
              <w14:ligatures w14:val="standardContextual"/>
            </w:rPr>
          </w:pPr>
          <w:hyperlink w:anchor="_Toc238482590" w:history="1">
            <w:r w:rsidRPr="002933EC">
              <w:rPr>
                <w:rStyle w:val="Hyperlink"/>
                <w:noProof/>
              </w:rPr>
              <w:t>3.6</w:t>
            </w:r>
            <w:r>
              <w:rPr>
                <w:noProof/>
                <w:kern w:val="2"/>
                <w:sz w:val="24"/>
                <w:szCs w:val="24"/>
                <w14:ligatures w14:val="standardContextual"/>
              </w:rPr>
              <w:tab/>
            </w:r>
            <w:r w:rsidRPr="002933EC">
              <w:rPr>
                <w:rStyle w:val="Hyperlink"/>
                <w:noProof/>
              </w:rPr>
              <w:t>Leerlingenbegeleiding</w:t>
            </w:r>
            <w:r>
              <w:rPr>
                <w:noProof/>
                <w:webHidden/>
              </w:rPr>
              <w:tab/>
            </w:r>
            <w:r>
              <w:rPr>
                <w:noProof/>
                <w:webHidden/>
              </w:rPr>
              <w:fldChar w:fldCharType="begin"/>
            </w:r>
            <w:r>
              <w:rPr>
                <w:noProof/>
                <w:webHidden/>
              </w:rPr>
              <w:instrText xml:space="preserve"> PAGEREF _Toc238482590 \h </w:instrText>
            </w:r>
            <w:r>
              <w:rPr>
                <w:noProof/>
                <w:webHidden/>
              </w:rPr>
            </w:r>
            <w:r>
              <w:rPr>
                <w:noProof/>
                <w:webHidden/>
              </w:rPr>
              <w:fldChar w:fldCharType="separate"/>
            </w:r>
            <w:r>
              <w:rPr>
                <w:noProof/>
                <w:webHidden/>
              </w:rPr>
              <w:t>31</w:t>
            </w:r>
            <w:r>
              <w:rPr>
                <w:noProof/>
                <w:webHidden/>
              </w:rPr>
              <w:fldChar w:fldCharType="end"/>
            </w:r>
          </w:hyperlink>
        </w:p>
        <w:p w14:paraId="25A295E3" w14:textId="56327A74" w:rsidR="00FC2B8C" w:rsidRDefault="00FC2B8C">
          <w:pPr>
            <w:pStyle w:val="Inhopg1"/>
            <w:tabs>
              <w:tab w:val="left" w:pos="720"/>
              <w:tab w:val="right" w:leader="dot" w:pos="9628"/>
            </w:tabs>
            <w:rPr>
              <w:noProof/>
              <w:kern w:val="2"/>
              <w:sz w:val="24"/>
              <w:szCs w:val="24"/>
              <w14:ligatures w14:val="standardContextual"/>
            </w:rPr>
          </w:pPr>
          <w:hyperlink w:anchor="_Toc238482591" w:history="1">
            <w:r w:rsidRPr="002933EC">
              <w:rPr>
                <w:rStyle w:val="Hyperlink"/>
                <w:noProof/>
                <w:lang w:val="nl-NL"/>
              </w:rPr>
              <w:t>3.7</w:t>
            </w:r>
            <w:r>
              <w:rPr>
                <w:noProof/>
                <w:kern w:val="2"/>
                <w:sz w:val="24"/>
                <w:szCs w:val="24"/>
                <w14:ligatures w14:val="standardContextual"/>
              </w:rPr>
              <w:tab/>
            </w:r>
            <w:r w:rsidRPr="002933EC">
              <w:rPr>
                <w:rStyle w:val="Hyperlink"/>
                <w:noProof/>
                <w:lang w:val="nl-NL"/>
              </w:rPr>
              <w:t>Begeleiding bij je studies</w:t>
            </w:r>
            <w:r>
              <w:rPr>
                <w:noProof/>
                <w:webHidden/>
              </w:rPr>
              <w:tab/>
            </w:r>
            <w:r>
              <w:rPr>
                <w:noProof/>
                <w:webHidden/>
              </w:rPr>
              <w:fldChar w:fldCharType="begin"/>
            </w:r>
            <w:r>
              <w:rPr>
                <w:noProof/>
                <w:webHidden/>
              </w:rPr>
              <w:instrText xml:space="preserve"> PAGEREF _Toc238482591 \h </w:instrText>
            </w:r>
            <w:r>
              <w:rPr>
                <w:noProof/>
                <w:webHidden/>
              </w:rPr>
            </w:r>
            <w:r>
              <w:rPr>
                <w:noProof/>
                <w:webHidden/>
              </w:rPr>
              <w:fldChar w:fldCharType="separate"/>
            </w:r>
            <w:r>
              <w:rPr>
                <w:noProof/>
                <w:webHidden/>
              </w:rPr>
              <w:t>32</w:t>
            </w:r>
            <w:r>
              <w:rPr>
                <w:noProof/>
                <w:webHidden/>
              </w:rPr>
              <w:fldChar w:fldCharType="end"/>
            </w:r>
          </w:hyperlink>
        </w:p>
        <w:p w14:paraId="695CDEDC" w14:textId="6C4A0955" w:rsidR="00FC2B8C" w:rsidRDefault="00FC2B8C">
          <w:pPr>
            <w:pStyle w:val="Inhopg1"/>
            <w:tabs>
              <w:tab w:val="left" w:pos="720"/>
              <w:tab w:val="right" w:leader="dot" w:pos="9628"/>
            </w:tabs>
            <w:rPr>
              <w:noProof/>
              <w:kern w:val="2"/>
              <w:sz w:val="24"/>
              <w:szCs w:val="24"/>
              <w14:ligatures w14:val="standardContextual"/>
            </w:rPr>
          </w:pPr>
          <w:hyperlink w:anchor="_Toc238482592" w:history="1">
            <w:r w:rsidRPr="002933EC">
              <w:rPr>
                <w:rStyle w:val="Hyperlink"/>
                <w:noProof/>
              </w:rPr>
              <w:t>3.7.1</w:t>
            </w:r>
            <w:r>
              <w:rPr>
                <w:noProof/>
                <w:kern w:val="2"/>
                <w:sz w:val="24"/>
                <w:szCs w:val="24"/>
                <w14:ligatures w14:val="standardContextual"/>
              </w:rPr>
              <w:tab/>
            </w:r>
            <w:r w:rsidRPr="002933EC">
              <w:rPr>
                <w:rStyle w:val="Hyperlink"/>
                <w:noProof/>
              </w:rPr>
              <w:t>De klastitularis</w:t>
            </w:r>
            <w:r>
              <w:rPr>
                <w:noProof/>
                <w:webHidden/>
              </w:rPr>
              <w:tab/>
            </w:r>
            <w:r>
              <w:rPr>
                <w:noProof/>
                <w:webHidden/>
              </w:rPr>
              <w:fldChar w:fldCharType="begin"/>
            </w:r>
            <w:r>
              <w:rPr>
                <w:noProof/>
                <w:webHidden/>
              </w:rPr>
              <w:instrText xml:space="preserve"> PAGEREF _Toc238482592 \h </w:instrText>
            </w:r>
            <w:r>
              <w:rPr>
                <w:noProof/>
                <w:webHidden/>
              </w:rPr>
            </w:r>
            <w:r>
              <w:rPr>
                <w:noProof/>
                <w:webHidden/>
              </w:rPr>
              <w:fldChar w:fldCharType="separate"/>
            </w:r>
            <w:r>
              <w:rPr>
                <w:noProof/>
                <w:webHidden/>
              </w:rPr>
              <w:t>32</w:t>
            </w:r>
            <w:r>
              <w:rPr>
                <w:noProof/>
                <w:webHidden/>
              </w:rPr>
              <w:fldChar w:fldCharType="end"/>
            </w:r>
          </w:hyperlink>
        </w:p>
        <w:p w14:paraId="2ADE7D02" w14:textId="2927096F" w:rsidR="00FC2B8C" w:rsidRDefault="00FC2B8C">
          <w:pPr>
            <w:pStyle w:val="Inhopg1"/>
            <w:tabs>
              <w:tab w:val="left" w:pos="720"/>
              <w:tab w:val="right" w:leader="dot" w:pos="9628"/>
            </w:tabs>
            <w:rPr>
              <w:noProof/>
              <w:kern w:val="2"/>
              <w:sz w:val="24"/>
              <w:szCs w:val="24"/>
              <w14:ligatures w14:val="standardContextual"/>
            </w:rPr>
          </w:pPr>
          <w:hyperlink w:anchor="_Toc238482593" w:history="1">
            <w:r w:rsidRPr="002933EC">
              <w:rPr>
                <w:rStyle w:val="Hyperlink"/>
                <w:noProof/>
              </w:rPr>
              <w:t>3.7.2</w:t>
            </w:r>
            <w:r>
              <w:rPr>
                <w:noProof/>
                <w:kern w:val="2"/>
                <w:sz w:val="24"/>
                <w:szCs w:val="24"/>
                <w14:ligatures w14:val="standardContextual"/>
              </w:rPr>
              <w:tab/>
            </w:r>
            <w:r w:rsidRPr="002933EC">
              <w:rPr>
                <w:rStyle w:val="Hyperlink"/>
                <w:noProof/>
              </w:rPr>
              <w:t>De begeleidende klassenraad</w:t>
            </w:r>
            <w:r>
              <w:rPr>
                <w:noProof/>
                <w:webHidden/>
              </w:rPr>
              <w:tab/>
            </w:r>
            <w:r>
              <w:rPr>
                <w:noProof/>
                <w:webHidden/>
              </w:rPr>
              <w:fldChar w:fldCharType="begin"/>
            </w:r>
            <w:r>
              <w:rPr>
                <w:noProof/>
                <w:webHidden/>
              </w:rPr>
              <w:instrText xml:space="preserve"> PAGEREF _Toc238482593 \h </w:instrText>
            </w:r>
            <w:r>
              <w:rPr>
                <w:noProof/>
                <w:webHidden/>
              </w:rPr>
            </w:r>
            <w:r>
              <w:rPr>
                <w:noProof/>
                <w:webHidden/>
              </w:rPr>
              <w:fldChar w:fldCharType="separate"/>
            </w:r>
            <w:r>
              <w:rPr>
                <w:noProof/>
                <w:webHidden/>
              </w:rPr>
              <w:t>32</w:t>
            </w:r>
            <w:r>
              <w:rPr>
                <w:noProof/>
                <w:webHidden/>
              </w:rPr>
              <w:fldChar w:fldCharType="end"/>
            </w:r>
          </w:hyperlink>
        </w:p>
        <w:p w14:paraId="346E7C76" w14:textId="289CB20F" w:rsidR="00FC2B8C" w:rsidRDefault="00FC2B8C">
          <w:pPr>
            <w:pStyle w:val="Inhopg1"/>
            <w:tabs>
              <w:tab w:val="left" w:pos="720"/>
              <w:tab w:val="right" w:leader="dot" w:pos="9628"/>
            </w:tabs>
            <w:rPr>
              <w:noProof/>
              <w:kern w:val="2"/>
              <w:sz w:val="24"/>
              <w:szCs w:val="24"/>
              <w14:ligatures w14:val="standardContextual"/>
            </w:rPr>
          </w:pPr>
          <w:hyperlink w:anchor="_Toc238482594" w:history="1">
            <w:r w:rsidRPr="002933EC">
              <w:rPr>
                <w:rStyle w:val="Hyperlink"/>
                <w:noProof/>
              </w:rPr>
              <w:t>3.7.3</w:t>
            </w:r>
            <w:r>
              <w:rPr>
                <w:noProof/>
                <w:kern w:val="2"/>
                <w:sz w:val="24"/>
                <w:szCs w:val="24"/>
                <w14:ligatures w14:val="standardContextual"/>
              </w:rPr>
              <w:tab/>
            </w:r>
            <w:r w:rsidRPr="002933EC">
              <w:rPr>
                <w:rStyle w:val="Hyperlink"/>
                <w:noProof/>
              </w:rPr>
              <w:t>De evaluatie</w:t>
            </w:r>
            <w:r>
              <w:rPr>
                <w:noProof/>
                <w:webHidden/>
              </w:rPr>
              <w:tab/>
            </w:r>
            <w:r>
              <w:rPr>
                <w:noProof/>
                <w:webHidden/>
              </w:rPr>
              <w:fldChar w:fldCharType="begin"/>
            </w:r>
            <w:r>
              <w:rPr>
                <w:noProof/>
                <w:webHidden/>
              </w:rPr>
              <w:instrText xml:space="preserve"> PAGEREF _Toc238482594 \h </w:instrText>
            </w:r>
            <w:r>
              <w:rPr>
                <w:noProof/>
                <w:webHidden/>
              </w:rPr>
            </w:r>
            <w:r>
              <w:rPr>
                <w:noProof/>
                <w:webHidden/>
              </w:rPr>
              <w:fldChar w:fldCharType="separate"/>
            </w:r>
            <w:r>
              <w:rPr>
                <w:noProof/>
                <w:webHidden/>
              </w:rPr>
              <w:t>32</w:t>
            </w:r>
            <w:r>
              <w:rPr>
                <w:noProof/>
                <w:webHidden/>
              </w:rPr>
              <w:fldChar w:fldCharType="end"/>
            </w:r>
          </w:hyperlink>
        </w:p>
        <w:p w14:paraId="0DA98054" w14:textId="0B7CD96C" w:rsidR="00FC2B8C" w:rsidRDefault="00FC2B8C">
          <w:pPr>
            <w:pStyle w:val="Inhopg1"/>
            <w:tabs>
              <w:tab w:val="left" w:pos="960"/>
              <w:tab w:val="right" w:leader="dot" w:pos="9628"/>
            </w:tabs>
            <w:rPr>
              <w:noProof/>
              <w:kern w:val="2"/>
              <w:sz w:val="24"/>
              <w:szCs w:val="24"/>
              <w14:ligatures w14:val="standardContextual"/>
            </w:rPr>
          </w:pPr>
          <w:hyperlink w:anchor="_Toc238482595" w:history="1">
            <w:r w:rsidRPr="002933EC">
              <w:rPr>
                <w:rStyle w:val="Hyperlink"/>
                <w:noProof/>
              </w:rPr>
              <w:t>3.7.3.1</w:t>
            </w:r>
            <w:r>
              <w:rPr>
                <w:noProof/>
                <w:kern w:val="2"/>
                <w:sz w:val="24"/>
                <w:szCs w:val="24"/>
                <w14:ligatures w14:val="standardContextual"/>
              </w:rPr>
              <w:tab/>
            </w:r>
            <w:r w:rsidRPr="002933EC">
              <w:rPr>
                <w:rStyle w:val="Hyperlink"/>
                <w:noProof/>
              </w:rPr>
              <w:t>Studievorderingen doorheen het schooljaar (= permanente evaluatie of dagelijks werk)</w:t>
            </w:r>
            <w:r>
              <w:rPr>
                <w:noProof/>
                <w:webHidden/>
              </w:rPr>
              <w:tab/>
            </w:r>
            <w:r>
              <w:rPr>
                <w:noProof/>
                <w:webHidden/>
              </w:rPr>
              <w:fldChar w:fldCharType="begin"/>
            </w:r>
            <w:r>
              <w:rPr>
                <w:noProof/>
                <w:webHidden/>
              </w:rPr>
              <w:instrText xml:space="preserve"> PAGEREF _Toc238482595 \h </w:instrText>
            </w:r>
            <w:r>
              <w:rPr>
                <w:noProof/>
                <w:webHidden/>
              </w:rPr>
            </w:r>
            <w:r>
              <w:rPr>
                <w:noProof/>
                <w:webHidden/>
              </w:rPr>
              <w:fldChar w:fldCharType="separate"/>
            </w:r>
            <w:r>
              <w:rPr>
                <w:noProof/>
                <w:webHidden/>
              </w:rPr>
              <w:t>32</w:t>
            </w:r>
            <w:r>
              <w:rPr>
                <w:noProof/>
                <w:webHidden/>
              </w:rPr>
              <w:fldChar w:fldCharType="end"/>
            </w:r>
          </w:hyperlink>
        </w:p>
        <w:p w14:paraId="3AACD89A" w14:textId="5925337E" w:rsidR="00FC2B8C" w:rsidRDefault="00FC2B8C">
          <w:pPr>
            <w:pStyle w:val="Inhopg1"/>
            <w:tabs>
              <w:tab w:val="left" w:pos="960"/>
              <w:tab w:val="right" w:leader="dot" w:pos="9628"/>
            </w:tabs>
            <w:rPr>
              <w:noProof/>
              <w:kern w:val="2"/>
              <w:sz w:val="24"/>
              <w:szCs w:val="24"/>
              <w14:ligatures w14:val="standardContextual"/>
            </w:rPr>
          </w:pPr>
          <w:hyperlink w:anchor="_Toc238482596" w:history="1">
            <w:r w:rsidRPr="002933EC">
              <w:rPr>
                <w:rStyle w:val="Hyperlink"/>
                <w:noProof/>
              </w:rPr>
              <w:t>3.7.3.2</w:t>
            </w:r>
            <w:r>
              <w:rPr>
                <w:noProof/>
                <w:kern w:val="2"/>
                <w:sz w:val="24"/>
                <w:szCs w:val="24"/>
                <w14:ligatures w14:val="standardContextual"/>
              </w:rPr>
              <w:tab/>
            </w:r>
            <w:r w:rsidRPr="002933EC">
              <w:rPr>
                <w:rStyle w:val="Hyperlink"/>
                <w:noProof/>
              </w:rPr>
              <w:t>Examens</w:t>
            </w:r>
            <w:r>
              <w:rPr>
                <w:noProof/>
                <w:webHidden/>
              </w:rPr>
              <w:tab/>
            </w:r>
            <w:r>
              <w:rPr>
                <w:noProof/>
                <w:webHidden/>
              </w:rPr>
              <w:fldChar w:fldCharType="begin"/>
            </w:r>
            <w:r>
              <w:rPr>
                <w:noProof/>
                <w:webHidden/>
              </w:rPr>
              <w:instrText xml:space="preserve"> PAGEREF _Toc238482596 \h </w:instrText>
            </w:r>
            <w:r>
              <w:rPr>
                <w:noProof/>
                <w:webHidden/>
              </w:rPr>
            </w:r>
            <w:r>
              <w:rPr>
                <w:noProof/>
                <w:webHidden/>
              </w:rPr>
              <w:fldChar w:fldCharType="separate"/>
            </w:r>
            <w:r>
              <w:rPr>
                <w:noProof/>
                <w:webHidden/>
              </w:rPr>
              <w:t>33</w:t>
            </w:r>
            <w:r>
              <w:rPr>
                <w:noProof/>
                <w:webHidden/>
              </w:rPr>
              <w:fldChar w:fldCharType="end"/>
            </w:r>
          </w:hyperlink>
        </w:p>
        <w:p w14:paraId="13FE6DBB" w14:textId="2D3DD33A" w:rsidR="00FC2B8C" w:rsidRDefault="00FC2B8C">
          <w:pPr>
            <w:pStyle w:val="Inhopg1"/>
            <w:tabs>
              <w:tab w:val="left" w:pos="960"/>
              <w:tab w:val="right" w:leader="dot" w:pos="9628"/>
            </w:tabs>
            <w:rPr>
              <w:noProof/>
              <w:kern w:val="2"/>
              <w:sz w:val="24"/>
              <w:szCs w:val="24"/>
              <w14:ligatures w14:val="standardContextual"/>
            </w:rPr>
          </w:pPr>
          <w:hyperlink w:anchor="_Toc238482597" w:history="1">
            <w:r w:rsidRPr="002933EC">
              <w:rPr>
                <w:rStyle w:val="Hyperlink"/>
                <w:noProof/>
              </w:rPr>
              <w:t>3.7.3.3</w:t>
            </w:r>
            <w:r>
              <w:rPr>
                <w:noProof/>
                <w:kern w:val="2"/>
                <w:sz w:val="24"/>
                <w:szCs w:val="24"/>
                <w14:ligatures w14:val="standardContextual"/>
              </w:rPr>
              <w:tab/>
            </w:r>
            <w:r w:rsidRPr="002933EC">
              <w:rPr>
                <w:rStyle w:val="Hyperlink"/>
                <w:noProof/>
              </w:rPr>
              <w:t>Beoordeling van stages en praktijkvakken</w:t>
            </w:r>
            <w:r>
              <w:rPr>
                <w:noProof/>
                <w:webHidden/>
              </w:rPr>
              <w:tab/>
            </w:r>
            <w:r>
              <w:rPr>
                <w:noProof/>
                <w:webHidden/>
              </w:rPr>
              <w:fldChar w:fldCharType="begin"/>
            </w:r>
            <w:r>
              <w:rPr>
                <w:noProof/>
                <w:webHidden/>
              </w:rPr>
              <w:instrText xml:space="preserve"> PAGEREF _Toc238482597 \h </w:instrText>
            </w:r>
            <w:r>
              <w:rPr>
                <w:noProof/>
                <w:webHidden/>
              </w:rPr>
            </w:r>
            <w:r>
              <w:rPr>
                <w:noProof/>
                <w:webHidden/>
              </w:rPr>
              <w:fldChar w:fldCharType="separate"/>
            </w:r>
            <w:r>
              <w:rPr>
                <w:noProof/>
                <w:webHidden/>
              </w:rPr>
              <w:t>37</w:t>
            </w:r>
            <w:r>
              <w:rPr>
                <w:noProof/>
                <w:webHidden/>
              </w:rPr>
              <w:fldChar w:fldCharType="end"/>
            </w:r>
          </w:hyperlink>
        </w:p>
        <w:p w14:paraId="22C453FC" w14:textId="387806DC" w:rsidR="00FC2B8C" w:rsidRDefault="00FC2B8C">
          <w:pPr>
            <w:pStyle w:val="Inhopg1"/>
            <w:tabs>
              <w:tab w:val="left" w:pos="960"/>
              <w:tab w:val="right" w:leader="dot" w:pos="9628"/>
            </w:tabs>
            <w:rPr>
              <w:noProof/>
              <w:kern w:val="2"/>
              <w:sz w:val="24"/>
              <w:szCs w:val="24"/>
              <w14:ligatures w14:val="standardContextual"/>
            </w:rPr>
          </w:pPr>
          <w:hyperlink w:anchor="_Toc238482598" w:history="1">
            <w:r w:rsidRPr="002933EC">
              <w:rPr>
                <w:rStyle w:val="Hyperlink"/>
                <w:noProof/>
              </w:rPr>
              <w:t>3.7.3.4</w:t>
            </w:r>
            <w:r>
              <w:rPr>
                <w:noProof/>
                <w:kern w:val="2"/>
                <w:sz w:val="24"/>
                <w:szCs w:val="24"/>
                <w14:ligatures w14:val="standardContextual"/>
              </w:rPr>
              <w:tab/>
            </w:r>
            <w:r w:rsidRPr="002933EC">
              <w:rPr>
                <w:rStyle w:val="Hyperlink"/>
                <w:noProof/>
              </w:rPr>
              <w:t>Fraude</w:t>
            </w:r>
            <w:r>
              <w:rPr>
                <w:noProof/>
                <w:webHidden/>
              </w:rPr>
              <w:tab/>
            </w:r>
            <w:r>
              <w:rPr>
                <w:noProof/>
                <w:webHidden/>
              </w:rPr>
              <w:fldChar w:fldCharType="begin"/>
            </w:r>
            <w:r>
              <w:rPr>
                <w:noProof/>
                <w:webHidden/>
              </w:rPr>
              <w:instrText xml:space="preserve"> PAGEREF _Toc238482598 \h </w:instrText>
            </w:r>
            <w:r>
              <w:rPr>
                <w:noProof/>
                <w:webHidden/>
              </w:rPr>
            </w:r>
            <w:r>
              <w:rPr>
                <w:noProof/>
                <w:webHidden/>
              </w:rPr>
              <w:fldChar w:fldCharType="separate"/>
            </w:r>
            <w:r>
              <w:rPr>
                <w:noProof/>
                <w:webHidden/>
              </w:rPr>
              <w:t>37</w:t>
            </w:r>
            <w:r>
              <w:rPr>
                <w:noProof/>
                <w:webHidden/>
              </w:rPr>
              <w:fldChar w:fldCharType="end"/>
            </w:r>
          </w:hyperlink>
        </w:p>
        <w:p w14:paraId="60D6B519" w14:textId="3323DD29" w:rsidR="00FC2B8C" w:rsidRDefault="00FC2B8C">
          <w:pPr>
            <w:pStyle w:val="Inhopg1"/>
            <w:tabs>
              <w:tab w:val="left" w:pos="960"/>
              <w:tab w:val="right" w:leader="dot" w:pos="9628"/>
            </w:tabs>
            <w:rPr>
              <w:noProof/>
              <w:kern w:val="2"/>
              <w:sz w:val="24"/>
              <w:szCs w:val="24"/>
              <w14:ligatures w14:val="standardContextual"/>
            </w:rPr>
          </w:pPr>
          <w:hyperlink w:anchor="_Toc238482599" w:history="1">
            <w:r w:rsidRPr="002933EC">
              <w:rPr>
                <w:rStyle w:val="Hyperlink"/>
                <w:noProof/>
              </w:rPr>
              <w:t>3.7.3.5</w:t>
            </w:r>
            <w:r>
              <w:rPr>
                <w:noProof/>
                <w:kern w:val="2"/>
                <w:sz w:val="24"/>
                <w:szCs w:val="24"/>
                <w14:ligatures w14:val="standardContextual"/>
              </w:rPr>
              <w:tab/>
            </w:r>
            <w:r w:rsidRPr="002933EC">
              <w:rPr>
                <w:rStyle w:val="Hyperlink"/>
                <w:noProof/>
              </w:rPr>
              <w:t>Meedelen van de resultaten</w:t>
            </w:r>
            <w:r>
              <w:rPr>
                <w:noProof/>
                <w:webHidden/>
              </w:rPr>
              <w:tab/>
            </w:r>
            <w:r>
              <w:rPr>
                <w:noProof/>
                <w:webHidden/>
              </w:rPr>
              <w:fldChar w:fldCharType="begin"/>
            </w:r>
            <w:r>
              <w:rPr>
                <w:noProof/>
                <w:webHidden/>
              </w:rPr>
              <w:instrText xml:space="preserve"> PAGEREF _Toc238482599 \h </w:instrText>
            </w:r>
            <w:r>
              <w:rPr>
                <w:noProof/>
                <w:webHidden/>
              </w:rPr>
            </w:r>
            <w:r>
              <w:rPr>
                <w:noProof/>
                <w:webHidden/>
              </w:rPr>
              <w:fldChar w:fldCharType="separate"/>
            </w:r>
            <w:r>
              <w:rPr>
                <w:noProof/>
                <w:webHidden/>
              </w:rPr>
              <w:t>38</w:t>
            </w:r>
            <w:r>
              <w:rPr>
                <w:noProof/>
                <w:webHidden/>
              </w:rPr>
              <w:fldChar w:fldCharType="end"/>
            </w:r>
          </w:hyperlink>
        </w:p>
        <w:p w14:paraId="27EE7605" w14:textId="470389BF" w:rsidR="00FC2B8C" w:rsidRDefault="00FC2B8C">
          <w:pPr>
            <w:pStyle w:val="Inhopg1"/>
            <w:tabs>
              <w:tab w:val="left" w:pos="720"/>
              <w:tab w:val="right" w:leader="dot" w:pos="9628"/>
            </w:tabs>
            <w:rPr>
              <w:noProof/>
              <w:kern w:val="2"/>
              <w:sz w:val="24"/>
              <w:szCs w:val="24"/>
              <w14:ligatures w14:val="standardContextual"/>
            </w:rPr>
          </w:pPr>
          <w:hyperlink w:anchor="_Toc238482600" w:history="1">
            <w:r w:rsidRPr="002933EC">
              <w:rPr>
                <w:rStyle w:val="Hyperlink"/>
                <w:noProof/>
                <w:lang w:val="nl-NL"/>
              </w:rPr>
              <w:t>3.8</w:t>
            </w:r>
            <w:r>
              <w:rPr>
                <w:noProof/>
                <w:kern w:val="2"/>
                <w:sz w:val="24"/>
                <w:szCs w:val="24"/>
                <w14:ligatures w14:val="standardContextual"/>
              </w:rPr>
              <w:tab/>
            </w:r>
            <w:r w:rsidRPr="002933EC">
              <w:rPr>
                <w:rStyle w:val="Hyperlink"/>
                <w:noProof/>
                <w:lang w:val="nl-NL"/>
              </w:rPr>
              <w:t>De deliberatie</w:t>
            </w:r>
            <w:r>
              <w:rPr>
                <w:noProof/>
                <w:webHidden/>
              </w:rPr>
              <w:tab/>
            </w:r>
            <w:r>
              <w:rPr>
                <w:noProof/>
                <w:webHidden/>
              </w:rPr>
              <w:fldChar w:fldCharType="begin"/>
            </w:r>
            <w:r>
              <w:rPr>
                <w:noProof/>
                <w:webHidden/>
              </w:rPr>
              <w:instrText xml:space="preserve"> PAGEREF _Toc238482600 \h </w:instrText>
            </w:r>
            <w:r>
              <w:rPr>
                <w:noProof/>
                <w:webHidden/>
              </w:rPr>
            </w:r>
            <w:r>
              <w:rPr>
                <w:noProof/>
                <w:webHidden/>
              </w:rPr>
              <w:fldChar w:fldCharType="separate"/>
            </w:r>
            <w:r>
              <w:rPr>
                <w:noProof/>
                <w:webHidden/>
              </w:rPr>
              <w:t>39</w:t>
            </w:r>
            <w:r>
              <w:rPr>
                <w:noProof/>
                <w:webHidden/>
              </w:rPr>
              <w:fldChar w:fldCharType="end"/>
            </w:r>
          </w:hyperlink>
        </w:p>
        <w:p w14:paraId="023273EA" w14:textId="33EBB80F" w:rsidR="00FC2B8C" w:rsidRDefault="00FC2B8C">
          <w:pPr>
            <w:pStyle w:val="Inhopg1"/>
            <w:tabs>
              <w:tab w:val="left" w:pos="720"/>
              <w:tab w:val="right" w:leader="dot" w:pos="9628"/>
            </w:tabs>
            <w:rPr>
              <w:noProof/>
              <w:kern w:val="2"/>
              <w:sz w:val="24"/>
              <w:szCs w:val="24"/>
              <w14:ligatures w14:val="standardContextual"/>
            </w:rPr>
          </w:pPr>
          <w:hyperlink w:anchor="_Toc238482601" w:history="1">
            <w:r w:rsidRPr="002933EC">
              <w:rPr>
                <w:rStyle w:val="Hyperlink"/>
                <w:noProof/>
              </w:rPr>
              <w:t>3.8.1</w:t>
            </w:r>
            <w:r>
              <w:rPr>
                <w:noProof/>
                <w:kern w:val="2"/>
                <w:sz w:val="24"/>
                <w:szCs w:val="24"/>
                <w14:ligatures w14:val="standardContextual"/>
              </w:rPr>
              <w:tab/>
            </w:r>
            <w:r w:rsidRPr="002933EC">
              <w:rPr>
                <w:rStyle w:val="Hyperlink"/>
                <w:noProof/>
              </w:rPr>
              <w:t>Hoe werkt een delibererende klassenraad?</w:t>
            </w:r>
            <w:r>
              <w:rPr>
                <w:noProof/>
                <w:webHidden/>
              </w:rPr>
              <w:tab/>
            </w:r>
            <w:r>
              <w:rPr>
                <w:noProof/>
                <w:webHidden/>
              </w:rPr>
              <w:fldChar w:fldCharType="begin"/>
            </w:r>
            <w:r>
              <w:rPr>
                <w:noProof/>
                <w:webHidden/>
              </w:rPr>
              <w:instrText xml:space="preserve"> PAGEREF _Toc238482601 \h </w:instrText>
            </w:r>
            <w:r>
              <w:rPr>
                <w:noProof/>
                <w:webHidden/>
              </w:rPr>
            </w:r>
            <w:r>
              <w:rPr>
                <w:noProof/>
                <w:webHidden/>
              </w:rPr>
              <w:fldChar w:fldCharType="separate"/>
            </w:r>
            <w:r>
              <w:rPr>
                <w:noProof/>
                <w:webHidden/>
              </w:rPr>
              <w:t>39</w:t>
            </w:r>
            <w:r>
              <w:rPr>
                <w:noProof/>
                <w:webHidden/>
              </w:rPr>
              <w:fldChar w:fldCharType="end"/>
            </w:r>
          </w:hyperlink>
        </w:p>
        <w:p w14:paraId="6495802B" w14:textId="3FEAB8EB" w:rsidR="00FC2B8C" w:rsidRDefault="00FC2B8C">
          <w:pPr>
            <w:pStyle w:val="Inhopg1"/>
            <w:tabs>
              <w:tab w:val="left" w:pos="720"/>
              <w:tab w:val="right" w:leader="dot" w:pos="9628"/>
            </w:tabs>
            <w:rPr>
              <w:noProof/>
              <w:kern w:val="2"/>
              <w:sz w:val="24"/>
              <w:szCs w:val="24"/>
              <w14:ligatures w14:val="standardContextual"/>
            </w:rPr>
          </w:pPr>
          <w:hyperlink w:anchor="_Toc238482602" w:history="1">
            <w:r w:rsidRPr="002933EC">
              <w:rPr>
                <w:rStyle w:val="Hyperlink"/>
                <w:noProof/>
              </w:rPr>
              <w:t>3.8.2</w:t>
            </w:r>
            <w:r>
              <w:rPr>
                <w:noProof/>
                <w:kern w:val="2"/>
                <w:sz w:val="24"/>
                <w:szCs w:val="24"/>
                <w14:ligatures w14:val="standardContextual"/>
              </w:rPr>
              <w:tab/>
            </w:r>
            <w:r w:rsidRPr="002933EC">
              <w:rPr>
                <w:rStyle w:val="Hyperlink"/>
                <w:noProof/>
              </w:rPr>
              <w:t>Mogelijke beslissingen</w:t>
            </w:r>
            <w:r>
              <w:rPr>
                <w:noProof/>
                <w:webHidden/>
              </w:rPr>
              <w:tab/>
            </w:r>
            <w:r>
              <w:rPr>
                <w:noProof/>
                <w:webHidden/>
              </w:rPr>
              <w:fldChar w:fldCharType="begin"/>
            </w:r>
            <w:r>
              <w:rPr>
                <w:noProof/>
                <w:webHidden/>
              </w:rPr>
              <w:instrText xml:space="preserve"> PAGEREF _Toc238482602 \h </w:instrText>
            </w:r>
            <w:r>
              <w:rPr>
                <w:noProof/>
                <w:webHidden/>
              </w:rPr>
            </w:r>
            <w:r>
              <w:rPr>
                <w:noProof/>
                <w:webHidden/>
              </w:rPr>
              <w:fldChar w:fldCharType="separate"/>
            </w:r>
            <w:r>
              <w:rPr>
                <w:noProof/>
                <w:webHidden/>
              </w:rPr>
              <w:t>40</w:t>
            </w:r>
            <w:r>
              <w:rPr>
                <w:noProof/>
                <w:webHidden/>
              </w:rPr>
              <w:fldChar w:fldCharType="end"/>
            </w:r>
          </w:hyperlink>
        </w:p>
        <w:p w14:paraId="5662D940" w14:textId="5DF19CC6" w:rsidR="00FC2B8C" w:rsidRDefault="00FC2B8C">
          <w:pPr>
            <w:pStyle w:val="Inhopg1"/>
            <w:tabs>
              <w:tab w:val="left" w:pos="720"/>
              <w:tab w:val="right" w:leader="dot" w:pos="9628"/>
            </w:tabs>
            <w:rPr>
              <w:noProof/>
              <w:kern w:val="2"/>
              <w:sz w:val="24"/>
              <w:szCs w:val="24"/>
              <w14:ligatures w14:val="standardContextual"/>
            </w:rPr>
          </w:pPr>
          <w:hyperlink w:anchor="_Toc238482603" w:history="1">
            <w:r w:rsidRPr="002933EC">
              <w:rPr>
                <w:rStyle w:val="Hyperlink"/>
                <w:noProof/>
              </w:rPr>
              <w:t>3.8.3</w:t>
            </w:r>
            <w:r>
              <w:rPr>
                <w:noProof/>
                <w:kern w:val="2"/>
                <w:sz w:val="24"/>
                <w:szCs w:val="24"/>
                <w14:ligatures w14:val="standardContextual"/>
              </w:rPr>
              <w:tab/>
            </w:r>
            <w:r w:rsidRPr="002933EC">
              <w:rPr>
                <w:rStyle w:val="Hyperlink"/>
                <w:noProof/>
              </w:rPr>
              <w:t>Het advies van de delibererende klassenraad</w:t>
            </w:r>
            <w:r>
              <w:rPr>
                <w:noProof/>
                <w:webHidden/>
              </w:rPr>
              <w:tab/>
            </w:r>
            <w:r>
              <w:rPr>
                <w:noProof/>
                <w:webHidden/>
              </w:rPr>
              <w:fldChar w:fldCharType="begin"/>
            </w:r>
            <w:r>
              <w:rPr>
                <w:noProof/>
                <w:webHidden/>
              </w:rPr>
              <w:instrText xml:space="preserve"> PAGEREF _Toc238482603 \h </w:instrText>
            </w:r>
            <w:r>
              <w:rPr>
                <w:noProof/>
                <w:webHidden/>
              </w:rPr>
            </w:r>
            <w:r>
              <w:rPr>
                <w:noProof/>
                <w:webHidden/>
              </w:rPr>
              <w:fldChar w:fldCharType="separate"/>
            </w:r>
            <w:r>
              <w:rPr>
                <w:noProof/>
                <w:webHidden/>
              </w:rPr>
              <w:t>43</w:t>
            </w:r>
            <w:r>
              <w:rPr>
                <w:noProof/>
                <w:webHidden/>
              </w:rPr>
              <w:fldChar w:fldCharType="end"/>
            </w:r>
          </w:hyperlink>
        </w:p>
        <w:p w14:paraId="29353EBF" w14:textId="5056E2F2" w:rsidR="00FC2B8C" w:rsidRDefault="00FC2B8C">
          <w:pPr>
            <w:pStyle w:val="Inhopg1"/>
            <w:tabs>
              <w:tab w:val="left" w:pos="720"/>
              <w:tab w:val="right" w:leader="dot" w:pos="9628"/>
            </w:tabs>
            <w:rPr>
              <w:noProof/>
              <w:kern w:val="2"/>
              <w:sz w:val="24"/>
              <w:szCs w:val="24"/>
              <w14:ligatures w14:val="standardContextual"/>
            </w:rPr>
          </w:pPr>
          <w:hyperlink w:anchor="_Toc238482604" w:history="1">
            <w:r w:rsidRPr="002933EC">
              <w:rPr>
                <w:rStyle w:val="Hyperlink"/>
                <w:noProof/>
              </w:rPr>
              <w:t>3.8.4</w:t>
            </w:r>
            <w:r>
              <w:rPr>
                <w:noProof/>
                <w:kern w:val="2"/>
                <w:sz w:val="24"/>
                <w:szCs w:val="24"/>
                <w14:ligatures w14:val="standardContextual"/>
              </w:rPr>
              <w:tab/>
            </w:r>
            <w:r w:rsidRPr="002933EC">
              <w:rPr>
                <w:rStyle w:val="Hyperlink"/>
                <w:noProof/>
              </w:rPr>
              <w:t>Betwisten van de beslissing van de delibererende klassenraad</w:t>
            </w:r>
            <w:r>
              <w:rPr>
                <w:noProof/>
                <w:webHidden/>
              </w:rPr>
              <w:tab/>
            </w:r>
            <w:r>
              <w:rPr>
                <w:noProof/>
                <w:webHidden/>
              </w:rPr>
              <w:fldChar w:fldCharType="begin"/>
            </w:r>
            <w:r>
              <w:rPr>
                <w:noProof/>
                <w:webHidden/>
              </w:rPr>
              <w:instrText xml:space="preserve"> PAGEREF _Toc238482604 \h </w:instrText>
            </w:r>
            <w:r>
              <w:rPr>
                <w:noProof/>
                <w:webHidden/>
              </w:rPr>
            </w:r>
            <w:r>
              <w:rPr>
                <w:noProof/>
                <w:webHidden/>
              </w:rPr>
              <w:fldChar w:fldCharType="separate"/>
            </w:r>
            <w:r>
              <w:rPr>
                <w:noProof/>
                <w:webHidden/>
              </w:rPr>
              <w:t>43</w:t>
            </w:r>
            <w:r>
              <w:rPr>
                <w:noProof/>
                <w:webHidden/>
              </w:rPr>
              <w:fldChar w:fldCharType="end"/>
            </w:r>
          </w:hyperlink>
        </w:p>
        <w:p w14:paraId="7AB4FEB3" w14:textId="1CE23E7A" w:rsidR="00FC2B8C" w:rsidRDefault="00FC2B8C">
          <w:pPr>
            <w:pStyle w:val="Inhopg1"/>
            <w:tabs>
              <w:tab w:val="left" w:pos="480"/>
              <w:tab w:val="right" w:leader="dot" w:pos="9628"/>
            </w:tabs>
            <w:rPr>
              <w:noProof/>
              <w:kern w:val="2"/>
              <w:sz w:val="24"/>
              <w:szCs w:val="24"/>
              <w14:ligatures w14:val="standardContextual"/>
            </w:rPr>
          </w:pPr>
          <w:hyperlink w:anchor="_Toc238482605" w:history="1">
            <w:r w:rsidRPr="002933EC">
              <w:rPr>
                <w:rStyle w:val="Hyperlink"/>
                <w:rFonts w:eastAsia="Arial"/>
                <w:noProof/>
                <w:lang w:val="nl-NL"/>
              </w:rPr>
              <w:t>4</w:t>
            </w:r>
            <w:r>
              <w:rPr>
                <w:noProof/>
                <w:kern w:val="2"/>
                <w:sz w:val="24"/>
                <w:szCs w:val="24"/>
                <w14:ligatures w14:val="standardContextual"/>
              </w:rPr>
              <w:tab/>
            </w:r>
            <w:r w:rsidRPr="002933EC">
              <w:rPr>
                <w:rStyle w:val="Hyperlink"/>
                <w:rFonts w:eastAsia="Arial"/>
                <w:noProof/>
                <w:lang w:val="nl-NL"/>
              </w:rPr>
              <w:t>LEEFREGELS, AFSPRAKEN, ORDE EN TUCHT</w:t>
            </w:r>
            <w:r>
              <w:rPr>
                <w:noProof/>
                <w:webHidden/>
              </w:rPr>
              <w:tab/>
            </w:r>
            <w:r>
              <w:rPr>
                <w:noProof/>
                <w:webHidden/>
              </w:rPr>
              <w:fldChar w:fldCharType="begin"/>
            </w:r>
            <w:r>
              <w:rPr>
                <w:noProof/>
                <w:webHidden/>
              </w:rPr>
              <w:instrText xml:space="preserve"> PAGEREF _Toc238482605 \h </w:instrText>
            </w:r>
            <w:r>
              <w:rPr>
                <w:noProof/>
                <w:webHidden/>
              </w:rPr>
            </w:r>
            <w:r>
              <w:rPr>
                <w:noProof/>
                <w:webHidden/>
              </w:rPr>
              <w:fldChar w:fldCharType="separate"/>
            </w:r>
            <w:r>
              <w:rPr>
                <w:noProof/>
                <w:webHidden/>
              </w:rPr>
              <w:t>46</w:t>
            </w:r>
            <w:r>
              <w:rPr>
                <w:noProof/>
                <w:webHidden/>
              </w:rPr>
              <w:fldChar w:fldCharType="end"/>
            </w:r>
          </w:hyperlink>
        </w:p>
        <w:p w14:paraId="0C9C06A7" w14:textId="0A335174" w:rsidR="00FC2B8C" w:rsidRDefault="00FC2B8C">
          <w:pPr>
            <w:pStyle w:val="Inhopg1"/>
            <w:tabs>
              <w:tab w:val="left" w:pos="720"/>
              <w:tab w:val="right" w:leader="dot" w:pos="9628"/>
            </w:tabs>
            <w:rPr>
              <w:noProof/>
              <w:kern w:val="2"/>
              <w:sz w:val="24"/>
              <w:szCs w:val="24"/>
              <w14:ligatures w14:val="standardContextual"/>
            </w:rPr>
          </w:pPr>
          <w:hyperlink w:anchor="_Toc238482606" w:history="1">
            <w:r w:rsidRPr="002933EC">
              <w:rPr>
                <w:rStyle w:val="Hyperlink"/>
                <w:noProof/>
              </w:rPr>
              <w:t>4.1</w:t>
            </w:r>
            <w:r>
              <w:rPr>
                <w:noProof/>
                <w:kern w:val="2"/>
                <w:sz w:val="24"/>
                <w:szCs w:val="24"/>
                <w14:ligatures w14:val="standardContextual"/>
              </w:rPr>
              <w:tab/>
            </w:r>
            <w:r w:rsidRPr="002933EC">
              <w:rPr>
                <w:rStyle w:val="Hyperlink"/>
                <w:noProof/>
              </w:rPr>
              <w:t>Praktische afspraken en leefregels op school.</w:t>
            </w:r>
            <w:r>
              <w:rPr>
                <w:noProof/>
                <w:webHidden/>
              </w:rPr>
              <w:tab/>
            </w:r>
            <w:r>
              <w:rPr>
                <w:noProof/>
                <w:webHidden/>
              </w:rPr>
              <w:fldChar w:fldCharType="begin"/>
            </w:r>
            <w:r>
              <w:rPr>
                <w:noProof/>
                <w:webHidden/>
              </w:rPr>
              <w:instrText xml:space="preserve"> PAGEREF _Toc238482606 \h </w:instrText>
            </w:r>
            <w:r>
              <w:rPr>
                <w:noProof/>
                <w:webHidden/>
              </w:rPr>
            </w:r>
            <w:r>
              <w:rPr>
                <w:noProof/>
                <w:webHidden/>
              </w:rPr>
              <w:fldChar w:fldCharType="separate"/>
            </w:r>
            <w:r>
              <w:rPr>
                <w:noProof/>
                <w:webHidden/>
              </w:rPr>
              <w:t>46</w:t>
            </w:r>
            <w:r>
              <w:rPr>
                <w:noProof/>
                <w:webHidden/>
              </w:rPr>
              <w:fldChar w:fldCharType="end"/>
            </w:r>
          </w:hyperlink>
        </w:p>
        <w:p w14:paraId="58B7DE41" w14:textId="3E64CECC" w:rsidR="00FC2B8C" w:rsidRDefault="00FC2B8C">
          <w:pPr>
            <w:pStyle w:val="Inhopg1"/>
            <w:tabs>
              <w:tab w:val="left" w:pos="720"/>
              <w:tab w:val="right" w:leader="dot" w:pos="9628"/>
            </w:tabs>
            <w:rPr>
              <w:noProof/>
              <w:kern w:val="2"/>
              <w:sz w:val="24"/>
              <w:szCs w:val="24"/>
              <w14:ligatures w14:val="standardContextual"/>
            </w:rPr>
          </w:pPr>
          <w:hyperlink w:anchor="_Toc238482607" w:history="1">
            <w:r w:rsidRPr="002933EC">
              <w:rPr>
                <w:rStyle w:val="Hyperlink"/>
                <w:noProof/>
              </w:rPr>
              <w:t>4.1.1</w:t>
            </w:r>
            <w:r>
              <w:rPr>
                <w:noProof/>
                <w:kern w:val="2"/>
                <w:sz w:val="24"/>
                <w:szCs w:val="24"/>
                <w14:ligatures w14:val="standardContextual"/>
              </w:rPr>
              <w:tab/>
            </w:r>
            <w:r w:rsidRPr="002933EC">
              <w:rPr>
                <w:rStyle w:val="Hyperlink"/>
                <w:noProof/>
              </w:rPr>
              <w:t>Concrete afspraken</w:t>
            </w:r>
            <w:r>
              <w:rPr>
                <w:noProof/>
                <w:webHidden/>
              </w:rPr>
              <w:tab/>
            </w:r>
            <w:r>
              <w:rPr>
                <w:noProof/>
                <w:webHidden/>
              </w:rPr>
              <w:fldChar w:fldCharType="begin"/>
            </w:r>
            <w:r>
              <w:rPr>
                <w:noProof/>
                <w:webHidden/>
              </w:rPr>
              <w:instrText xml:space="preserve"> PAGEREF _Toc238482607 \h </w:instrText>
            </w:r>
            <w:r>
              <w:rPr>
                <w:noProof/>
                <w:webHidden/>
              </w:rPr>
            </w:r>
            <w:r>
              <w:rPr>
                <w:noProof/>
                <w:webHidden/>
              </w:rPr>
              <w:fldChar w:fldCharType="separate"/>
            </w:r>
            <w:r>
              <w:rPr>
                <w:noProof/>
                <w:webHidden/>
              </w:rPr>
              <w:t>46</w:t>
            </w:r>
            <w:r>
              <w:rPr>
                <w:noProof/>
                <w:webHidden/>
              </w:rPr>
              <w:fldChar w:fldCharType="end"/>
            </w:r>
          </w:hyperlink>
        </w:p>
        <w:p w14:paraId="20D63630" w14:textId="074E565E" w:rsidR="00FC2B8C" w:rsidRDefault="00FC2B8C">
          <w:pPr>
            <w:pStyle w:val="Inhopg1"/>
            <w:tabs>
              <w:tab w:val="left" w:pos="960"/>
              <w:tab w:val="right" w:leader="dot" w:pos="9628"/>
            </w:tabs>
            <w:rPr>
              <w:noProof/>
              <w:kern w:val="2"/>
              <w:sz w:val="24"/>
              <w:szCs w:val="24"/>
              <w14:ligatures w14:val="standardContextual"/>
            </w:rPr>
          </w:pPr>
          <w:hyperlink w:anchor="_Toc238482608" w:history="1">
            <w:r w:rsidRPr="002933EC">
              <w:rPr>
                <w:rStyle w:val="Hyperlink"/>
                <w:noProof/>
              </w:rPr>
              <w:t>4.1.1.1</w:t>
            </w:r>
            <w:r>
              <w:rPr>
                <w:noProof/>
                <w:kern w:val="2"/>
                <w:sz w:val="24"/>
                <w:szCs w:val="24"/>
                <w14:ligatures w14:val="standardContextual"/>
              </w:rPr>
              <w:tab/>
            </w:r>
            <w:r w:rsidRPr="002933EC">
              <w:rPr>
                <w:rStyle w:val="Hyperlink"/>
                <w:noProof/>
              </w:rPr>
              <w:t>Stiptheid bij het belsignaal</w:t>
            </w:r>
            <w:r>
              <w:rPr>
                <w:noProof/>
                <w:webHidden/>
              </w:rPr>
              <w:tab/>
            </w:r>
            <w:r>
              <w:rPr>
                <w:noProof/>
                <w:webHidden/>
              </w:rPr>
              <w:fldChar w:fldCharType="begin"/>
            </w:r>
            <w:r>
              <w:rPr>
                <w:noProof/>
                <w:webHidden/>
              </w:rPr>
              <w:instrText xml:space="preserve"> PAGEREF _Toc238482608 \h </w:instrText>
            </w:r>
            <w:r>
              <w:rPr>
                <w:noProof/>
                <w:webHidden/>
              </w:rPr>
            </w:r>
            <w:r>
              <w:rPr>
                <w:noProof/>
                <w:webHidden/>
              </w:rPr>
              <w:fldChar w:fldCharType="separate"/>
            </w:r>
            <w:r>
              <w:rPr>
                <w:noProof/>
                <w:webHidden/>
              </w:rPr>
              <w:t>46</w:t>
            </w:r>
            <w:r>
              <w:rPr>
                <w:noProof/>
                <w:webHidden/>
              </w:rPr>
              <w:fldChar w:fldCharType="end"/>
            </w:r>
          </w:hyperlink>
        </w:p>
        <w:p w14:paraId="54E9895B" w14:textId="28C9A167" w:rsidR="00FC2B8C" w:rsidRDefault="00FC2B8C">
          <w:pPr>
            <w:pStyle w:val="Inhopg1"/>
            <w:tabs>
              <w:tab w:val="left" w:pos="960"/>
              <w:tab w:val="right" w:leader="dot" w:pos="9628"/>
            </w:tabs>
            <w:rPr>
              <w:noProof/>
              <w:kern w:val="2"/>
              <w:sz w:val="24"/>
              <w:szCs w:val="24"/>
              <w14:ligatures w14:val="standardContextual"/>
            </w:rPr>
          </w:pPr>
          <w:hyperlink w:anchor="_Toc238482609" w:history="1">
            <w:r w:rsidRPr="002933EC">
              <w:rPr>
                <w:rStyle w:val="Hyperlink"/>
                <w:noProof/>
              </w:rPr>
              <w:t>4.1.1.2</w:t>
            </w:r>
            <w:r>
              <w:rPr>
                <w:noProof/>
                <w:kern w:val="2"/>
                <w:sz w:val="24"/>
                <w:szCs w:val="24"/>
                <w14:ligatures w14:val="standardContextual"/>
              </w:rPr>
              <w:tab/>
            </w:r>
            <w:r w:rsidRPr="002933EC">
              <w:rPr>
                <w:rStyle w:val="Hyperlink"/>
                <w:noProof/>
              </w:rPr>
              <w:t>Kledij en voorkomen</w:t>
            </w:r>
            <w:r>
              <w:rPr>
                <w:noProof/>
                <w:webHidden/>
              </w:rPr>
              <w:tab/>
            </w:r>
            <w:r>
              <w:rPr>
                <w:noProof/>
                <w:webHidden/>
              </w:rPr>
              <w:fldChar w:fldCharType="begin"/>
            </w:r>
            <w:r>
              <w:rPr>
                <w:noProof/>
                <w:webHidden/>
              </w:rPr>
              <w:instrText xml:space="preserve"> PAGEREF _Toc238482609 \h </w:instrText>
            </w:r>
            <w:r>
              <w:rPr>
                <w:noProof/>
                <w:webHidden/>
              </w:rPr>
            </w:r>
            <w:r>
              <w:rPr>
                <w:noProof/>
                <w:webHidden/>
              </w:rPr>
              <w:fldChar w:fldCharType="separate"/>
            </w:r>
            <w:r>
              <w:rPr>
                <w:noProof/>
                <w:webHidden/>
              </w:rPr>
              <w:t>47</w:t>
            </w:r>
            <w:r>
              <w:rPr>
                <w:noProof/>
                <w:webHidden/>
              </w:rPr>
              <w:fldChar w:fldCharType="end"/>
            </w:r>
          </w:hyperlink>
        </w:p>
        <w:p w14:paraId="1E47518F" w14:textId="2734B11A" w:rsidR="00FC2B8C" w:rsidRDefault="00FC2B8C">
          <w:pPr>
            <w:pStyle w:val="Inhopg1"/>
            <w:tabs>
              <w:tab w:val="left" w:pos="960"/>
              <w:tab w:val="right" w:leader="dot" w:pos="9628"/>
            </w:tabs>
            <w:rPr>
              <w:noProof/>
              <w:kern w:val="2"/>
              <w:sz w:val="24"/>
              <w:szCs w:val="24"/>
              <w14:ligatures w14:val="standardContextual"/>
            </w:rPr>
          </w:pPr>
          <w:hyperlink w:anchor="_Toc238482610" w:history="1">
            <w:r w:rsidRPr="002933EC">
              <w:rPr>
                <w:rStyle w:val="Hyperlink"/>
                <w:rFonts w:ascii="Trebuchet MS" w:hAnsi="Trebuchet MS"/>
                <w:noProof/>
                <w:lang w:eastAsia="nl-NL"/>
              </w:rPr>
              <w:t>4.1.1.3</w:t>
            </w:r>
            <w:r>
              <w:rPr>
                <w:noProof/>
                <w:kern w:val="2"/>
                <w:sz w:val="24"/>
                <w:szCs w:val="24"/>
                <w14:ligatures w14:val="standardContextual"/>
              </w:rPr>
              <w:tab/>
            </w:r>
            <w:r w:rsidRPr="002933EC">
              <w:rPr>
                <w:rStyle w:val="Hyperlink"/>
                <w:rFonts w:cs="Arial"/>
                <w:noProof/>
              </w:rPr>
              <w:t xml:space="preserve">Verbod op </w:t>
            </w:r>
            <w:r w:rsidRPr="002933EC">
              <w:rPr>
                <w:rStyle w:val="Hyperlink"/>
                <w:noProof/>
              </w:rPr>
              <w:t>smartphones en slimme apparaten</w:t>
            </w:r>
            <w:r>
              <w:rPr>
                <w:noProof/>
                <w:webHidden/>
              </w:rPr>
              <w:tab/>
            </w:r>
            <w:r>
              <w:rPr>
                <w:noProof/>
                <w:webHidden/>
              </w:rPr>
              <w:fldChar w:fldCharType="begin"/>
            </w:r>
            <w:r>
              <w:rPr>
                <w:noProof/>
                <w:webHidden/>
              </w:rPr>
              <w:instrText xml:space="preserve"> PAGEREF _Toc238482610 \h </w:instrText>
            </w:r>
            <w:r>
              <w:rPr>
                <w:noProof/>
                <w:webHidden/>
              </w:rPr>
            </w:r>
            <w:r>
              <w:rPr>
                <w:noProof/>
                <w:webHidden/>
              </w:rPr>
              <w:fldChar w:fldCharType="separate"/>
            </w:r>
            <w:r>
              <w:rPr>
                <w:noProof/>
                <w:webHidden/>
              </w:rPr>
              <w:t>48</w:t>
            </w:r>
            <w:r>
              <w:rPr>
                <w:noProof/>
                <w:webHidden/>
              </w:rPr>
              <w:fldChar w:fldCharType="end"/>
            </w:r>
          </w:hyperlink>
        </w:p>
        <w:p w14:paraId="3110AB33" w14:textId="25BF15CE" w:rsidR="00FC2B8C" w:rsidRDefault="00FC2B8C">
          <w:pPr>
            <w:pStyle w:val="Inhopg1"/>
            <w:tabs>
              <w:tab w:val="left" w:pos="960"/>
              <w:tab w:val="right" w:leader="dot" w:pos="9628"/>
            </w:tabs>
            <w:rPr>
              <w:noProof/>
              <w:kern w:val="2"/>
              <w:sz w:val="24"/>
              <w:szCs w:val="24"/>
              <w14:ligatures w14:val="standardContextual"/>
            </w:rPr>
          </w:pPr>
          <w:hyperlink w:anchor="_Toc238482611" w:history="1">
            <w:r w:rsidRPr="002933EC">
              <w:rPr>
                <w:rStyle w:val="Hyperlink"/>
                <w:noProof/>
              </w:rPr>
              <w:t>4.1.1.4</w:t>
            </w:r>
            <w:r>
              <w:rPr>
                <w:noProof/>
                <w:kern w:val="2"/>
                <w:sz w:val="24"/>
                <w:szCs w:val="24"/>
                <w14:ligatures w14:val="standardContextual"/>
              </w:rPr>
              <w:tab/>
            </w:r>
            <w:r w:rsidRPr="002933EC">
              <w:rPr>
                <w:rStyle w:val="Hyperlink"/>
                <w:noProof/>
              </w:rPr>
              <w:t>Houding en gedrag</w:t>
            </w:r>
            <w:r>
              <w:rPr>
                <w:noProof/>
                <w:webHidden/>
              </w:rPr>
              <w:tab/>
            </w:r>
            <w:r>
              <w:rPr>
                <w:noProof/>
                <w:webHidden/>
              </w:rPr>
              <w:fldChar w:fldCharType="begin"/>
            </w:r>
            <w:r>
              <w:rPr>
                <w:noProof/>
                <w:webHidden/>
              </w:rPr>
              <w:instrText xml:space="preserve"> PAGEREF _Toc238482611 \h </w:instrText>
            </w:r>
            <w:r>
              <w:rPr>
                <w:noProof/>
                <w:webHidden/>
              </w:rPr>
            </w:r>
            <w:r>
              <w:rPr>
                <w:noProof/>
                <w:webHidden/>
              </w:rPr>
              <w:fldChar w:fldCharType="separate"/>
            </w:r>
            <w:r>
              <w:rPr>
                <w:noProof/>
                <w:webHidden/>
              </w:rPr>
              <w:t>49</w:t>
            </w:r>
            <w:r>
              <w:rPr>
                <w:noProof/>
                <w:webHidden/>
              </w:rPr>
              <w:fldChar w:fldCharType="end"/>
            </w:r>
          </w:hyperlink>
        </w:p>
        <w:p w14:paraId="67848B9B" w14:textId="5329C9D6" w:rsidR="00FC2B8C" w:rsidRDefault="00FC2B8C">
          <w:pPr>
            <w:pStyle w:val="Inhopg1"/>
            <w:tabs>
              <w:tab w:val="left" w:pos="960"/>
              <w:tab w:val="right" w:leader="dot" w:pos="9628"/>
            </w:tabs>
            <w:rPr>
              <w:noProof/>
              <w:kern w:val="2"/>
              <w:sz w:val="24"/>
              <w:szCs w:val="24"/>
              <w14:ligatures w14:val="standardContextual"/>
            </w:rPr>
          </w:pPr>
          <w:hyperlink w:anchor="_Toc238482612" w:history="1">
            <w:r w:rsidRPr="002933EC">
              <w:rPr>
                <w:rStyle w:val="Hyperlink"/>
                <w:noProof/>
              </w:rPr>
              <w:t>4.1.1.5</w:t>
            </w:r>
            <w:r>
              <w:rPr>
                <w:noProof/>
                <w:kern w:val="2"/>
                <w:sz w:val="24"/>
                <w:szCs w:val="24"/>
                <w14:ligatures w14:val="standardContextual"/>
              </w:rPr>
              <w:tab/>
            </w:r>
            <w:r w:rsidRPr="002933EC">
              <w:rPr>
                <w:rStyle w:val="Hyperlink"/>
                <w:noProof/>
              </w:rPr>
              <w:t>Middagpauze – maaltijden</w:t>
            </w:r>
            <w:r>
              <w:rPr>
                <w:noProof/>
                <w:webHidden/>
              </w:rPr>
              <w:tab/>
            </w:r>
            <w:r>
              <w:rPr>
                <w:noProof/>
                <w:webHidden/>
              </w:rPr>
              <w:fldChar w:fldCharType="begin"/>
            </w:r>
            <w:r>
              <w:rPr>
                <w:noProof/>
                <w:webHidden/>
              </w:rPr>
              <w:instrText xml:space="preserve"> PAGEREF _Toc238482612 \h </w:instrText>
            </w:r>
            <w:r>
              <w:rPr>
                <w:noProof/>
                <w:webHidden/>
              </w:rPr>
            </w:r>
            <w:r>
              <w:rPr>
                <w:noProof/>
                <w:webHidden/>
              </w:rPr>
              <w:fldChar w:fldCharType="separate"/>
            </w:r>
            <w:r>
              <w:rPr>
                <w:noProof/>
                <w:webHidden/>
              </w:rPr>
              <w:t>50</w:t>
            </w:r>
            <w:r>
              <w:rPr>
                <w:noProof/>
                <w:webHidden/>
              </w:rPr>
              <w:fldChar w:fldCharType="end"/>
            </w:r>
          </w:hyperlink>
        </w:p>
        <w:p w14:paraId="62ECAF78" w14:textId="42258ED1" w:rsidR="00FC2B8C" w:rsidRDefault="00FC2B8C">
          <w:pPr>
            <w:pStyle w:val="Inhopg1"/>
            <w:tabs>
              <w:tab w:val="left" w:pos="960"/>
              <w:tab w:val="right" w:leader="dot" w:pos="9628"/>
            </w:tabs>
            <w:rPr>
              <w:noProof/>
              <w:kern w:val="2"/>
              <w:sz w:val="24"/>
              <w:szCs w:val="24"/>
              <w14:ligatures w14:val="standardContextual"/>
            </w:rPr>
          </w:pPr>
          <w:hyperlink w:anchor="_Toc238482613" w:history="1">
            <w:r w:rsidRPr="002933EC">
              <w:rPr>
                <w:rStyle w:val="Hyperlink"/>
                <w:noProof/>
              </w:rPr>
              <w:t>4.1.1.6</w:t>
            </w:r>
            <w:r>
              <w:rPr>
                <w:noProof/>
                <w:kern w:val="2"/>
                <w:sz w:val="24"/>
                <w:szCs w:val="24"/>
                <w14:ligatures w14:val="standardContextual"/>
              </w:rPr>
              <w:tab/>
            </w:r>
            <w:r w:rsidRPr="002933EC">
              <w:rPr>
                <w:rStyle w:val="Hyperlink"/>
                <w:noProof/>
              </w:rPr>
              <w:t>Fietsers of bromfietsers</w:t>
            </w:r>
            <w:r>
              <w:rPr>
                <w:noProof/>
                <w:webHidden/>
              </w:rPr>
              <w:tab/>
            </w:r>
            <w:r>
              <w:rPr>
                <w:noProof/>
                <w:webHidden/>
              </w:rPr>
              <w:fldChar w:fldCharType="begin"/>
            </w:r>
            <w:r>
              <w:rPr>
                <w:noProof/>
                <w:webHidden/>
              </w:rPr>
              <w:instrText xml:space="preserve"> PAGEREF _Toc238482613 \h </w:instrText>
            </w:r>
            <w:r>
              <w:rPr>
                <w:noProof/>
                <w:webHidden/>
              </w:rPr>
            </w:r>
            <w:r>
              <w:rPr>
                <w:noProof/>
                <w:webHidden/>
              </w:rPr>
              <w:fldChar w:fldCharType="separate"/>
            </w:r>
            <w:r>
              <w:rPr>
                <w:noProof/>
                <w:webHidden/>
              </w:rPr>
              <w:t>51</w:t>
            </w:r>
            <w:r>
              <w:rPr>
                <w:noProof/>
                <w:webHidden/>
              </w:rPr>
              <w:fldChar w:fldCharType="end"/>
            </w:r>
          </w:hyperlink>
        </w:p>
        <w:p w14:paraId="2D147998" w14:textId="24FE4176" w:rsidR="00FC2B8C" w:rsidRDefault="00FC2B8C">
          <w:pPr>
            <w:pStyle w:val="Inhopg1"/>
            <w:tabs>
              <w:tab w:val="left" w:pos="960"/>
              <w:tab w:val="right" w:leader="dot" w:pos="9628"/>
            </w:tabs>
            <w:rPr>
              <w:noProof/>
              <w:kern w:val="2"/>
              <w:sz w:val="24"/>
              <w:szCs w:val="24"/>
              <w14:ligatures w14:val="standardContextual"/>
            </w:rPr>
          </w:pPr>
          <w:hyperlink w:anchor="_Toc238482614" w:history="1">
            <w:r w:rsidRPr="002933EC">
              <w:rPr>
                <w:rStyle w:val="Hyperlink"/>
                <w:noProof/>
              </w:rPr>
              <w:t>4.1.1.7</w:t>
            </w:r>
            <w:r>
              <w:rPr>
                <w:noProof/>
                <w:kern w:val="2"/>
                <w:sz w:val="24"/>
                <w:szCs w:val="24"/>
                <w14:ligatures w14:val="standardContextual"/>
              </w:rPr>
              <w:tab/>
            </w:r>
            <w:r w:rsidRPr="002933EC">
              <w:rPr>
                <w:rStyle w:val="Hyperlink"/>
                <w:noProof/>
              </w:rPr>
              <w:t>Tijdens de pauzes</w:t>
            </w:r>
            <w:r>
              <w:rPr>
                <w:noProof/>
                <w:webHidden/>
              </w:rPr>
              <w:tab/>
            </w:r>
            <w:r>
              <w:rPr>
                <w:noProof/>
                <w:webHidden/>
              </w:rPr>
              <w:fldChar w:fldCharType="begin"/>
            </w:r>
            <w:r>
              <w:rPr>
                <w:noProof/>
                <w:webHidden/>
              </w:rPr>
              <w:instrText xml:space="preserve"> PAGEREF _Toc238482614 \h </w:instrText>
            </w:r>
            <w:r>
              <w:rPr>
                <w:noProof/>
                <w:webHidden/>
              </w:rPr>
            </w:r>
            <w:r>
              <w:rPr>
                <w:noProof/>
                <w:webHidden/>
              </w:rPr>
              <w:fldChar w:fldCharType="separate"/>
            </w:r>
            <w:r>
              <w:rPr>
                <w:noProof/>
                <w:webHidden/>
              </w:rPr>
              <w:t>52</w:t>
            </w:r>
            <w:r>
              <w:rPr>
                <w:noProof/>
                <w:webHidden/>
              </w:rPr>
              <w:fldChar w:fldCharType="end"/>
            </w:r>
          </w:hyperlink>
        </w:p>
        <w:p w14:paraId="05897E62" w14:textId="3C3037E5" w:rsidR="00FC2B8C" w:rsidRDefault="00FC2B8C">
          <w:pPr>
            <w:pStyle w:val="Inhopg1"/>
            <w:tabs>
              <w:tab w:val="left" w:pos="960"/>
              <w:tab w:val="right" w:leader="dot" w:pos="9628"/>
            </w:tabs>
            <w:rPr>
              <w:noProof/>
              <w:kern w:val="2"/>
              <w:sz w:val="24"/>
              <w:szCs w:val="24"/>
              <w14:ligatures w14:val="standardContextual"/>
            </w:rPr>
          </w:pPr>
          <w:hyperlink w:anchor="_Toc238482615" w:history="1">
            <w:r w:rsidRPr="002933EC">
              <w:rPr>
                <w:rStyle w:val="Hyperlink"/>
                <w:noProof/>
              </w:rPr>
              <w:t>4.1.1.8</w:t>
            </w:r>
            <w:r>
              <w:rPr>
                <w:noProof/>
                <w:kern w:val="2"/>
                <w:sz w:val="24"/>
                <w:szCs w:val="24"/>
                <w14:ligatures w14:val="standardContextual"/>
              </w:rPr>
              <w:tab/>
            </w:r>
            <w:r w:rsidRPr="002933EC">
              <w:rPr>
                <w:rStyle w:val="Hyperlink"/>
                <w:noProof/>
              </w:rPr>
              <w:t>Bescherming eigen materiaal</w:t>
            </w:r>
            <w:r>
              <w:rPr>
                <w:noProof/>
                <w:webHidden/>
              </w:rPr>
              <w:tab/>
            </w:r>
            <w:r>
              <w:rPr>
                <w:noProof/>
                <w:webHidden/>
              </w:rPr>
              <w:fldChar w:fldCharType="begin"/>
            </w:r>
            <w:r>
              <w:rPr>
                <w:noProof/>
                <w:webHidden/>
              </w:rPr>
              <w:instrText xml:space="preserve"> PAGEREF _Toc238482615 \h </w:instrText>
            </w:r>
            <w:r>
              <w:rPr>
                <w:noProof/>
                <w:webHidden/>
              </w:rPr>
            </w:r>
            <w:r>
              <w:rPr>
                <w:noProof/>
                <w:webHidden/>
              </w:rPr>
              <w:fldChar w:fldCharType="separate"/>
            </w:r>
            <w:r>
              <w:rPr>
                <w:noProof/>
                <w:webHidden/>
              </w:rPr>
              <w:t>52</w:t>
            </w:r>
            <w:r>
              <w:rPr>
                <w:noProof/>
                <w:webHidden/>
              </w:rPr>
              <w:fldChar w:fldCharType="end"/>
            </w:r>
          </w:hyperlink>
        </w:p>
        <w:p w14:paraId="06C237FE" w14:textId="5E005E79" w:rsidR="00FC2B8C" w:rsidRDefault="00FC2B8C">
          <w:pPr>
            <w:pStyle w:val="Inhopg1"/>
            <w:tabs>
              <w:tab w:val="left" w:pos="960"/>
              <w:tab w:val="right" w:leader="dot" w:pos="9628"/>
            </w:tabs>
            <w:rPr>
              <w:noProof/>
              <w:kern w:val="2"/>
              <w:sz w:val="24"/>
              <w:szCs w:val="24"/>
              <w14:ligatures w14:val="standardContextual"/>
            </w:rPr>
          </w:pPr>
          <w:hyperlink w:anchor="_Toc238482616" w:history="1">
            <w:r w:rsidRPr="002933EC">
              <w:rPr>
                <w:rStyle w:val="Hyperlink"/>
                <w:noProof/>
              </w:rPr>
              <w:t>4.1.1.9</w:t>
            </w:r>
            <w:r>
              <w:rPr>
                <w:noProof/>
                <w:kern w:val="2"/>
                <w:sz w:val="24"/>
                <w:szCs w:val="24"/>
                <w14:ligatures w14:val="standardContextual"/>
              </w:rPr>
              <w:tab/>
            </w:r>
            <w:r w:rsidRPr="002933EC">
              <w:rPr>
                <w:rStyle w:val="Hyperlink"/>
                <w:noProof/>
              </w:rPr>
              <w:t>Netheid in lokalen en op speelplaats</w:t>
            </w:r>
            <w:r>
              <w:rPr>
                <w:noProof/>
                <w:webHidden/>
              </w:rPr>
              <w:tab/>
            </w:r>
            <w:r>
              <w:rPr>
                <w:noProof/>
                <w:webHidden/>
              </w:rPr>
              <w:fldChar w:fldCharType="begin"/>
            </w:r>
            <w:r>
              <w:rPr>
                <w:noProof/>
                <w:webHidden/>
              </w:rPr>
              <w:instrText xml:space="preserve"> PAGEREF _Toc238482616 \h </w:instrText>
            </w:r>
            <w:r>
              <w:rPr>
                <w:noProof/>
                <w:webHidden/>
              </w:rPr>
            </w:r>
            <w:r>
              <w:rPr>
                <w:noProof/>
                <w:webHidden/>
              </w:rPr>
              <w:fldChar w:fldCharType="separate"/>
            </w:r>
            <w:r>
              <w:rPr>
                <w:noProof/>
                <w:webHidden/>
              </w:rPr>
              <w:t>53</w:t>
            </w:r>
            <w:r>
              <w:rPr>
                <w:noProof/>
                <w:webHidden/>
              </w:rPr>
              <w:fldChar w:fldCharType="end"/>
            </w:r>
          </w:hyperlink>
        </w:p>
        <w:p w14:paraId="63EABC33" w14:textId="4960671A" w:rsidR="00FC2B8C" w:rsidRDefault="00FC2B8C">
          <w:pPr>
            <w:pStyle w:val="Inhopg1"/>
            <w:tabs>
              <w:tab w:val="left" w:pos="960"/>
              <w:tab w:val="right" w:leader="dot" w:pos="9628"/>
            </w:tabs>
            <w:rPr>
              <w:noProof/>
              <w:kern w:val="2"/>
              <w:sz w:val="24"/>
              <w:szCs w:val="24"/>
              <w14:ligatures w14:val="standardContextual"/>
            </w:rPr>
          </w:pPr>
          <w:hyperlink w:anchor="_Toc238482617" w:history="1">
            <w:r w:rsidRPr="002933EC">
              <w:rPr>
                <w:rStyle w:val="Hyperlink"/>
                <w:noProof/>
              </w:rPr>
              <w:t>4.1.1.10</w:t>
            </w:r>
            <w:r>
              <w:rPr>
                <w:noProof/>
                <w:kern w:val="2"/>
                <w:sz w:val="24"/>
                <w:szCs w:val="24"/>
                <w14:ligatures w14:val="standardContextual"/>
              </w:rPr>
              <w:tab/>
            </w:r>
            <w:r w:rsidRPr="002933EC">
              <w:rPr>
                <w:rStyle w:val="Hyperlink"/>
                <w:noProof/>
              </w:rPr>
              <w:t>Gebruik van toiletten</w:t>
            </w:r>
            <w:r>
              <w:rPr>
                <w:noProof/>
                <w:webHidden/>
              </w:rPr>
              <w:tab/>
            </w:r>
            <w:r>
              <w:rPr>
                <w:noProof/>
                <w:webHidden/>
              </w:rPr>
              <w:fldChar w:fldCharType="begin"/>
            </w:r>
            <w:r>
              <w:rPr>
                <w:noProof/>
                <w:webHidden/>
              </w:rPr>
              <w:instrText xml:space="preserve"> PAGEREF _Toc238482617 \h </w:instrText>
            </w:r>
            <w:r>
              <w:rPr>
                <w:noProof/>
                <w:webHidden/>
              </w:rPr>
            </w:r>
            <w:r>
              <w:rPr>
                <w:noProof/>
                <w:webHidden/>
              </w:rPr>
              <w:fldChar w:fldCharType="separate"/>
            </w:r>
            <w:r>
              <w:rPr>
                <w:noProof/>
                <w:webHidden/>
              </w:rPr>
              <w:t>53</w:t>
            </w:r>
            <w:r>
              <w:rPr>
                <w:noProof/>
                <w:webHidden/>
              </w:rPr>
              <w:fldChar w:fldCharType="end"/>
            </w:r>
          </w:hyperlink>
        </w:p>
        <w:p w14:paraId="3F42E1D2" w14:textId="0EB5FF06" w:rsidR="00FC2B8C" w:rsidRDefault="00FC2B8C">
          <w:pPr>
            <w:pStyle w:val="Inhopg1"/>
            <w:tabs>
              <w:tab w:val="left" w:pos="960"/>
              <w:tab w:val="right" w:leader="dot" w:pos="9628"/>
            </w:tabs>
            <w:rPr>
              <w:noProof/>
              <w:kern w:val="2"/>
              <w:sz w:val="24"/>
              <w:szCs w:val="24"/>
              <w14:ligatures w14:val="standardContextual"/>
            </w:rPr>
          </w:pPr>
          <w:hyperlink w:anchor="_Toc238482618" w:history="1">
            <w:r w:rsidRPr="002933EC">
              <w:rPr>
                <w:rStyle w:val="Hyperlink"/>
                <w:noProof/>
              </w:rPr>
              <w:t>4.1.1.11</w:t>
            </w:r>
            <w:r>
              <w:rPr>
                <w:noProof/>
                <w:kern w:val="2"/>
                <w:sz w:val="24"/>
                <w:szCs w:val="24"/>
                <w14:ligatures w14:val="standardContextual"/>
              </w:rPr>
              <w:tab/>
            </w:r>
            <w:r w:rsidRPr="002933EC">
              <w:rPr>
                <w:rStyle w:val="Hyperlink"/>
                <w:noProof/>
              </w:rPr>
              <w:t>Studie</w:t>
            </w:r>
            <w:r>
              <w:rPr>
                <w:noProof/>
                <w:webHidden/>
              </w:rPr>
              <w:tab/>
            </w:r>
            <w:r>
              <w:rPr>
                <w:noProof/>
                <w:webHidden/>
              </w:rPr>
              <w:fldChar w:fldCharType="begin"/>
            </w:r>
            <w:r>
              <w:rPr>
                <w:noProof/>
                <w:webHidden/>
              </w:rPr>
              <w:instrText xml:space="preserve"> PAGEREF _Toc238482618 \h </w:instrText>
            </w:r>
            <w:r>
              <w:rPr>
                <w:noProof/>
                <w:webHidden/>
              </w:rPr>
            </w:r>
            <w:r>
              <w:rPr>
                <w:noProof/>
                <w:webHidden/>
              </w:rPr>
              <w:fldChar w:fldCharType="separate"/>
            </w:r>
            <w:r>
              <w:rPr>
                <w:noProof/>
                <w:webHidden/>
              </w:rPr>
              <w:t>54</w:t>
            </w:r>
            <w:r>
              <w:rPr>
                <w:noProof/>
                <w:webHidden/>
              </w:rPr>
              <w:fldChar w:fldCharType="end"/>
            </w:r>
          </w:hyperlink>
        </w:p>
        <w:p w14:paraId="03DE0158" w14:textId="1D2E9F24" w:rsidR="00FC2B8C" w:rsidRDefault="00FC2B8C">
          <w:pPr>
            <w:pStyle w:val="Inhopg1"/>
            <w:tabs>
              <w:tab w:val="left" w:pos="960"/>
              <w:tab w:val="right" w:leader="dot" w:pos="9628"/>
            </w:tabs>
            <w:rPr>
              <w:noProof/>
              <w:kern w:val="2"/>
              <w:sz w:val="24"/>
              <w:szCs w:val="24"/>
              <w14:ligatures w14:val="standardContextual"/>
            </w:rPr>
          </w:pPr>
          <w:hyperlink w:anchor="_Toc238482619" w:history="1">
            <w:r w:rsidRPr="002933EC">
              <w:rPr>
                <w:rStyle w:val="Hyperlink"/>
                <w:noProof/>
              </w:rPr>
              <w:t>4.1.1.12</w:t>
            </w:r>
            <w:r>
              <w:rPr>
                <w:noProof/>
                <w:kern w:val="2"/>
                <w:sz w:val="24"/>
                <w:szCs w:val="24"/>
                <w14:ligatures w14:val="standardContextual"/>
              </w:rPr>
              <w:tab/>
            </w:r>
            <w:r w:rsidRPr="002933EC">
              <w:rPr>
                <w:rStyle w:val="Hyperlink"/>
                <w:noProof/>
              </w:rPr>
              <w:t>Lockers</w:t>
            </w:r>
            <w:r>
              <w:rPr>
                <w:noProof/>
                <w:webHidden/>
              </w:rPr>
              <w:tab/>
            </w:r>
            <w:r>
              <w:rPr>
                <w:noProof/>
                <w:webHidden/>
              </w:rPr>
              <w:fldChar w:fldCharType="begin"/>
            </w:r>
            <w:r>
              <w:rPr>
                <w:noProof/>
                <w:webHidden/>
              </w:rPr>
              <w:instrText xml:space="preserve"> PAGEREF _Toc238482619 \h </w:instrText>
            </w:r>
            <w:r>
              <w:rPr>
                <w:noProof/>
                <w:webHidden/>
              </w:rPr>
            </w:r>
            <w:r>
              <w:rPr>
                <w:noProof/>
                <w:webHidden/>
              </w:rPr>
              <w:fldChar w:fldCharType="separate"/>
            </w:r>
            <w:r>
              <w:rPr>
                <w:noProof/>
                <w:webHidden/>
              </w:rPr>
              <w:t>54</w:t>
            </w:r>
            <w:r>
              <w:rPr>
                <w:noProof/>
                <w:webHidden/>
              </w:rPr>
              <w:fldChar w:fldCharType="end"/>
            </w:r>
          </w:hyperlink>
        </w:p>
        <w:p w14:paraId="76E64E74" w14:textId="16092AD9" w:rsidR="00FC2B8C" w:rsidRDefault="00FC2B8C">
          <w:pPr>
            <w:pStyle w:val="Inhopg1"/>
            <w:tabs>
              <w:tab w:val="left" w:pos="960"/>
              <w:tab w:val="right" w:leader="dot" w:pos="9628"/>
            </w:tabs>
            <w:rPr>
              <w:noProof/>
              <w:kern w:val="2"/>
              <w:sz w:val="24"/>
              <w:szCs w:val="24"/>
              <w14:ligatures w14:val="standardContextual"/>
            </w:rPr>
          </w:pPr>
          <w:hyperlink w:anchor="_Toc238482620" w:history="1">
            <w:r w:rsidRPr="002933EC">
              <w:rPr>
                <w:rStyle w:val="Hyperlink"/>
                <w:noProof/>
              </w:rPr>
              <w:t>4.1.1.13</w:t>
            </w:r>
            <w:r>
              <w:rPr>
                <w:noProof/>
                <w:kern w:val="2"/>
                <w:sz w:val="24"/>
                <w:szCs w:val="24"/>
                <w14:ligatures w14:val="standardContextual"/>
              </w:rPr>
              <w:tab/>
            </w:r>
            <w:r w:rsidRPr="002933EC">
              <w:rPr>
                <w:rStyle w:val="Hyperlink"/>
                <w:noProof/>
              </w:rPr>
              <w:t>Betaalkaart</w:t>
            </w:r>
            <w:r>
              <w:rPr>
                <w:noProof/>
                <w:webHidden/>
              </w:rPr>
              <w:tab/>
            </w:r>
            <w:r>
              <w:rPr>
                <w:noProof/>
                <w:webHidden/>
              </w:rPr>
              <w:fldChar w:fldCharType="begin"/>
            </w:r>
            <w:r>
              <w:rPr>
                <w:noProof/>
                <w:webHidden/>
              </w:rPr>
              <w:instrText xml:space="preserve"> PAGEREF _Toc238482620 \h </w:instrText>
            </w:r>
            <w:r>
              <w:rPr>
                <w:noProof/>
                <w:webHidden/>
              </w:rPr>
            </w:r>
            <w:r>
              <w:rPr>
                <w:noProof/>
                <w:webHidden/>
              </w:rPr>
              <w:fldChar w:fldCharType="separate"/>
            </w:r>
            <w:r>
              <w:rPr>
                <w:noProof/>
                <w:webHidden/>
              </w:rPr>
              <w:t>54</w:t>
            </w:r>
            <w:r>
              <w:rPr>
                <w:noProof/>
                <w:webHidden/>
              </w:rPr>
              <w:fldChar w:fldCharType="end"/>
            </w:r>
          </w:hyperlink>
        </w:p>
        <w:p w14:paraId="7C5CAEE6" w14:textId="18D33152" w:rsidR="00FC2B8C" w:rsidRDefault="00FC2B8C">
          <w:pPr>
            <w:pStyle w:val="Inhopg1"/>
            <w:tabs>
              <w:tab w:val="left" w:pos="720"/>
              <w:tab w:val="right" w:leader="dot" w:pos="9628"/>
            </w:tabs>
            <w:rPr>
              <w:noProof/>
              <w:kern w:val="2"/>
              <w:sz w:val="24"/>
              <w:szCs w:val="24"/>
              <w14:ligatures w14:val="standardContextual"/>
            </w:rPr>
          </w:pPr>
          <w:hyperlink w:anchor="_Toc238482621" w:history="1">
            <w:r w:rsidRPr="002933EC">
              <w:rPr>
                <w:rStyle w:val="Hyperlink"/>
                <w:noProof/>
              </w:rPr>
              <w:t>4.1.2</w:t>
            </w:r>
            <w:r>
              <w:rPr>
                <w:noProof/>
                <w:kern w:val="2"/>
                <w:sz w:val="24"/>
                <w:szCs w:val="24"/>
                <w14:ligatures w14:val="standardContextual"/>
              </w:rPr>
              <w:tab/>
            </w:r>
            <w:r w:rsidRPr="002933EC">
              <w:rPr>
                <w:rStyle w:val="Hyperlink"/>
                <w:noProof/>
              </w:rPr>
              <w:t>Veiligheid</w:t>
            </w:r>
            <w:r>
              <w:rPr>
                <w:noProof/>
                <w:webHidden/>
              </w:rPr>
              <w:tab/>
            </w:r>
            <w:r>
              <w:rPr>
                <w:noProof/>
                <w:webHidden/>
              </w:rPr>
              <w:fldChar w:fldCharType="begin"/>
            </w:r>
            <w:r>
              <w:rPr>
                <w:noProof/>
                <w:webHidden/>
              </w:rPr>
              <w:instrText xml:space="preserve"> PAGEREF _Toc238482621 \h </w:instrText>
            </w:r>
            <w:r>
              <w:rPr>
                <w:noProof/>
                <w:webHidden/>
              </w:rPr>
            </w:r>
            <w:r>
              <w:rPr>
                <w:noProof/>
                <w:webHidden/>
              </w:rPr>
              <w:fldChar w:fldCharType="separate"/>
            </w:r>
            <w:r>
              <w:rPr>
                <w:noProof/>
                <w:webHidden/>
              </w:rPr>
              <w:t>55</w:t>
            </w:r>
            <w:r>
              <w:rPr>
                <w:noProof/>
                <w:webHidden/>
              </w:rPr>
              <w:fldChar w:fldCharType="end"/>
            </w:r>
          </w:hyperlink>
        </w:p>
        <w:p w14:paraId="0AAEAA04" w14:textId="23694557" w:rsidR="00FC2B8C" w:rsidRDefault="00FC2B8C">
          <w:pPr>
            <w:pStyle w:val="Inhopg1"/>
            <w:tabs>
              <w:tab w:val="left" w:pos="960"/>
              <w:tab w:val="right" w:leader="dot" w:pos="9628"/>
            </w:tabs>
            <w:rPr>
              <w:noProof/>
              <w:kern w:val="2"/>
              <w:sz w:val="24"/>
              <w:szCs w:val="24"/>
              <w14:ligatures w14:val="standardContextual"/>
            </w:rPr>
          </w:pPr>
          <w:hyperlink w:anchor="_Toc238482622" w:history="1">
            <w:r w:rsidRPr="002933EC">
              <w:rPr>
                <w:rStyle w:val="Hyperlink"/>
                <w:noProof/>
              </w:rPr>
              <w:t>4.1.2.1</w:t>
            </w:r>
            <w:r>
              <w:rPr>
                <w:noProof/>
                <w:kern w:val="2"/>
                <w:sz w:val="24"/>
                <w:szCs w:val="24"/>
                <w14:ligatures w14:val="standardContextual"/>
              </w:rPr>
              <w:tab/>
            </w:r>
            <w:r w:rsidRPr="002933EC">
              <w:rPr>
                <w:rStyle w:val="Hyperlink"/>
                <w:noProof/>
              </w:rPr>
              <w:t>Veiligheidssignalisatie</w:t>
            </w:r>
            <w:r>
              <w:rPr>
                <w:noProof/>
                <w:webHidden/>
              </w:rPr>
              <w:tab/>
            </w:r>
            <w:r>
              <w:rPr>
                <w:noProof/>
                <w:webHidden/>
              </w:rPr>
              <w:fldChar w:fldCharType="begin"/>
            </w:r>
            <w:r>
              <w:rPr>
                <w:noProof/>
                <w:webHidden/>
              </w:rPr>
              <w:instrText xml:space="preserve"> PAGEREF _Toc238482622 \h </w:instrText>
            </w:r>
            <w:r>
              <w:rPr>
                <w:noProof/>
                <w:webHidden/>
              </w:rPr>
            </w:r>
            <w:r>
              <w:rPr>
                <w:noProof/>
                <w:webHidden/>
              </w:rPr>
              <w:fldChar w:fldCharType="separate"/>
            </w:r>
            <w:r>
              <w:rPr>
                <w:noProof/>
                <w:webHidden/>
              </w:rPr>
              <w:t>55</w:t>
            </w:r>
            <w:r>
              <w:rPr>
                <w:noProof/>
                <w:webHidden/>
              </w:rPr>
              <w:fldChar w:fldCharType="end"/>
            </w:r>
          </w:hyperlink>
        </w:p>
        <w:p w14:paraId="69BD03B0" w14:textId="47463F55" w:rsidR="00FC2B8C" w:rsidRDefault="00FC2B8C">
          <w:pPr>
            <w:pStyle w:val="Inhopg1"/>
            <w:tabs>
              <w:tab w:val="left" w:pos="960"/>
              <w:tab w:val="right" w:leader="dot" w:pos="9628"/>
            </w:tabs>
            <w:rPr>
              <w:noProof/>
              <w:kern w:val="2"/>
              <w:sz w:val="24"/>
              <w:szCs w:val="24"/>
              <w14:ligatures w14:val="standardContextual"/>
            </w:rPr>
          </w:pPr>
          <w:hyperlink w:anchor="_Toc238482623" w:history="1">
            <w:r w:rsidRPr="002933EC">
              <w:rPr>
                <w:rStyle w:val="Hyperlink"/>
                <w:noProof/>
              </w:rPr>
              <w:t>4.1.2.2</w:t>
            </w:r>
            <w:r>
              <w:rPr>
                <w:noProof/>
                <w:kern w:val="2"/>
                <w:sz w:val="24"/>
                <w:szCs w:val="24"/>
                <w14:ligatures w14:val="standardContextual"/>
              </w:rPr>
              <w:tab/>
            </w:r>
            <w:r w:rsidRPr="002933EC">
              <w:rPr>
                <w:rStyle w:val="Hyperlink"/>
                <w:noProof/>
              </w:rPr>
              <w:t>Maatregelen bij brand (zie instructieaffiche aanwezig in het lokaal)</w:t>
            </w:r>
            <w:r>
              <w:rPr>
                <w:noProof/>
                <w:webHidden/>
              </w:rPr>
              <w:tab/>
            </w:r>
            <w:r>
              <w:rPr>
                <w:noProof/>
                <w:webHidden/>
              </w:rPr>
              <w:fldChar w:fldCharType="begin"/>
            </w:r>
            <w:r>
              <w:rPr>
                <w:noProof/>
                <w:webHidden/>
              </w:rPr>
              <w:instrText xml:space="preserve"> PAGEREF _Toc238482623 \h </w:instrText>
            </w:r>
            <w:r>
              <w:rPr>
                <w:noProof/>
                <w:webHidden/>
              </w:rPr>
            </w:r>
            <w:r>
              <w:rPr>
                <w:noProof/>
                <w:webHidden/>
              </w:rPr>
              <w:fldChar w:fldCharType="separate"/>
            </w:r>
            <w:r>
              <w:rPr>
                <w:noProof/>
                <w:webHidden/>
              </w:rPr>
              <w:t>56</w:t>
            </w:r>
            <w:r>
              <w:rPr>
                <w:noProof/>
                <w:webHidden/>
              </w:rPr>
              <w:fldChar w:fldCharType="end"/>
            </w:r>
          </w:hyperlink>
        </w:p>
        <w:p w14:paraId="13436589" w14:textId="159B7FE9" w:rsidR="00FC2B8C" w:rsidRDefault="00FC2B8C">
          <w:pPr>
            <w:pStyle w:val="Inhopg1"/>
            <w:tabs>
              <w:tab w:val="left" w:pos="960"/>
              <w:tab w:val="right" w:leader="dot" w:pos="9628"/>
            </w:tabs>
            <w:rPr>
              <w:noProof/>
              <w:kern w:val="2"/>
              <w:sz w:val="24"/>
              <w:szCs w:val="24"/>
              <w14:ligatures w14:val="standardContextual"/>
            </w:rPr>
          </w:pPr>
          <w:hyperlink w:anchor="_Toc238482624" w:history="1">
            <w:r w:rsidRPr="002933EC">
              <w:rPr>
                <w:rStyle w:val="Hyperlink"/>
                <w:noProof/>
              </w:rPr>
              <w:t>4.1.2.3</w:t>
            </w:r>
            <w:r>
              <w:rPr>
                <w:noProof/>
                <w:kern w:val="2"/>
                <w:sz w:val="24"/>
                <w:szCs w:val="24"/>
                <w14:ligatures w14:val="standardContextual"/>
              </w:rPr>
              <w:tab/>
            </w:r>
            <w:r w:rsidRPr="002933EC">
              <w:rPr>
                <w:rStyle w:val="Hyperlink"/>
                <w:noProof/>
              </w:rPr>
              <w:t>Veiligheid op de weg en bij extra-murosactiviteiten.</w:t>
            </w:r>
            <w:r>
              <w:rPr>
                <w:noProof/>
                <w:webHidden/>
              </w:rPr>
              <w:tab/>
            </w:r>
            <w:r>
              <w:rPr>
                <w:noProof/>
                <w:webHidden/>
              </w:rPr>
              <w:fldChar w:fldCharType="begin"/>
            </w:r>
            <w:r>
              <w:rPr>
                <w:noProof/>
                <w:webHidden/>
              </w:rPr>
              <w:instrText xml:space="preserve"> PAGEREF _Toc238482624 \h </w:instrText>
            </w:r>
            <w:r>
              <w:rPr>
                <w:noProof/>
                <w:webHidden/>
              </w:rPr>
            </w:r>
            <w:r>
              <w:rPr>
                <w:noProof/>
                <w:webHidden/>
              </w:rPr>
              <w:fldChar w:fldCharType="separate"/>
            </w:r>
            <w:r>
              <w:rPr>
                <w:noProof/>
                <w:webHidden/>
              </w:rPr>
              <w:t>57</w:t>
            </w:r>
            <w:r>
              <w:rPr>
                <w:noProof/>
                <w:webHidden/>
              </w:rPr>
              <w:fldChar w:fldCharType="end"/>
            </w:r>
          </w:hyperlink>
        </w:p>
        <w:p w14:paraId="1B9AF025" w14:textId="15CD6458" w:rsidR="00FC2B8C" w:rsidRDefault="00FC2B8C">
          <w:pPr>
            <w:pStyle w:val="Inhopg1"/>
            <w:tabs>
              <w:tab w:val="left" w:pos="960"/>
              <w:tab w:val="right" w:leader="dot" w:pos="9628"/>
            </w:tabs>
            <w:rPr>
              <w:noProof/>
              <w:kern w:val="2"/>
              <w:sz w:val="24"/>
              <w:szCs w:val="24"/>
              <w14:ligatures w14:val="standardContextual"/>
            </w:rPr>
          </w:pPr>
          <w:hyperlink w:anchor="_Toc238482625" w:history="1">
            <w:r w:rsidRPr="002933EC">
              <w:rPr>
                <w:rStyle w:val="Hyperlink"/>
                <w:noProof/>
              </w:rPr>
              <w:t>4.1.2.4</w:t>
            </w:r>
            <w:r>
              <w:rPr>
                <w:noProof/>
                <w:kern w:val="2"/>
                <w:sz w:val="24"/>
                <w:szCs w:val="24"/>
                <w14:ligatures w14:val="standardContextual"/>
              </w:rPr>
              <w:tab/>
            </w:r>
            <w:r w:rsidRPr="002933EC">
              <w:rPr>
                <w:rStyle w:val="Hyperlink"/>
                <w:noProof/>
              </w:rPr>
              <w:t>Reglementen voor specifieke vakken, LO en ICT</w:t>
            </w:r>
            <w:r>
              <w:rPr>
                <w:noProof/>
                <w:webHidden/>
              </w:rPr>
              <w:tab/>
            </w:r>
            <w:r>
              <w:rPr>
                <w:noProof/>
                <w:webHidden/>
              </w:rPr>
              <w:fldChar w:fldCharType="begin"/>
            </w:r>
            <w:r>
              <w:rPr>
                <w:noProof/>
                <w:webHidden/>
              </w:rPr>
              <w:instrText xml:space="preserve"> PAGEREF _Toc238482625 \h </w:instrText>
            </w:r>
            <w:r>
              <w:rPr>
                <w:noProof/>
                <w:webHidden/>
              </w:rPr>
            </w:r>
            <w:r>
              <w:rPr>
                <w:noProof/>
                <w:webHidden/>
              </w:rPr>
              <w:fldChar w:fldCharType="separate"/>
            </w:r>
            <w:r>
              <w:rPr>
                <w:noProof/>
                <w:webHidden/>
              </w:rPr>
              <w:t>58</w:t>
            </w:r>
            <w:r>
              <w:rPr>
                <w:noProof/>
                <w:webHidden/>
              </w:rPr>
              <w:fldChar w:fldCharType="end"/>
            </w:r>
          </w:hyperlink>
        </w:p>
        <w:p w14:paraId="21FB77D6" w14:textId="2AEF83D3" w:rsidR="00FC2B8C" w:rsidRDefault="00FC2B8C">
          <w:pPr>
            <w:pStyle w:val="Inhopg1"/>
            <w:tabs>
              <w:tab w:val="left" w:pos="960"/>
              <w:tab w:val="right" w:leader="dot" w:pos="9628"/>
            </w:tabs>
            <w:rPr>
              <w:noProof/>
              <w:kern w:val="2"/>
              <w:sz w:val="24"/>
              <w:szCs w:val="24"/>
              <w14:ligatures w14:val="standardContextual"/>
            </w:rPr>
          </w:pPr>
          <w:hyperlink w:anchor="_Toc238482626" w:history="1">
            <w:r w:rsidRPr="002933EC">
              <w:rPr>
                <w:rStyle w:val="Hyperlink"/>
                <w:noProof/>
              </w:rPr>
              <w:t>4.1.2.5</w:t>
            </w:r>
            <w:r>
              <w:rPr>
                <w:noProof/>
                <w:kern w:val="2"/>
                <w:sz w:val="24"/>
                <w:szCs w:val="24"/>
                <w14:ligatures w14:val="standardContextual"/>
              </w:rPr>
              <w:tab/>
            </w:r>
            <w:r w:rsidRPr="002933EC">
              <w:rPr>
                <w:rStyle w:val="Hyperlink"/>
                <w:noProof/>
              </w:rPr>
              <w:t>Vaccinaties en gezondheidsbeoordeling voor leerlingen OB, GZ, HV, BO, AWZW, PB, KB en VZK</w:t>
            </w:r>
            <w:r>
              <w:rPr>
                <w:noProof/>
                <w:webHidden/>
              </w:rPr>
              <w:tab/>
            </w:r>
            <w:r>
              <w:rPr>
                <w:noProof/>
                <w:webHidden/>
              </w:rPr>
              <w:fldChar w:fldCharType="begin"/>
            </w:r>
            <w:r>
              <w:rPr>
                <w:noProof/>
                <w:webHidden/>
              </w:rPr>
              <w:instrText xml:space="preserve"> PAGEREF _Toc238482626 \h </w:instrText>
            </w:r>
            <w:r>
              <w:rPr>
                <w:noProof/>
                <w:webHidden/>
              </w:rPr>
            </w:r>
            <w:r>
              <w:rPr>
                <w:noProof/>
                <w:webHidden/>
              </w:rPr>
              <w:fldChar w:fldCharType="separate"/>
            </w:r>
            <w:r>
              <w:rPr>
                <w:noProof/>
                <w:webHidden/>
              </w:rPr>
              <w:t>58</w:t>
            </w:r>
            <w:r>
              <w:rPr>
                <w:noProof/>
                <w:webHidden/>
              </w:rPr>
              <w:fldChar w:fldCharType="end"/>
            </w:r>
          </w:hyperlink>
        </w:p>
        <w:p w14:paraId="47310FA7" w14:textId="5A01B046" w:rsidR="00FC2B8C" w:rsidRDefault="00FC2B8C">
          <w:pPr>
            <w:pStyle w:val="Inhopg1"/>
            <w:tabs>
              <w:tab w:val="left" w:pos="720"/>
              <w:tab w:val="right" w:leader="dot" w:pos="9628"/>
            </w:tabs>
            <w:rPr>
              <w:noProof/>
              <w:kern w:val="2"/>
              <w:sz w:val="24"/>
              <w:szCs w:val="24"/>
              <w14:ligatures w14:val="standardContextual"/>
            </w:rPr>
          </w:pPr>
          <w:hyperlink w:anchor="_Toc238482627" w:history="1">
            <w:r w:rsidRPr="002933EC">
              <w:rPr>
                <w:rStyle w:val="Hyperlink"/>
                <w:noProof/>
              </w:rPr>
              <w:t>4.1.3</w:t>
            </w:r>
            <w:r>
              <w:rPr>
                <w:noProof/>
                <w:kern w:val="2"/>
                <w:sz w:val="24"/>
                <w:szCs w:val="24"/>
                <w14:ligatures w14:val="standardContextual"/>
              </w:rPr>
              <w:tab/>
            </w:r>
            <w:r w:rsidRPr="002933EC">
              <w:rPr>
                <w:rStyle w:val="Hyperlink"/>
                <w:noProof/>
              </w:rPr>
              <w:t>Gezondheid</w:t>
            </w:r>
            <w:r>
              <w:rPr>
                <w:noProof/>
                <w:webHidden/>
              </w:rPr>
              <w:tab/>
            </w:r>
            <w:r>
              <w:rPr>
                <w:noProof/>
                <w:webHidden/>
              </w:rPr>
              <w:fldChar w:fldCharType="begin"/>
            </w:r>
            <w:r>
              <w:rPr>
                <w:noProof/>
                <w:webHidden/>
              </w:rPr>
              <w:instrText xml:space="preserve"> PAGEREF _Toc238482627 \h </w:instrText>
            </w:r>
            <w:r>
              <w:rPr>
                <w:noProof/>
                <w:webHidden/>
              </w:rPr>
            </w:r>
            <w:r>
              <w:rPr>
                <w:noProof/>
                <w:webHidden/>
              </w:rPr>
              <w:fldChar w:fldCharType="separate"/>
            </w:r>
            <w:r>
              <w:rPr>
                <w:noProof/>
                <w:webHidden/>
              </w:rPr>
              <w:t>58</w:t>
            </w:r>
            <w:r>
              <w:rPr>
                <w:noProof/>
                <w:webHidden/>
              </w:rPr>
              <w:fldChar w:fldCharType="end"/>
            </w:r>
          </w:hyperlink>
        </w:p>
        <w:p w14:paraId="40325B60" w14:textId="249F29A7" w:rsidR="00FC2B8C" w:rsidRDefault="00FC2B8C">
          <w:pPr>
            <w:pStyle w:val="Inhopg1"/>
            <w:tabs>
              <w:tab w:val="left" w:pos="960"/>
              <w:tab w:val="right" w:leader="dot" w:pos="9628"/>
            </w:tabs>
            <w:rPr>
              <w:noProof/>
              <w:kern w:val="2"/>
              <w:sz w:val="24"/>
              <w:szCs w:val="24"/>
              <w14:ligatures w14:val="standardContextual"/>
            </w:rPr>
          </w:pPr>
          <w:hyperlink w:anchor="_Toc238482628" w:history="1">
            <w:r w:rsidRPr="002933EC">
              <w:rPr>
                <w:rStyle w:val="Hyperlink"/>
                <w:noProof/>
              </w:rPr>
              <w:t>4.1.3.1</w:t>
            </w:r>
            <w:r>
              <w:rPr>
                <w:noProof/>
                <w:kern w:val="2"/>
                <w:sz w:val="24"/>
                <w:szCs w:val="24"/>
                <w14:ligatures w14:val="standardContextual"/>
              </w:rPr>
              <w:tab/>
            </w:r>
            <w:r w:rsidRPr="002933EC">
              <w:rPr>
                <w:rStyle w:val="Hyperlink"/>
                <w:noProof/>
              </w:rPr>
              <w:t>Gezonde voeding</w:t>
            </w:r>
            <w:r>
              <w:rPr>
                <w:noProof/>
                <w:webHidden/>
              </w:rPr>
              <w:tab/>
            </w:r>
            <w:r>
              <w:rPr>
                <w:noProof/>
                <w:webHidden/>
              </w:rPr>
              <w:fldChar w:fldCharType="begin"/>
            </w:r>
            <w:r>
              <w:rPr>
                <w:noProof/>
                <w:webHidden/>
              </w:rPr>
              <w:instrText xml:space="preserve"> PAGEREF _Toc238482628 \h </w:instrText>
            </w:r>
            <w:r>
              <w:rPr>
                <w:noProof/>
                <w:webHidden/>
              </w:rPr>
            </w:r>
            <w:r>
              <w:rPr>
                <w:noProof/>
                <w:webHidden/>
              </w:rPr>
              <w:fldChar w:fldCharType="separate"/>
            </w:r>
            <w:r>
              <w:rPr>
                <w:noProof/>
                <w:webHidden/>
              </w:rPr>
              <w:t>59</w:t>
            </w:r>
            <w:r>
              <w:rPr>
                <w:noProof/>
                <w:webHidden/>
              </w:rPr>
              <w:fldChar w:fldCharType="end"/>
            </w:r>
          </w:hyperlink>
        </w:p>
        <w:p w14:paraId="66E84651" w14:textId="6E1FF7C3" w:rsidR="00FC2B8C" w:rsidRDefault="00FC2B8C">
          <w:pPr>
            <w:pStyle w:val="Inhopg1"/>
            <w:tabs>
              <w:tab w:val="left" w:pos="960"/>
              <w:tab w:val="right" w:leader="dot" w:pos="9628"/>
            </w:tabs>
            <w:rPr>
              <w:noProof/>
              <w:kern w:val="2"/>
              <w:sz w:val="24"/>
              <w:szCs w:val="24"/>
              <w14:ligatures w14:val="standardContextual"/>
            </w:rPr>
          </w:pPr>
          <w:hyperlink w:anchor="_Toc238482629" w:history="1">
            <w:r w:rsidRPr="002933EC">
              <w:rPr>
                <w:rStyle w:val="Hyperlink"/>
                <w:noProof/>
              </w:rPr>
              <w:t>4.1.3.2</w:t>
            </w:r>
            <w:r>
              <w:rPr>
                <w:noProof/>
                <w:kern w:val="2"/>
                <w:sz w:val="24"/>
                <w:szCs w:val="24"/>
                <w14:ligatures w14:val="standardContextual"/>
              </w:rPr>
              <w:tab/>
            </w:r>
            <w:r w:rsidRPr="002933EC">
              <w:rPr>
                <w:rStyle w:val="Hyperlink"/>
                <w:noProof/>
              </w:rPr>
              <w:t>Beweging</w:t>
            </w:r>
            <w:r>
              <w:rPr>
                <w:noProof/>
                <w:webHidden/>
              </w:rPr>
              <w:tab/>
            </w:r>
            <w:r>
              <w:rPr>
                <w:noProof/>
                <w:webHidden/>
              </w:rPr>
              <w:fldChar w:fldCharType="begin"/>
            </w:r>
            <w:r>
              <w:rPr>
                <w:noProof/>
                <w:webHidden/>
              </w:rPr>
              <w:instrText xml:space="preserve"> PAGEREF _Toc238482629 \h </w:instrText>
            </w:r>
            <w:r>
              <w:rPr>
                <w:noProof/>
                <w:webHidden/>
              </w:rPr>
            </w:r>
            <w:r>
              <w:rPr>
                <w:noProof/>
                <w:webHidden/>
              </w:rPr>
              <w:fldChar w:fldCharType="separate"/>
            </w:r>
            <w:r>
              <w:rPr>
                <w:noProof/>
                <w:webHidden/>
              </w:rPr>
              <w:t>59</w:t>
            </w:r>
            <w:r>
              <w:rPr>
                <w:noProof/>
                <w:webHidden/>
              </w:rPr>
              <w:fldChar w:fldCharType="end"/>
            </w:r>
          </w:hyperlink>
        </w:p>
        <w:p w14:paraId="77DE8676" w14:textId="1446FEAA" w:rsidR="00FC2B8C" w:rsidRDefault="00FC2B8C">
          <w:pPr>
            <w:pStyle w:val="Inhopg1"/>
            <w:tabs>
              <w:tab w:val="left" w:pos="960"/>
              <w:tab w:val="right" w:leader="dot" w:pos="9628"/>
            </w:tabs>
            <w:rPr>
              <w:noProof/>
              <w:kern w:val="2"/>
              <w:sz w:val="24"/>
              <w:szCs w:val="24"/>
              <w14:ligatures w14:val="standardContextual"/>
            </w:rPr>
          </w:pPr>
          <w:hyperlink w:anchor="_Toc238482630" w:history="1">
            <w:r w:rsidRPr="002933EC">
              <w:rPr>
                <w:rStyle w:val="Hyperlink"/>
                <w:noProof/>
              </w:rPr>
              <w:t>4.1.3.3</w:t>
            </w:r>
            <w:r>
              <w:rPr>
                <w:noProof/>
                <w:kern w:val="2"/>
                <w:sz w:val="24"/>
                <w:szCs w:val="24"/>
                <w14:ligatures w14:val="standardContextual"/>
              </w:rPr>
              <w:tab/>
            </w:r>
            <w:r w:rsidRPr="002933EC">
              <w:rPr>
                <w:rStyle w:val="Hyperlink"/>
                <w:noProof/>
              </w:rPr>
              <w:t>Alcohol</w:t>
            </w:r>
            <w:r>
              <w:rPr>
                <w:noProof/>
                <w:webHidden/>
              </w:rPr>
              <w:tab/>
            </w:r>
            <w:r>
              <w:rPr>
                <w:noProof/>
                <w:webHidden/>
              </w:rPr>
              <w:fldChar w:fldCharType="begin"/>
            </w:r>
            <w:r>
              <w:rPr>
                <w:noProof/>
                <w:webHidden/>
              </w:rPr>
              <w:instrText xml:space="preserve"> PAGEREF _Toc238482630 \h </w:instrText>
            </w:r>
            <w:r>
              <w:rPr>
                <w:noProof/>
                <w:webHidden/>
              </w:rPr>
            </w:r>
            <w:r>
              <w:rPr>
                <w:noProof/>
                <w:webHidden/>
              </w:rPr>
              <w:fldChar w:fldCharType="separate"/>
            </w:r>
            <w:r>
              <w:rPr>
                <w:noProof/>
                <w:webHidden/>
              </w:rPr>
              <w:t>59</w:t>
            </w:r>
            <w:r>
              <w:rPr>
                <w:noProof/>
                <w:webHidden/>
              </w:rPr>
              <w:fldChar w:fldCharType="end"/>
            </w:r>
          </w:hyperlink>
        </w:p>
        <w:p w14:paraId="2ED9526E" w14:textId="7AE56AF5" w:rsidR="00FC2B8C" w:rsidRDefault="00FC2B8C">
          <w:pPr>
            <w:pStyle w:val="Inhopg1"/>
            <w:tabs>
              <w:tab w:val="left" w:pos="960"/>
              <w:tab w:val="right" w:leader="dot" w:pos="9628"/>
            </w:tabs>
            <w:rPr>
              <w:noProof/>
              <w:kern w:val="2"/>
              <w:sz w:val="24"/>
              <w:szCs w:val="24"/>
              <w14:ligatures w14:val="standardContextual"/>
            </w:rPr>
          </w:pPr>
          <w:hyperlink w:anchor="_Toc238482631" w:history="1">
            <w:r w:rsidRPr="002933EC">
              <w:rPr>
                <w:rStyle w:val="Hyperlink"/>
                <w:noProof/>
              </w:rPr>
              <w:t>4.1.3.4</w:t>
            </w:r>
            <w:r>
              <w:rPr>
                <w:noProof/>
                <w:kern w:val="2"/>
                <w:sz w:val="24"/>
                <w:szCs w:val="24"/>
                <w14:ligatures w14:val="standardContextual"/>
              </w:rPr>
              <w:tab/>
            </w:r>
            <w:r w:rsidRPr="002933EC">
              <w:rPr>
                <w:rStyle w:val="Hyperlink"/>
                <w:noProof/>
              </w:rPr>
              <w:t>Roken - tabak</w:t>
            </w:r>
            <w:r>
              <w:rPr>
                <w:noProof/>
                <w:webHidden/>
              </w:rPr>
              <w:tab/>
            </w:r>
            <w:r>
              <w:rPr>
                <w:noProof/>
                <w:webHidden/>
              </w:rPr>
              <w:fldChar w:fldCharType="begin"/>
            </w:r>
            <w:r>
              <w:rPr>
                <w:noProof/>
                <w:webHidden/>
              </w:rPr>
              <w:instrText xml:space="preserve"> PAGEREF _Toc238482631 \h </w:instrText>
            </w:r>
            <w:r>
              <w:rPr>
                <w:noProof/>
                <w:webHidden/>
              </w:rPr>
            </w:r>
            <w:r>
              <w:rPr>
                <w:noProof/>
                <w:webHidden/>
              </w:rPr>
              <w:fldChar w:fldCharType="separate"/>
            </w:r>
            <w:r>
              <w:rPr>
                <w:noProof/>
                <w:webHidden/>
              </w:rPr>
              <w:t>62</w:t>
            </w:r>
            <w:r>
              <w:rPr>
                <w:noProof/>
                <w:webHidden/>
              </w:rPr>
              <w:fldChar w:fldCharType="end"/>
            </w:r>
          </w:hyperlink>
        </w:p>
        <w:p w14:paraId="623C1FA6" w14:textId="4D6654E5" w:rsidR="00FC2B8C" w:rsidRDefault="00FC2B8C">
          <w:pPr>
            <w:pStyle w:val="Inhopg1"/>
            <w:tabs>
              <w:tab w:val="left" w:pos="960"/>
              <w:tab w:val="right" w:leader="dot" w:pos="9628"/>
            </w:tabs>
            <w:rPr>
              <w:noProof/>
              <w:kern w:val="2"/>
              <w:sz w:val="24"/>
              <w:szCs w:val="24"/>
              <w14:ligatures w14:val="standardContextual"/>
            </w:rPr>
          </w:pPr>
          <w:hyperlink w:anchor="_Toc238482632" w:history="1">
            <w:r w:rsidRPr="002933EC">
              <w:rPr>
                <w:rStyle w:val="Hyperlink"/>
                <w:noProof/>
              </w:rPr>
              <w:t>4.1.3.5</w:t>
            </w:r>
            <w:r>
              <w:rPr>
                <w:noProof/>
                <w:kern w:val="2"/>
                <w:sz w:val="24"/>
                <w:szCs w:val="24"/>
                <w14:ligatures w14:val="standardContextual"/>
              </w:rPr>
              <w:tab/>
            </w:r>
            <w:r w:rsidRPr="002933EC">
              <w:rPr>
                <w:rStyle w:val="Hyperlink"/>
                <w:noProof/>
              </w:rPr>
              <w:t>Illegale drugs</w:t>
            </w:r>
            <w:r>
              <w:rPr>
                <w:noProof/>
                <w:webHidden/>
              </w:rPr>
              <w:tab/>
            </w:r>
            <w:r>
              <w:rPr>
                <w:noProof/>
                <w:webHidden/>
              </w:rPr>
              <w:fldChar w:fldCharType="begin"/>
            </w:r>
            <w:r>
              <w:rPr>
                <w:noProof/>
                <w:webHidden/>
              </w:rPr>
              <w:instrText xml:space="preserve"> PAGEREF _Toc238482632 \h </w:instrText>
            </w:r>
            <w:r>
              <w:rPr>
                <w:noProof/>
                <w:webHidden/>
              </w:rPr>
            </w:r>
            <w:r>
              <w:rPr>
                <w:noProof/>
                <w:webHidden/>
              </w:rPr>
              <w:fldChar w:fldCharType="separate"/>
            </w:r>
            <w:r>
              <w:rPr>
                <w:noProof/>
                <w:webHidden/>
              </w:rPr>
              <w:t>63</w:t>
            </w:r>
            <w:r>
              <w:rPr>
                <w:noProof/>
                <w:webHidden/>
              </w:rPr>
              <w:fldChar w:fldCharType="end"/>
            </w:r>
          </w:hyperlink>
        </w:p>
        <w:p w14:paraId="37970D67" w14:textId="7B475C8C" w:rsidR="00FC2B8C" w:rsidRDefault="00FC2B8C">
          <w:pPr>
            <w:pStyle w:val="Inhopg1"/>
            <w:tabs>
              <w:tab w:val="left" w:pos="960"/>
              <w:tab w:val="right" w:leader="dot" w:pos="9628"/>
            </w:tabs>
            <w:rPr>
              <w:noProof/>
              <w:kern w:val="2"/>
              <w:sz w:val="24"/>
              <w:szCs w:val="24"/>
              <w14:ligatures w14:val="standardContextual"/>
            </w:rPr>
          </w:pPr>
          <w:hyperlink w:anchor="_Toc238482633" w:history="1">
            <w:r w:rsidRPr="002933EC">
              <w:rPr>
                <w:rStyle w:val="Hyperlink"/>
                <w:noProof/>
              </w:rPr>
              <w:t>4.1.3.6</w:t>
            </w:r>
            <w:r>
              <w:rPr>
                <w:noProof/>
                <w:kern w:val="2"/>
                <w:sz w:val="24"/>
                <w:szCs w:val="24"/>
                <w14:ligatures w14:val="standardContextual"/>
              </w:rPr>
              <w:tab/>
            </w:r>
            <w:r w:rsidRPr="002933EC">
              <w:rPr>
                <w:rStyle w:val="Hyperlink"/>
                <w:noProof/>
              </w:rPr>
              <w:t>Eerste hulp, het gebruik van geneesmiddelen en andere medische handelingen op school.</w:t>
            </w:r>
            <w:r>
              <w:rPr>
                <w:noProof/>
                <w:webHidden/>
              </w:rPr>
              <w:tab/>
            </w:r>
            <w:r>
              <w:rPr>
                <w:noProof/>
                <w:webHidden/>
              </w:rPr>
              <w:fldChar w:fldCharType="begin"/>
            </w:r>
            <w:r>
              <w:rPr>
                <w:noProof/>
                <w:webHidden/>
              </w:rPr>
              <w:instrText xml:space="preserve"> PAGEREF _Toc238482633 \h </w:instrText>
            </w:r>
            <w:r>
              <w:rPr>
                <w:noProof/>
                <w:webHidden/>
              </w:rPr>
            </w:r>
            <w:r>
              <w:rPr>
                <w:noProof/>
                <w:webHidden/>
              </w:rPr>
              <w:fldChar w:fldCharType="separate"/>
            </w:r>
            <w:r>
              <w:rPr>
                <w:noProof/>
                <w:webHidden/>
              </w:rPr>
              <w:t>65</w:t>
            </w:r>
            <w:r>
              <w:rPr>
                <w:noProof/>
                <w:webHidden/>
              </w:rPr>
              <w:fldChar w:fldCharType="end"/>
            </w:r>
          </w:hyperlink>
        </w:p>
        <w:p w14:paraId="38EA0A0D" w14:textId="1CF36149" w:rsidR="00FC2B8C" w:rsidRDefault="00FC2B8C">
          <w:pPr>
            <w:pStyle w:val="Inhopg1"/>
            <w:tabs>
              <w:tab w:val="left" w:pos="720"/>
              <w:tab w:val="right" w:leader="dot" w:pos="9628"/>
            </w:tabs>
            <w:rPr>
              <w:noProof/>
              <w:kern w:val="2"/>
              <w:sz w:val="24"/>
              <w:szCs w:val="24"/>
              <w14:ligatures w14:val="standardContextual"/>
            </w:rPr>
          </w:pPr>
          <w:hyperlink w:anchor="_Toc238482634" w:history="1">
            <w:r w:rsidRPr="002933EC">
              <w:rPr>
                <w:rStyle w:val="Hyperlink"/>
                <w:noProof/>
              </w:rPr>
              <w:t>4.1.4</w:t>
            </w:r>
            <w:r>
              <w:rPr>
                <w:noProof/>
                <w:kern w:val="2"/>
                <w:sz w:val="24"/>
                <w:szCs w:val="24"/>
                <w14:ligatures w14:val="standardContextual"/>
              </w:rPr>
              <w:tab/>
            </w:r>
            <w:r w:rsidRPr="002933EC">
              <w:rPr>
                <w:rStyle w:val="Hyperlink"/>
                <w:noProof/>
              </w:rPr>
              <w:t>Pesten en geweld</w:t>
            </w:r>
            <w:r>
              <w:rPr>
                <w:noProof/>
                <w:webHidden/>
              </w:rPr>
              <w:tab/>
            </w:r>
            <w:r>
              <w:rPr>
                <w:noProof/>
                <w:webHidden/>
              </w:rPr>
              <w:fldChar w:fldCharType="begin"/>
            </w:r>
            <w:r>
              <w:rPr>
                <w:noProof/>
                <w:webHidden/>
              </w:rPr>
              <w:instrText xml:space="preserve"> PAGEREF _Toc238482634 \h </w:instrText>
            </w:r>
            <w:r>
              <w:rPr>
                <w:noProof/>
                <w:webHidden/>
              </w:rPr>
            </w:r>
            <w:r>
              <w:rPr>
                <w:noProof/>
                <w:webHidden/>
              </w:rPr>
              <w:fldChar w:fldCharType="separate"/>
            </w:r>
            <w:r>
              <w:rPr>
                <w:noProof/>
                <w:webHidden/>
              </w:rPr>
              <w:t>66</w:t>
            </w:r>
            <w:r>
              <w:rPr>
                <w:noProof/>
                <w:webHidden/>
              </w:rPr>
              <w:fldChar w:fldCharType="end"/>
            </w:r>
          </w:hyperlink>
        </w:p>
        <w:p w14:paraId="05906234" w14:textId="425B3282" w:rsidR="00FC2B8C" w:rsidRDefault="00FC2B8C">
          <w:pPr>
            <w:pStyle w:val="Inhopg1"/>
            <w:tabs>
              <w:tab w:val="left" w:pos="720"/>
              <w:tab w:val="right" w:leader="dot" w:pos="9628"/>
            </w:tabs>
            <w:rPr>
              <w:noProof/>
              <w:kern w:val="2"/>
              <w:sz w:val="24"/>
              <w:szCs w:val="24"/>
              <w14:ligatures w14:val="standardContextual"/>
            </w:rPr>
          </w:pPr>
          <w:hyperlink w:anchor="_Toc238482635" w:history="1">
            <w:r w:rsidRPr="002933EC">
              <w:rPr>
                <w:rStyle w:val="Hyperlink"/>
                <w:noProof/>
              </w:rPr>
              <w:t>4.1.5</w:t>
            </w:r>
            <w:r>
              <w:rPr>
                <w:noProof/>
                <w:kern w:val="2"/>
                <w:sz w:val="24"/>
                <w:szCs w:val="24"/>
                <w14:ligatures w14:val="standardContextual"/>
              </w:rPr>
              <w:tab/>
            </w:r>
            <w:r w:rsidRPr="002933EC">
              <w:rPr>
                <w:rStyle w:val="Hyperlink"/>
                <w:noProof/>
              </w:rPr>
              <w:t>Privacy</w:t>
            </w:r>
            <w:r>
              <w:rPr>
                <w:noProof/>
                <w:webHidden/>
              </w:rPr>
              <w:tab/>
            </w:r>
            <w:r>
              <w:rPr>
                <w:noProof/>
                <w:webHidden/>
              </w:rPr>
              <w:fldChar w:fldCharType="begin"/>
            </w:r>
            <w:r>
              <w:rPr>
                <w:noProof/>
                <w:webHidden/>
              </w:rPr>
              <w:instrText xml:space="preserve"> PAGEREF _Toc238482635 \h </w:instrText>
            </w:r>
            <w:r>
              <w:rPr>
                <w:noProof/>
                <w:webHidden/>
              </w:rPr>
            </w:r>
            <w:r>
              <w:rPr>
                <w:noProof/>
                <w:webHidden/>
              </w:rPr>
              <w:fldChar w:fldCharType="separate"/>
            </w:r>
            <w:r>
              <w:rPr>
                <w:noProof/>
                <w:webHidden/>
              </w:rPr>
              <w:t>68</w:t>
            </w:r>
            <w:r>
              <w:rPr>
                <w:noProof/>
                <w:webHidden/>
              </w:rPr>
              <w:fldChar w:fldCharType="end"/>
            </w:r>
          </w:hyperlink>
        </w:p>
        <w:p w14:paraId="0F141154" w14:textId="7FAB2CEE" w:rsidR="00FC2B8C" w:rsidRDefault="00FC2B8C">
          <w:pPr>
            <w:pStyle w:val="Inhopg1"/>
            <w:tabs>
              <w:tab w:val="left" w:pos="960"/>
              <w:tab w:val="right" w:leader="dot" w:pos="9628"/>
            </w:tabs>
            <w:rPr>
              <w:noProof/>
              <w:kern w:val="2"/>
              <w:sz w:val="24"/>
              <w:szCs w:val="24"/>
              <w14:ligatures w14:val="standardContextual"/>
            </w:rPr>
          </w:pPr>
          <w:hyperlink w:anchor="_Toc238482636" w:history="1">
            <w:r w:rsidRPr="002933EC">
              <w:rPr>
                <w:rStyle w:val="Hyperlink"/>
                <w:noProof/>
              </w:rPr>
              <w:t>4.1.5.1</w:t>
            </w:r>
            <w:r>
              <w:rPr>
                <w:noProof/>
                <w:kern w:val="2"/>
                <w:sz w:val="24"/>
                <w:szCs w:val="24"/>
                <w14:ligatures w14:val="standardContextual"/>
              </w:rPr>
              <w:tab/>
            </w:r>
            <w:r w:rsidRPr="002933EC">
              <w:rPr>
                <w:rStyle w:val="Hyperlink"/>
                <w:noProof/>
              </w:rPr>
              <w:t>Hoe en welke informatie houden we over je bij?</w:t>
            </w:r>
            <w:r>
              <w:rPr>
                <w:noProof/>
                <w:webHidden/>
              </w:rPr>
              <w:tab/>
            </w:r>
            <w:r>
              <w:rPr>
                <w:noProof/>
                <w:webHidden/>
              </w:rPr>
              <w:fldChar w:fldCharType="begin"/>
            </w:r>
            <w:r>
              <w:rPr>
                <w:noProof/>
                <w:webHidden/>
              </w:rPr>
              <w:instrText xml:space="preserve"> PAGEREF _Toc238482636 \h </w:instrText>
            </w:r>
            <w:r>
              <w:rPr>
                <w:noProof/>
                <w:webHidden/>
              </w:rPr>
            </w:r>
            <w:r>
              <w:rPr>
                <w:noProof/>
                <w:webHidden/>
              </w:rPr>
              <w:fldChar w:fldCharType="separate"/>
            </w:r>
            <w:r>
              <w:rPr>
                <w:noProof/>
                <w:webHidden/>
              </w:rPr>
              <w:t>68</w:t>
            </w:r>
            <w:r>
              <w:rPr>
                <w:noProof/>
                <w:webHidden/>
              </w:rPr>
              <w:fldChar w:fldCharType="end"/>
            </w:r>
          </w:hyperlink>
        </w:p>
        <w:p w14:paraId="0FE96BFB" w14:textId="22C13E3C" w:rsidR="00FC2B8C" w:rsidRDefault="00FC2B8C">
          <w:pPr>
            <w:pStyle w:val="Inhopg1"/>
            <w:tabs>
              <w:tab w:val="left" w:pos="960"/>
              <w:tab w:val="right" w:leader="dot" w:pos="9628"/>
            </w:tabs>
            <w:rPr>
              <w:noProof/>
              <w:kern w:val="2"/>
              <w:sz w:val="24"/>
              <w:szCs w:val="24"/>
              <w14:ligatures w14:val="standardContextual"/>
            </w:rPr>
          </w:pPr>
          <w:hyperlink w:anchor="_Toc238482637" w:history="1">
            <w:r w:rsidRPr="002933EC">
              <w:rPr>
                <w:rStyle w:val="Hyperlink"/>
                <w:noProof/>
              </w:rPr>
              <w:t>4.1.5.2</w:t>
            </w:r>
            <w:r>
              <w:rPr>
                <w:noProof/>
                <w:kern w:val="2"/>
                <w:sz w:val="24"/>
                <w:szCs w:val="24"/>
                <w14:ligatures w14:val="standardContextual"/>
              </w:rPr>
              <w:tab/>
            </w:r>
            <w:r w:rsidRPr="002933EC">
              <w:rPr>
                <w:rStyle w:val="Hyperlink"/>
                <w:noProof/>
              </w:rPr>
              <w:t>Wat als je van school verandert?</w:t>
            </w:r>
            <w:r>
              <w:rPr>
                <w:noProof/>
                <w:webHidden/>
              </w:rPr>
              <w:tab/>
            </w:r>
            <w:r>
              <w:rPr>
                <w:noProof/>
                <w:webHidden/>
              </w:rPr>
              <w:fldChar w:fldCharType="begin"/>
            </w:r>
            <w:r>
              <w:rPr>
                <w:noProof/>
                <w:webHidden/>
              </w:rPr>
              <w:instrText xml:space="preserve"> PAGEREF _Toc238482637 \h </w:instrText>
            </w:r>
            <w:r>
              <w:rPr>
                <w:noProof/>
                <w:webHidden/>
              </w:rPr>
            </w:r>
            <w:r>
              <w:rPr>
                <w:noProof/>
                <w:webHidden/>
              </w:rPr>
              <w:fldChar w:fldCharType="separate"/>
            </w:r>
            <w:r>
              <w:rPr>
                <w:noProof/>
                <w:webHidden/>
              </w:rPr>
              <w:t>69</w:t>
            </w:r>
            <w:r>
              <w:rPr>
                <w:noProof/>
                <w:webHidden/>
              </w:rPr>
              <w:fldChar w:fldCharType="end"/>
            </w:r>
          </w:hyperlink>
        </w:p>
        <w:p w14:paraId="08E032F6" w14:textId="64A3BD39" w:rsidR="00FC2B8C" w:rsidRDefault="00FC2B8C">
          <w:pPr>
            <w:pStyle w:val="Inhopg1"/>
            <w:tabs>
              <w:tab w:val="left" w:pos="960"/>
              <w:tab w:val="right" w:leader="dot" w:pos="9628"/>
            </w:tabs>
            <w:rPr>
              <w:noProof/>
              <w:kern w:val="2"/>
              <w:sz w:val="24"/>
              <w:szCs w:val="24"/>
              <w14:ligatures w14:val="standardContextual"/>
            </w:rPr>
          </w:pPr>
          <w:hyperlink w:anchor="_Toc238482638" w:history="1">
            <w:r w:rsidRPr="002933EC">
              <w:rPr>
                <w:rStyle w:val="Hyperlink"/>
                <w:noProof/>
              </w:rPr>
              <w:t>4.1.5.3</w:t>
            </w:r>
            <w:r>
              <w:rPr>
                <w:noProof/>
                <w:kern w:val="2"/>
                <w:sz w:val="24"/>
                <w:szCs w:val="24"/>
                <w14:ligatures w14:val="standardContextual"/>
              </w:rPr>
              <w:tab/>
            </w:r>
            <w:r w:rsidRPr="002933EC">
              <w:rPr>
                <w:rStyle w:val="Hyperlink"/>
                <w:noProof/>
              </w:rPr>
              <w:t>Publicatie van beeld- of geluidsopnames (foto’s, filmpjes…)</w:t>
            </w:r>
            <w:r>
              <w:rPr>
                <w:noProof/>
                <w:webHidden/>
              </w:rPr>
              <w:tab/>
            </w:r>
            <w:r>
              <w:rPr>
                <w:noProof/>
                <w:webHidden/>
              </w:rPr>
              <w:fldChar w:fldCharType="begin"/>
            </w:r>
            <w:r>
              <w:rPr>
                <w:noProof/>
                <w:webHidden/>
              </w:rPr>
              <w:instrText xml:space="preserve"> PAGEREF _Toc238482638 \h </w:instrText>
            </w:r>
            <w:r>
              <w:rPr>
                <w:noProof/>
                <w:webHidden/>
              </w:rPr>
            </w:r>
            <w:r>
              <w:rPr>
                <w:noProof/>
                <w:webHidden/>
              </w:rPr>
              <w:fldChar w:fldCharType="separate"/>
            </w:r>
            <w:r>
              <w:rPr>
                <w:noProof/>
                <w:webHidden/>
              </w:rPr>
              <w:t>69</w:t>
            </w:r>
            <w:r>
              <w:rPr>
                <w:noProof/>
                <w:webHidden/>
              </w:rPr>
              <w:fldChar w:fldCharType="end"/>
            </w:r>
          </w:hyperlink>
        </w:p>
        <w:p w14:paraId="1C0FB261" w14:textId="0CF0B655" w:rsidR="00FC2B8C" w:rsidRDefault="00FC2B8C">
          <w:pPr>
            <w:pStyle w:val="Inhopg1"/>
            <w:tabs>
              <w:tab w:val="left" w:pos="960"/>
              <w:tab w:val="right" w:leader="dot" w:pos="9628"/>
            </w:tabs>
            <w:rPr>
              <w:noProof/>
              <w:kern w:val="2"/>
              <w:sz w:val="24"/>
              <w:szCs w:val="24"/>
              <w14:ligatures w14:val="standardContextual"/>
            </w:rPr>
          </w:pPr>
          <w:hyperlink w:anchor="_Toc238482639" w:history="1">
            <w:r w:rsidRPr="002933EC">
              <w:rPr>
                <w:rStyle w:val="Hyperlink"/>
                <w:noProof/>
              </w:rPr>
              <w:t>4.1.5.4</w:t>
            </w:r>
            <w:r>
              <w:rPr>
                <w:noProof/>
                <w:kern w:val="2"/>
                <w:sz w:val="24"/>
                <w:szCs w:val="24"/>
                <w14:ligatures w14:val="standardContextual"/>
              </w:rPr>
              <w:tab/>
            </w:r>
            <w:r w:rsidRPr="002933EC">
              <w:rPr>
                <w:rStyle w:val="Hyperlink"/>
                <w:noProof/>
              </w:rPr>
              <w:t>Gebruik van sociale media</w:t>
            </w:r>
            <w:r>
              <w:rPr>
                <w:noProof/>
                <w:webHidden/>
              </w:rPr>
              <w:tab/>
            </w:r>
            <w:r>
              <w:rPr>
                <w:noProof/>
                <w:webHidden/>
              </w:rPr>
              <w:fldChar w:fldCharType="begin"/>
            </w:r>
            <w:r>
              <w:rPr>
                <w:noProof/>
                <w:webHidden/>
              </w:rPr>
              <w:instrText xml:space="preserve"> PAGEREF _Toc238482639 \h </w:instrText>
            </w:r>
            <w:r>
              <w:rPr>
                <w:noProof/>
                <w:webHidden/>
              </w:rPr>
            </w:r>
            <w:r>
              <w:rPr>
                <w:noProof/>
                <w:webHidden/>
              </w:rPr>
              <w:fldChar w:fldCharType="separate"/>
            </w:r>
            <w:r>
              <w:rPr>
                <w:noProof/>
                <w:webHidden/>
              </w:rPr>
              <w:t>70</w:t>
            </w:r>
            <w:r>
              <w:rPr>
                <w:noProof/>
                <w:webHidden/>
              </w:rPr>
              <w:fldChar w:fldCharType="end"/>
            </w:r>
          </w:hyperlink>
        </w:p>
        <w:p w14:paraId="213AF0C2" w14:textId="62131937" w:rsidR="00FC2B8C" w:rsidRDefault="00FC2B8C">
          <w:pPr>
            <w:pStyle w:val="Inhopg1"/>
            <w:tabs>
              <w:tab w:val="left" w:pos="960"/>
              <w:tab w:val="right" w:leader="dot" w:pos="9628"/>
            </w:tabs>
            <w:rPr>
              <w:noProof/>
              <w:kern w:val="2"/>
              <w:sz w:val="24"/>
              <w:szCs w:val="24"/>
              <w14:ligatures w14:val="standardContextual"/>
            </w:rPr>
          </w:pPr>
          <w:hyperlink w:anchor="_Toc238482640" w:history="1">
            <w:r w:rsidRPr="002933EC">
              <w:rPr>
                <w:rStyle w:val="Hyperlink"/>
                <w:noProof/>
              </w:rPr>
              <w:t>4.1.5.5</w:t>
            </w:r>
            <w:r>
              <w:rPr>
                <w:noProof/>
                <w:kern w:val="2"/>
                <w:sz w:val="24"/>
                <w:szCs w:val="24"/>
                <w14:ligatures w14:val="standardContextual"/>
              </w:rPr>
              <w:tab/>
            </w:r>
            <w:r w:rsidRPr="002933EC">
              <w:rPr>
                <w:rStyle w:val="Hyperlink"/>
                <w:noProof/>
              </w:rPr>
              <w:t>Bewakingscamera’s</w:t>
            </w:r>
            <w:r>
              <w:rPr>
                <w:noProof/>
                <w:webHidden/>
              </w:rPr>
              <w:tab/>
            </w:r>
            <w:r>
              <w:rPr>
                <w:noProof/>
                <w:webHidden/>
              </w:rPr>
              <w:fldChar w:fldCharType="begin"/>
            </w:r>
            <w:r>
              <w:rPr>
                <w:noProof/>
                <w:webHidden/>
              </w:rPr>
              <w:instrText xml:space="preserve"> PAGEREF _Toc238482640 \h </w:instrText>
            </w:r>
            <w:r>
              <w:rPr>
                <w:noProof/>
                <w:webHidden/>
              </w:rPr>
            </w:r>
            <w:r>
              <w:rPr>
                <w:noProof/>
                <w:webHidden/>
              </w:rPr>
              <w:fldChar w:fldCharType="separate"/>
            </w:r>
            <w:r>
              <w:rPr>
                <w:noProof/>
                <w:webHidden/>
              </w:rPr>
              <w:t>70</w:t>
            </w:r>
            <w:r>
              <w:rPr>
                <w:noProof/>
                <w:webHidden/>
              </w:rPr>
              <w:fldChar w:fldCharType="end"/>
            </w:r>
          </w:hyperlink>
        </w:p>
        <w:p w14:paraId="6D32FAD2" w14:textId="54D004AB" w:rsidR="00FC2B8C" w:rsidRDefault="00FC2B8C">
          <w:pPr>
            <w:pStyle w:val="Inhopg1"/>
            <w:tabs>
              <w:tab w:val="left" w:pos="960"/>
              <w:tab w:val="right" w:leader="dot" w:pos="9628"/>
            </w:tabs>
            <w:rPr>
              <w:noProof/>
              <w:kern w:val="2"/>
              <w:sz w:val="24"/>
              <w:szCs w:val="24"/>
              <w14:ligatures w14:val="standardContextual"/>
            </w:rPr>
          </w:pPr>
          <w:hyperlink w:anchor="_Toc238482641" w:history="1">
            <w:r w:rsidRPr="002933EC">
              <w:rPr>
                <w:rStyle w:val="Hyperlink"/>
                <w:noProof/>
              </w:rPr>
              <w:t>4.1.5.6</w:t>
            </w:r>
            <w:r>
              <w:rPr>
                <w:noProof/>
                <w:kern w:val="2"/>
                <w:sz w:val="24"/>
                <w:szCs w:val="24"/>
                <w14:ligatures w14:val="standardContextual"/>
              </w:rPr>
              <w:tab/>
            </w:r>
            <w:r w:rsidRPr="002933EC">
              <w:rPr>
                <w:rStyle w:val="Hyperlink"/>
                <w:noProof/>
              </w:rPr>
              <w:t>Doorzoeken van lockers</w:t>
            </w:r>
            <w:r>
              <w:rPr>
                <w:noProof/>
                <w:webHidden/>
              </w:rPr>
              <w:tab/>
            </w:r>
            <w:r>
              <w:rPr>
                <w:noProof/>
                <w:webHidden/>
              </w:rPr>
              <w:fldChar w:fldCharType="begin"/>
            </w:r>
            <w:r>
              <w:rPr>
                <w:noProof/>
                <w:webHidden/>
              </w:rPr>
              <w:instrText xml:space="preserve"> PAGEREF _Toc238482641 \h </w:instrText>
            </w:r>
            <w:r>
              <w:rPr>
                <w:noProof/>
                <w:webHidden/>
              </w:rPr>
            </w:r>
            <w:r>
              <w:rPr>
                <w:noProof/>
                <w:webHidden/>
              </w:rPr>
              <w:fldChar w:fldCharType="separate"/>
            </w:r>
            <w:r>
              <w:rPr>
                <w:noProof/>
                <w:webHidden/>
              </w:rPr>
              <w:t>70</w:t>
            </w:r>
            <w:r>
              <w:rPr>
                <w:noProof/>
                <w:webHidden/>
              </w:rPr>
              <w:fldChar w:fldCharType="end"/>
            </w:r>
          </w:hyperlink>
        </w:p>
        <w:p w14:paraId="57CD3AE8" w14:textId="53EA4DBA" w:rsidR="00FC2B8C" w:rsidRDefault="00FC2B8C">
          <w:pPr>
            <w:pStyle w:val="Inhopg1"/>
            <w:tabs>
              <w:tab w:val="left" w:pos="960"/>
              <w:tab w:val="right" w:leader="dot" w:pos="9628"/>
            </w:tabs>
            <w:rPr>
              <w:noProof/>
              <w:kern w:val="2"/>
              <w:sz w:val="24"/>
              <w:szCs w:val="24"/>
              <w14:ligatures w14:val="standardContextual"/>
            </w:rPr>
          </w:pPr>
          <w:hyperlink w:anchor="_Toc238482642" w:history="1">
            <w:r w:rsidRPr="002933EC">
              <w:rPr>
                <w:rStyle w:val="Hyperlink"/>
                <w:noProof/>
              </w:rPr>
              <w:t>4.1.5.7</w:t>
            </w:r>
            <w:r>
              <w:rPr>
                <w:noProof/>
                <w:kern w:val="2"/>
                <w:sz w:val="24"/>
                <w:szCs w:val="24"/>
                <w14:ligatures w14:val="standardContextual"/>
              </w:rPr>
              <w:tab/>
            </w:r>
            <w:r w:rsidRPr="002933EC">
              <w:rPr>
                <w:rStyle w:val="Hyperlink"/>
                <w:noProof/>
              </w:rPr>
              <w:t>Monitorsoftware</w:t>
            </w:r>
            <w:r>
              <w:rPr>
                <w:noProof/>
                <w:webHidden/>
              </w:rPr>
              <w:tab/>
            </w:r>
            <w:r>
              <w:rPr>
                <w:noProof/>
                <w:webHidden/>
              </w:rPr>
              <w:fldChar w:fldCharType="begin"/>
            </w:r>
            <w:r>
              <w:rPr>
                <w:noProof/>
                <w:webHidden/>
              </w:rPr>
              <w:instrText xml:space="preserve"> PAGEREF _Toc238482642 \h </w:instrText>
            </w:r>
            <w:r>
              <w:rPr>
                <w:noProof/>
                <w:webHidden/>
              </w:rPr>
            </w:r>
            <w:r>
              <w:rPr>
                <w:noProof/>
                <w:webHidden/>
              </w:rPr>
              <w:fldChar w:fldCharType="separate"/>
            </w:r>
            <w:r>
              <w:rPr>
                <w:noProof/>
                <w:webHidden/>
              </w:rPr>
              <w:t>70</w:t>
            </w:r>
            <w:r>
              <w:rPr>
                <w:noProof/>
                <w:webHidden/>
              </w:rPr>
              <w:fldChar w:fldCharType="end"/>
            </w:r>
          </w:hyperlink>
        </w:p>
        <w:p w14:paraId="7759B06B" w14:textId="5949487B" w:rsidR="00FC2B8C" w:rsidRDefault="00FC2B8C">
          <w:pPr>
            <w:pStyle w:val="Inhopg1"/>
            <w:tabs>
              <w:tab w:val="left" w:pos="960"/>
              <w:tab w:val="right" w:leader="dot" w:pos="9628"/>
            </w:tabs>
            <w:rPr>
              <w:noProof/>
              <w:kern w:val="2"/>
              <w:sz w:val="24"/>
              <w:szCs w:val="24"/>
              <w14:ligatures w14:val="standardContextual"/>
            </w:rPr>
          </w:pPr>
          <w:hyperlink w:anchor="_Toc238482643" w:history="1">
            <w:r w:rsidRPr="002933EC">
              <w:rPr>
                <w:rStyle w:val="Hyperlink"/>
                <w:noProof/>
              </w:rPr>
              <w:t>4.1.5.8</w:t>
            </w:r>
            <w:r>
              <w:rPr>
                <w:noProof/>
                <w:kern w:val="2"/>
                <w:sz w:val="24"/>
                <w:szCs w:val="24"/>
                <w14:ligatures w14:val="standardContextual"/>
              </w:rPr>
              <w:tab/>
            </w:r>
            <w:r w:rsidRPr="002933EC">
              <w:rPr>
                <w:rStyle w:val="Hyperlink"/>
                <w:noProof/>
              </w:rPr>
              <w:t>Artificiële intelligentie</w:t>
            </w:r>
            <w:r>
              <w:rPr>
                <w:noProof/>
                <w:webHidden/>
              </w:rPr>
              <w:tab/>
            </w:r>
            <w:r>
              <w:rPr>
                <w:noProof/>
                <w:webHidden/>
              </w:rPr>
              <w:fldChar w:fldCharType="begin"/>
            </w:r>
            <w:r>
              <w:rPr>
                <w:noProof/>
                <w:webHidden/>
              </w:rPr>
              <w:instrText xml:space="preserve"> PAGEREF _Toc238482643 \h </w:instrText>
            </w:r>
            <w:r>
              <w:rPr>
                <w:noProof/>
                <w:webHidden/>
              </w:rPr>
            </w:r>
            <w:r>
              <w:rPr>
                <w:noProof/>
                <w:webHidden/>
              </w:rPr>
              <w:fldChar w:fldCharType="separate"/>
            </w:r>
            <w:r>
              <w:rPr>
                <w:noProof/>
                <w:webHidden/>
              </w:rPr>
              <w:t>70</w:t>
            </w:r>
            <w:r>
              <w:rPr>
                <w:noProof/>
                <w:webHidden/>
              </w:rPr>
              <w:fldChar w:fldCharType="end"/>
            </w:r>
          </w:hyperlink>
        </w:p>
        <w:p w14:paraId="46D1E66B" w14:textId="0ABC69DE" w:rsidR="00FC2B8C" w:rsidRDefault="00FC2B8C">
          <w:pPr>
            <w:pStyle w:val="Inhopg1"/>
            <w:tabs>
              <w:tab w:val="left" w:pos="720"/>
              <w:tab w:val="right" w:leader="dot" w:pos="9628"/>
            </w:tabs>
            <w:rPr>
              <w:noProof/>
              <w:kern w:val="2"/>
              <w:sz w:val="24"/>
              <w:szCs w:val="24"/>
              <w14:ligatures w14:val="standardContextual"/>
            </w:rPr>
          </w:pPr>
          <w:hyperlink w:anchor="_Toc238482644" w:history="1">
            <w:r w:rsidRPr="002933EC">
              <w:rPr>
                <w:rStyle w:val="Hyperlink"/>
                <w:noProof/>
                <w:lang w:val="nl-NL"/>
              </w:rPr>
              <w:t>4.2</w:t>
            </w:r>
            <w:r>
              <w:rPr>
                <w:noProof/>
                <w:kern w:val="2"/>
                <w:sz w:val="24"/>
                <w:szCs w:val="24"/>
                <w14:ligatures w14:val="standardContextual"/>
              </w:rPr>
              <w:tab/>
            </w:r>
            <w:r w:rsidRPr="002933EC">
              <w:rPr>
                <w:rStyle w:val="Hyperlink"/>
                <w:noProof/>
                <w:lang w:val="nl-NL"/>
              </w:rPr>
              <w:t>Herstel- en sanctioneringsbeleid</w:t>
            </w:r>
            <w:r>
              <w:rPr>
                <w:noProof/>
                <w:webHidden/>
              </w:rPr>
              <w:tab/>
            </w:r>
            <w:r>
              <w:rPr>
                <w:noProof/>
                <w:webHidden/>
              </w:rPr>
              <w:fldChar w:fldCharType="begin"/>
            </w:r>
            <w:r>
              <w:rPr>
                <w:noProof/>
                <w:webHidden/>
              </w:rPr>
              <w:instrText xml:space="preserve"> PAGEREF _Toc238482644 \h </w:instrText>
            </w:r>
            <w:r>
              <w:rPr>
                <w:noProof/>
                <w:webHidden/>
              </w:rPr>
            </w:r>
            <w:r>
              <w:rPr>
                <w:noProof/>
                <w:webHidden/>
              </w:rPr>
              <w:fldChar w:fldCharType="separate"/>
            </w:r>
            <w:r>
              <w:rPr>
                <w:noProof/>
                <w:webHidden/>
              </w:rPr>
              <w:t>71</w:t>
            </w:r>
            <w:r>
              <w:rPr>
                <w:noProof/>
                <w:webHidden/>
              </w:rPr>
              <w:fldChar w:fldCharType="end"/>
            </w:r>
          </w:hyperlink>
        </w:p>
        <w:p w14:paraId="7D815FEC" w14:textId="2C41A3B6" w:rsidR="00FC2B8C" w:rsidRDefault="00FC2B8C">
          <w:pPr>
            <w:pStyle w:val="Inhopg1"/>
            <w:tabs>
              <w:tab w:val="left" w:pos="720"/>
              <w:tab w:val="right" w:leader="dot" w:pos="9628"/>
            </w:tabs>
            <w:rPr>
              <w:noProof/>
              <w:kern w:val="2"/>
              <w:sz w:val="24"/>
              <w:szCs w:val="24"/>
              <w14:ligatures w14:val="standardContextual"/>
            </w:rPr>
          </w:pPr>
          <w:hyperlink w:anchor="_Toc238482645" w:history="1">
            <w:r w:rsidRPr="002933EC">
              <w:rPr>
                <w:rStyle w:val="Hyperlink"/>
                <w:noProof/>
              </w:rPr>
              <w:t>4.2.1</w:t>
            </w:r>
            <w:r>
              <w:rPr>
                <w:noProof/>
                <w:kern w:val="2"/>
                <w:sz w:val="24"/>
                <w:szCs w:val="24"/>
                <w14:ligatures w14:val="standardContextual"/>
              </w:rPr>
              <w:tab/>
            </w:r>
            <w:r w:rsidRPr="002933EC">
              <w:rPr>
                <w:rStyle w:val="Hyperlink"/>
                <w:noProof/>
              </w:rPr>
              <w:t>Begeleidende maatregelen</w:t>
            </w:r>
            <w:r>
              <w:rPr>
                <w:noProof/>
                <w:webHidden/>
              </w:rPr>
              <w:tab/>
            </w:r>
            <w:r>
              <w:rPr>
                <w:noProof/>
                <w:webHidden/>
              </w:rPr>
              <w:fldChar w:fldCharType="begin"/>
            </w:r>
            <w:r>
              <w:rPr>
                <w:noProof/>
                <w:webHidden/>
              </w:rPr>
              <w:instrText xml:space="preserve"> PAGEREF _Toc238482645 \h </w:instrText>
            </w:r>
            <w:r>
              <w:rPr>
                <w:noProof/>
                <w:webHidden/>
              </w:rPr>
            </w:r>
            <w:r>
              <w:rPr>
                <w:noProof/>
                <w:webHidden/>
              </w:rPr>
              <w:fldChar w:fldCharType="separate"/>
            </w:r>
            <w:r>
              <w:rPr>
                <w:noProof/>
                <w:webHidden/>
              </w:rPr>
              <w:t>71</w:t>
            </w:r>
            <w:r>
              <w:rPr>
                <w:noProof/>
                <w:webHidden/>
              </w:rPr>
              <w:fldChar w:fldCharType="end"/>
            </w:r>
          </w:hyperlink>
        </w:p>
        <w:p w14:paraId="6749E4C2" w14:textId="3E58D106" w:rsidR="00FC2B8C" w:rsidRDefault="00FC2B8C">
          <w:pPr>
            <w:pStyle w:val="Inhopg1"/>
            <w:tabs>
              <w:tab w:val="left" w:pos="720"/>
              <w:tab w:val="right" w:leader="dot" w:pos="9628"/>
            </w:tabs>
            <w:rPr>
              <w:noProof/>
              <w:kern w:val="2"/>
              <w:sz w:val="24"/>
              <w:szCs w:val="24"/>
              <w14:ligatures w14:val="standardContextual"/>
            </w:rPr>
          </w:pPr>
          <w:hyperlink w:anchor="_Toc238482646" w:history="1">
            <w:r w:rsidRPr="002933EC">
              <w:rPr>
                <w:rStyle w:val="Hyperlink"/>
                <w:noProof/>
              </w:rPr>
              <w:t>4.2.2</w:t>
            </w:r>
            <w:r>
              <w:rPr>
                <w:noProof/>
                <w:kern w:val="2"/>
                <w:sz w:val="24"/>
                <w:szCs w:val="24"/>
                <w14:ligatures w14:val="standardContextual"/>
              </w:rPr>
              <w:tab/>
            </w:r>
            <w:r w:rsidRPr="002933EC">
              <w:rPr>
                <w:rStyle w:val="Hyperlink"/>
                <w:noProof/>
              </w:rPr>
              <w:t>Herstel</w:t>
            </w:r>
            <w:r>
              <w:rPr>
                <w:noProof/>
                <w:webHidden/>
              </w:rPr>
              <w:tab/>
            </w:r>
            <w:r>
              <w:rPr>
                <w:noProof/>
                <w:webHidden/>
              </w:rPr>
              <w:fldChar w:fldCharType="begin"/>
            </w:r>
            <w:r>
              <w:rPr>
                <w:noProof/>
                <w:webHidden/>
              </w:rPr>
              <w:instrText xml:space="preserve"> PAGEREF _Toc238482646 \h </w:instrText>
            </w:r>
            <w:r>
              <w:rPr>
                <w:noProof/>
                <w:webHidden/>
              </w:rPr>
            </w:r>
            <w:r>
              <w:rPr>
                <w:noProof/>
                <w:webHidden/>
              </w:rPr>
              <w:fldChar w:fldCharType="separate"/>
            </w:r>
            <w:r>
              <w:rPr>
                <w:noProof/>
                <w:webHidden/>
              </w:rPr>
              <w:t>72</w:t>
            </w:r>
            <w:r>
              <w:rPr>
                <w:noProof/>
                <w:webHidden/>
              </w:rPr>
              <w:fldChar w:fldCharType="end"/>
            </w:r>
          </w:hyperlink>
        </w:p>
        <w:p w14:paraId="18D9C26B" w14:textId="6C3405E7" w:rsidR="00FC2B8C" w:rsidRDefault="00FC2B8C">
          <w:pPr>
            <w:pStyle w:val="Inhopg1"/>
            <w:tabs>
              <w:tab w:val="left" w:pos="720"/>
              <w:tab w:val="right" w:leader="dot" w:pos="9628"/>
            </w:tabs>
            <w:rPr>
              <w:noProof/>
              <w:kern w:val="2"/>
              <w:sz w:val="24"/>
              <w:szCs w:val="24"/>
              <w14:ligatures w14:val="standardContextual"/>
            </w:rPr>
          </w:pPr>
          <w:hyperlink w:anchor="_Toc238482647" w:history="1">
            <w:r w:rsidRPr="002933EC">
              <w:rPr>
                <w:rStyle w:val="Hyperlink"/>
                <w:noProof/>
              </w:rPr>
              <w:t>4.2.3</w:t>
            </w:r>
            <w:r>
              <w:rPr>
                <w:noProof/>
                <w:kern w:val="2"/>
                <w:sz w:val="24"/>
                <w:szCs w:val="24"/>
                <w14:ligatures w14:val="standardContextual"/>
              </w:rPr>
              <w:tab/>
            </w:r>
            <w:r w:rsidRPr="002933EC">
              <w:rPr>
                <w:rStyle w:val="Hyperlink"/>
                <w:noProof/>
              </w:rPr>
              <w:t>Ordemaatregelen</w:t>
            </w:r>
            <w:r>
              <w:rPr>
                <w:noProof/>
                <w:webHidden/>
              </w:rPr>
              <w:tab/>
            </w:r>
            <w:r>
              <w:rPr>
                <w:noProof/>
                <w:webHidden/>
              </w:rPr>
              <w:fldChar w:fldCharType="begin"/>
            </w:r>
            <w:r>
              <w:rPr>
                <w:noProof/>
                <w:webHidden/>
              </w:rPr>
              <w:instrText xml:space="preserve"> PAGEREF _Toc238482647 \h </w:instrText>
            </w:r>
            <w:r>
              <w:rPr>
                <w:noProof/>
                <w:webHidden/>
              </w:rPr>
            </w:r>
            <w:r>
              <w:rPr>
                <w:noProof/>
                <w:webHidden/>
              </w:rPr>
              <w:fldChar w:fldCharType="separate"/>
            </w:r>
            <w:r>
              <w:rPr>
                <w:noProof/>
                <w:webHidden/>
              </w:rPr>
              <w:t>72</w:t>
            </w:r>
            <w:r>
              <w:rPr>
                <w:noProof/>
                <w:webHidden/>
              </w:rPr>
              <w:fldChar w:fldCharType="end"/>
            </w:r>
          </w:hyperlink>
        </w:p>
        <w:p w14:paraId="75043179" w14:textId="2301D988" w:rsidR="00FC2B8C" w:rsidRDefault="00FC2B8C">
          <w:pPr>
            <w:pStyle w:val="Inhopg1"/>
            <w:tabs>
              <w:tab w:val="left" w:pos="720"/>
              <w:tab w:val="right" w:leader="dot" w:pos="9628"/>
            </w:tabs>
            <w:rPr>
              <w:noProof/>
              <w:kern w:val="2"/>
              <w:sz w:val="24"/>
              <w:szCs w:val="24"/>
              <w14:ligatures w14:val="standardContextual"/>
            </w:rPr>
          </w:pPr>
          <w:hyperlink w:anchor="_Toc238482648" w:history="1">
            <w:r w:rsidRPr="002933EC">
              <w:rPr>
                <w:rStyle w:val="Hyperlink"/>
                <w:noProof/>
              </w:rPr>
              <w:t>4.2.4</w:t>
            </w:r>
            <w:r>
              <w:rPr>
                <w:noProof/>
                <w:kern w:val="2"/>
                <w:sz w:val="24"/>
                <w:szCs w:val="24"/>
                <w14:ligatures w14:val="standardContextual"/>
              </w:rPr>
              <w:tab/>
            </w:r>
            <w:r w:rsidRPr="002933EC">
              <w:rPr>
                <w:rStyle w:val="Hyperlink"/>
                <w:noProof/>
              </w:rPr>
              <w:t>Tuchtmaatregelen</w:t>
            </w:r>
            <w:r>
              <w:rPr>
                <w:noProof/>
                <w:webHidden/>
              </w:rPr>
              <w:tab/>
            </w:r>
            <w:r>
              <w:rPr>
                <w:noProof/>
                <w:webHidden/>
              </w:rPr>
              <w:fldChar w:fldCharType="begin"/>
            </w:r>
            <w:r>
              <w:rPr>
                <w:noProof/>
                <w:webHidden/>
              </w:rPr>
              <w:instrText xml:space="preserve"> PAGEREF _Toc238482648 \h </w:instrText>
            </w:r>
            <w:r>
              <w:rPr>
                <w:noProof/>
                <w:webHidden/>
              </w:rPr>
            </w:r>
            <w:r>
              <w:rPr>
                <w:noProof/>
                <w:webHidden/>
              </w:rPr>
              <w:fldChar w:fldCharType="separate"/>
            </w:r>
            <w:r>
              <w:rPr>
                <w:noProof/>
                <w:webHidden/>
              </w:rPr>
              <w:t>74</w:t>
            </w:r>
            <w:r>
              <w:rPr>
                <w:noProof/>
                <w:webHidden/>
              </w:rPr>
              <w:fldChar w:fldCharType="end"/>
            </w:r>
          </w:hyperlink>
        </w:p>
        <w:p w14:paraId="3CEAEE69" w14:textId="202C70C4" w:rsidR="00FC2B8C" w:rsidRDefault="00FC2B8C">
          <w:pPr>
            <w:pStyle w:val="Inhopg1"/>
            <w:tabs>
              <w:tab w:val="left" w:pos="960"/>
              <w:tab w:val="right" w:leader="dot" w:pos="9628"/>
            </w:tabs>
            <w:rPr>
              <w:noProof/>
              <w:kern w:val="2"/>
              <w:sz w:val="24"/>
              <w:szCs w:val="24"/>
              <w14:ligatures w14:val="standardContextual"/>
            </w:rPr>
          </w:pPr>
          <w:hyperlink w:anchor="_Toc238482649" w:history="1">
            <w:r w:rsidRPr="002933EC">
              <w:rPr>
                <w:rStyle w:val="Hyperlink"/>
                <w:noProof/>
              </w:rPr>
              <w:t>4.2.4.1</w:t>
            </w:r>
            <w:r>
              <w:rPr>
                <w:noProof/>
                <w:kern w:val="2"/>
                <w:sz w:val="24"/>
                <w:szCs w:val="24"/>
                <w14:ligatures w14:val="standardContextual"/>
              </w:rPr>
              <w:tab/>
            </w:r>
            <w:r w:rsidRPr="002933EC">
              <w:rPr>
                <w:rStyle w:val="Hyperlink"/>
                <w:noProof/>
              </w:rPr>
              <w:t>Wanneer kan je een tuchtmaatregel krijgen?</w:t>
            </w:r>
            <w:r>
              <w:rPr>
                <w:noProof/>
                <w:webHidden/>
              </w:rPr>
              <w:tab/>
            </w:r>
            <w:r>
              <w:rPr>
                <w:noProof/>
                <w:webHidden/>
              </w:rPr>
              <w:fldChar w:fldCharType="begin"/>
            </w:r>
            <w:r>
              <w:rPr>
                <w:noProof/>
                <w:webHidden/>
              </w:rPr>
              <w:instrText xml:space="preserve"> PAGEREF _Toc238482649 \h </w:instrText>
            </w:r>
            <w:r>
              <w:rPr>
                <w:noProof/>
                <w:webHidden/>
              </w:rPr>
            </w:r>
            <w:r>
              <w:rPr>
                <w:noProof/>
                <w:webHidden/>
              </w:rPr>
              <w:fldChar w:fldCharType="separate"/>
            </w:r>
            <w:r>
              <w:rPr>
                <w:noProof/>
                <w:webHidden/>
              </w:rPr>
              <w:t>74</w:t>
            </w:r>
            <w:r>
              <w:rPr>
                <w:noProof/>
                <w:webHidden/>
              </w:rPr>
              <w:fldChar w:fldCharType="end"/>
            </w:r>
          </w:hyperlink>
        </w:p>
        <w:p w14:paraId="1BC90AF0" w14:textId="5D78134C" w:rsidR="00FC2B8C" w:rsidRDefault="00FC2B8C">
          <w:pPr>
            <w:pStyle w:val="Inhopg1"/>
            <w:tabs>
              <w:tab w:val="left" w:pos="960"/>
              <w:tab w:val="right" w:leader="dot" w:pos="9628"/>
            </w:tabs>
            <w:rPr>
              <w:noProof/>
              <w:kern w:val="2"/>
              <w:sz w:val="24"/>
              <w:szCs w:val="24"/>
              <w14:ligatures w14:val="standardContextual"/>
            </w:rPr>
          </w:pPr>
          <w:hyperlink w:anchor="_Toc238482650" w:history="1">
            <w:r w:rsidRPr="002933EC">
              <w:rPr>
                <w:rStyle w:val="Hyperlink"/>
                <w:noProof/>
              </w:rPr>
              <w:t>4.2.4.2</w:t>
            </w:r>
            <w:r>
              <w:rPr>
                <w:noProof/>
                <w:kern w:val="2"/>
                <w:sz w:val="24"/>
                <w:szCs w:val="24"/>
                <w14:ligatures w14:val="standardContextual"/>
              </w:rPr>
              <w:tab/>
            </w:r>
            <w:r w:rsidRPr="002933EC">
              <w:rPr>
                <w:rStyle w:val="Hyperlink"/>
                <w:noProof/>
              </w:rPr>
              <w:t>Welke tuchtmaatregelen zijn er?</w:t>
            </w:r>
            <w:r>
              <w:rPr>
                <w:noProof/>
                <w:webHidden/>
              </w:rPr>
              <w:tab/>
            </w:r>
            <w:r>
              <w:rPr>
                <w:noProof/>
                <w:webHidden/>
              </w:rPr>
              <w:fldChar w:fldCharType="begin"/>
            </w:r>
            <w:r>
              <w:rPr>
                <w:noProof/>
                <w:webHidden/>
              </w:rPr>
              <w:instrText xml:space="preserve"> PAGEREF _Toc238482650 \h </w:instrText>
            </w:r>
            <w:r>
              <w:rPr>
                <w:noProof/>
                <w:webHidden/>
              </w:rPr>
            </w:r>
            <w:r>
              <w:rPr>
                <w:noProof/>
                <w:webHidden/>
              </w:rPr>
              <w:fldChar w:fldCharType="separate"/>
            </w:r>
            <w:r>
              <w:rPr>
                <w:noProof/>
                <w:webHidden/>
              </w:rPr>
              <w:t>74</w:t>
            </w:r>
            <w:r>
              <w:rPr>
                <w:noProof/>
                <w:webHidden/>
              </w:rPr>
              <w:fldChar w:fldCharType="end"/>
            </w:r>
          </w:hyperlink>
        </w:p>
        <w:p w14:paraId="0AB55608" w14:textId="46CE8D55" w:rsidR="00FC2B8C" w:rsidRDefault="00FC2B8C">
          <w:pPr>
            <w:pStyle w:val="Inhopg1"/>
            <w:tabs>
              <w:tab w:val="left" w:pos="960"/>
              <w:tab w:val="right" w:leader="dot" w:pos="9628"/>
            </w:tabs>
            <w:rPr>
              <w:noProof/>
              <w:kern w:val="2"/>
              <w:sz w:val="24"/>
              <w:szCs w:val="24"/>
              <w14:ligatures w14:val="standardContextual"/>
            </w:rPr>
          </w:pPr>
          <w:hyperlink w:anchor="_Toc238482651" w:history="1">
            <w:r w:rsidRPr="002933EC">
              <w:rPr>
                <w:rStyle w:val="Hyperlink"/>
                <w:noProof/>
              </w:rPr>
              <w:t>4.2.4.3</w:t>
            </w:r>
            <w:r>
              <w:rPr>
                <w:noProof/>
                <w:kern w:val="2"/>
                <w:sz w:val="24"/>
                <w:szCs w:val="24"/>
                <w14:ligatures w14:val="standardContextual"/>
              </w:rPr>
              <w:tab/>
            </w:r>
            <w:r w:rsidRPr="002933EC">
              <w:rPr>
                <w:rStyle w:val="Hyperlink"/>
                <w:noProof/>
              </w:rPr>
              <w:t>Wie kan een tuchtmaatregel opleggen?</w:t>
            </w:r>
            <w:r>
              <w:rPr>
                <w:noProof/>
                <w:webHidden/>
              </w:rPr>
              <w:tab/>
            </w:r>
            <w:r>
              <w:rPr>
                <w:noProof/>
                <w:webHidden/>
              </w:rPr>
              <w:fldChar w:fldCharType="begin"/>
            </w:r>
            <w:r>
              <w:rPr>
                <w:noProof/>
                <w:webHidden/>
              </w:rPr>
              <w:instrText xml:space="preserve"> PAGEREF _Toc238482651 \h </w:instrText>
            </w:r>
            <w:r>
              <w:rPr>
                <w:noProof/>
                <w:webHidden/>
              </w:rPr>
            </w:r>
            <w:r>
              <w:rPr>
                <w:noProof/>
                <w:webHidden/>
              </w:rPr>
              <w:fldChar w:fldCharType="separate"/>
            </w:r>
            <w:r>
              <w:rPr>
                <w:noProof/>
                <w:webHidden/>
              </w:rPr>
              <w:t>74</w:t>
            </w:r>
            <w:r>
              <w:rPr>
                <w:noProof/>
                <w:webHidden/>
              </w:rPr>
              <w:fldChar w:fldCharType="end"/>
            </w:r>
          </w:hyperlink>
        </w:p>
        <w:p w14:paraId="69B23743" w14:textId="07400B91" w:rsidR="00FC2B8C" w:rsidRDefault="00FC2B8C">
          <w:pPr>
            <w:pStyle w:val="Inhopg1"/>
            <w:tabs>
              <w:tab w:val="left" w:pos="960"/>
              <w:tab w:val="right" w:leader="dot" w:pos="9628"/>
            </w:tabs>
            <w:rPr>
              <w:noProof/>
              <w:kern w:val="2"/>
              <w:sz w:val="24"/>
              <w:szCs w:val="24"/>
              <w14:ligatures w14:val="standardContextual"/>
            </w:rPr>
          </w:pPr>
          <w:hyperlink w:anchor="_Toc238482652" w:history="1">
            <w:r w:rsidRPr="002933EC">
              <w:rPr>
                <w:rStyle w:val="Hyperlink"/>
                <w:noProof/>
              </w:rPr>
              <w:t>4.2.4.4</w:t>
            </w:r>
            <w:r>
              <w:rPr>
                <w:noProof/>
                <w:kern w:val="2"/>
                <w:sz w:val="24"/>
                <w:szCs w:val="24"/>
                <w14:ligatures w14:val="standardContextual"/>
              </w:rPr>
              <w:tab/>
            </w:r>
            <w:r w:rsidRPr="002933EC">
              <w:rPr>
                <w:rStyle w:val="Hyperlink"/>
                <w:noProof/>
              </w:rPr>
              <w:t>Hoe verloopt een tuchtprocedure?</w:t>
            </w:r>
            <w:r>
              <w:rPr>
                <w:noProof/>
                <w:webHidden/>
              </w:rPr>
              <w:tab/>
            </w:r>
            <w:r>
              <w:rPr>
                <w:noProof/>
                <w:webHidden/>
              </w:rPr>
              <w:fldChar w:fldCharType="begin"/>
            </w:r>
            <w:r>
              <w:rPr>
                <w:noProof/>
                <w:webHidden/>
              </w:rPr>
              <w:instrText xml:space="preserve"> PAGEREF _Toc238482652 \h </w:instrText>
            </w:r>
            <w:r>
              <w:rPr>
                <w:noProof/>
                <w:webHidden/>
              </w:rPr>
            </w:r>
            <w:r>
              <w:rPr>
                <w:noProof/>
                <w:webHidden/>
              </w:rPr>
              <w:fldChar w:fldCharType="separate"/>
            </w:r>
            <w:r>
              <w:rPr>
                <w:noProof/>
                <w:webHidden/>
              </w:rPr>
              <w:t>74</w:t>
            </w:r>
            <w:r>
              <w:rPr>
                <w:noProof/>
                <w:webHidden/>
              </w:rPr>
              <w:fldChar w:fldCharType="end"/>
            </w:r>
          </w:hyperlink>
        </w:p>
        <w:p w14:paraId="74FEF4AE" w14:textId="3F3F5AA3" w:rsidR="00FC2B8C" w:rsidRDefault="00FC2B8C">
          <w:pPr>
            <w:pStyle w:val="Inhopg1"/>
            <w:tabs>
              <w:tab w:val="left" w:pos="960"/>
              <w:tab w:val="right" w:leader="dot" w:pos="9628"/>
            </w:tabs>
            <w:rPr>
              <w:noProof/>
              <w:kern w:val="2"/>
              <w:sz w:val="24"/>
              <w:szCs w:val="24"/>
              <w14:ligatures w14:val="standardContextual"/>
            </w:rPr>
          </w:pPr>
          <w:hyperlink w:anchor="_Toc238482653" w:history="1">
            <w:r w:rsidRPr="002933EC">
              <w:rPr>
                <w:rStyle w:val="Hyperlink"/>
                <w:noProof/>
              </w:rPr>
              <w:t>4.2.4.5</w:t>
            </w:r>
            <w:r>
              <w:rPr>
                <w:noProof/>
                <w:kern w:val="2"/>
                <w:sz w:val="24"/>
                <w:szCs w:val="24"/>
                <w14:ligatures w14:val="standardContextual"/>
              </w:rPr>
              <w:tab/>
            </w:r>
            <w:r w:rsidRPr="002933EC">
              <w:rPr>
                <w:rStyle w:val="Hyperlink"/>
                <w:noProof/>
              </w:rPr>
              <w:t>Kan je in beroep gaan tegen een tuchtmaatregel?</w:t>
            </w:r>
            <w:r>
              <w:rPr>
                <w:noProof/>
                <w:webHidden/>
              </w:rPr>
              <w:tab/>
            </w:r>
            <w:r>
              <w:rPr>
                <w:noProof/>
                <w:webHidden/>
              </w:rPr>
              <w:fldChar w:fldCharType="begin"/>
            </w:r>
            <w:r>
              <w:rPr>
                <w:noProof/>
                <w:webHidden/>
              </w:rPr>
              <w:instrText xml:space="preserve"> PAGEREF _Toc238482653 \h </w:instrText>
            </w:r>
            <w:r>
              <w:rPr>
                <w:noProof/>
                <w:webHidden/>
              </w:rPr>
            </w:r>
            <w:r>
              <w:rPr>
                <w:noProof/>
                <w:webHidden/>
              </w:rPr>
              <w:fldChar w:fldCharType="separate"/>
            </w:r>
            <w:r>
              <w:rPr>
                <w:noProof/>
                <w:webHidden/>
              </w:rPr>
              <w:t>75</w:t>
            </w:r>
            <w:r>
              <w:rPr>
                <w:noProof/>
                <w:webHidden/>
              </w:rPr>
              <w:fldChar w:fldCharType="end"/>
            </w:r>
          </w:hyperlink>
        </w:p>
        <w:p w14:paraId="73FDB443" w14:textId="12E9300E" w:rsidR="00FC2B8C" w:rsidRDefault="00FC2B8C">
          <w:pPr>
            <w:pStyle w:val="Inhopg1"/>
            <w:tabs>
              <w:tab w:val="left" w:pos="960"/>
              <w:tab w:val="right" w:leader="dot" w:pos="9628"/>
            </w:tabs>
            <w:rPr>
              <w:noProof/>
              <w:kern w:val="2"/>
              <w:sz w:val="24"/>
              <w:szCs w:val="24"/>
              <w14:ligatures w14:val="standardContextual"/>
            </w:rPr>
          </w:pPr>
          <w:hyperlink w:anchor="_Toc238482654" w:history="1">
            <w:r w:rsidRPr="002933EC">
              <w:rPr>
                <w:rStyle w:val="Hyperlink"/>
                <w:noProof/>
              </w:rPr>
              <w:t>4.2.4.6</w:t>
            </w:r>
            <w:r>
              <w:rPr>
                <w:noProof/>
                <w:kern w:val="2"/>
                <w:sz w:val="24"/>
                <w:szCs w:val="24"/>
                <w14:ligatures w14:val="standardContextual"/>
              </w:rPr>
              <w:tab/>
            </w:r>
            <w:r w:rsidRPr="002933EC">
              <w:rPr>
                <w:rStyle w:val="Hyperlink"/>
                <w:noProof/>
              </w:rPr>
              <w:t>Andere belangrijke informatie over de tuchtprocedure</w:t>
            </w:r>
            <w:r>
              <w:rPr>
                <w:noProof/>
                <w:webHidden/>
              </w:rPr>
              <w:tab/>
            </w:r>
            <w:r>
              <w:rPr>
                <w:noProof/>
                <w:webHidden/>
              </w:rPr>
              <w:fldChar w:fldCharType="begin"/>
            </w:r>
            <w:r>
              <w:rPr>
                <w:noProof/>
                <w:webHidden/>
              </w:rPr>
              <w:instrText xml:space="preserve"> PAGEREF _Toc238482654 \h </w:instrText>
            </w:r>
            <w:r>
              <w:rPr>
                <w:noProof/>
                <w:webHidden/>
              </w:rPr>
            </w:r>
            <w:r>
              <w:rPr>
                <w:noProof/>
                <w:webHidden/>
              </w:rPr>
              <w:fldChar w:fldCharType="separate"/>
            </w:r>
            <w:r>
              <w:rPr>
                <w:noProof/>
                <w:webHidden/>
              </w:rPr>
              <w:t>77</w:t>
            </w:r>
            <w:r>
              <w:rPr>
                <w:noProof/>
                <w:webHidden/>
              </w:rPr>
              <w:fldChar w:fldCharType="end"/>
            </w:r>
          </w:hyperlink>
        </w:p>
        <w:p w14:paraId="66F974AF" w14:textId="76538F52" w:rsidR="00FC2B8C" w:rsidRDefault="00FC2B8C">
          <w:pPr>
            <w:pStyle w:val="Inhopg1"/>
            <w:tabs>
              <w:tab w:val="left" w:pos="960"/>
              <w:tab w:val="right" w:leader="dot" w:pos="9628"/>
            </w:tabs>
            <w:rPr>
              <w:noProof/>
              <w:kern w:val="2"/>
              <w:sz w:val="24"/>
              <w:szCs w:val="24"/>
              <w14:ligatures w14:val="standardContextual"/>
            </w:rPr>
          </w:pPr>
          <w:hyperlink w:anchor="_Toc238482655" w:history="1">
            <w:r w:rsidRPr="002933EC">
              <w:rPr>
                <w:rStyle w:val="Hyperlink"/>
                <w:noProof/>
              </w:rPr>
              <w:t>4.2.4.7</w:t>
            </w:r>
            <w:r>
              <w:rPr>
                <w:noProof/>
                <w:kern w:val="2"/>
                <w:sz w:val="24"/>
                <w:szCs w:val="24"/>
                <w14:ligatures w14:val="standardContextual"/>
              </w:rPr>
              <w:tab/>
            </w:r>
            <w:r w:rsidRPr="002933EC">
              <w:rPr>
                <w:rStyle w:val="Hyperlink"/>
                <w:noProof/>
              </w:rPr>
              <w:t>Wat is een preventieve schorsing?</w:t>
            </w:r>
            <w:r>
              <w:rPr>
                <w:noProof/>
                <w:webHidden/>
              </w:rPr>
              <w:tab/>
            </w:r>
            <w:r>
              <w:rPr>
                <w:noProof/>
                <w:webHidden/>
              </w:rPr>
              <w:fldChar w:fldCharType="begin"/>
            </w:r>
            <w:r>
              <w:rPr>
                <w:noProof/>
                <w:webHidden/>
              </w:rPr>
              <w:instrText xml:space="preserve"> PAGEREF _Toc238482655 \h </w:instrText>
            </w:r>
            <w:r>
              <w:rPr>
                <w:noProof/>
                <w:webHidden/>
              </w:rPr>
            </w:r>
            <w:r>
              <w:rPr>
                <w:noProof/>
                <w:webHidden/>
              </w:rPr>
              <w:fldChar w:fldCharType="separate"/>
            </w:r>
            <w:r>
              <w:rPr>
                <w:noProof/>
                <w:webHidden/>
              </w:rPr>
              <w:t>77</w:t>
            </w:r>
            <w:r>
              <w:rPr>
                <w:noProof/>
                <w:webHidden/>
              </w:rPr>
              <w:fldChar w:fldCharType="end"/>
            </w:r>
          </w:hyperlink>
        </w:p>
        <w:p w14:paraId="0AFE51A4" w14:textId="7E8BE0D3" w:rsidR="00FC2B8C" w:rsidRDefault="00FC2B8C">
          <w:pPr>
            <w:pStyle w:val="Inhopg1"/>
            <w:tabs>
              <w:tab w:val="left" w:pos="960"/>
              <w:tab w:val="right" w:leader="dot" w:pos="9628"/>
            </w:tabs>
            <w:rPr>
              <w:noProof/>
              <w:kern w:val="2"/>
              <w:sz w:val="24"/>
              <w:szCs w:val="24"/>
              <w14:ligatures w14:val="standardContextual"/>
            </w:rPr>
          </w:pPr>
          <w:hyperlink w:anchor="_Toc238482656" w:history="1">
            <w:r w:rsidRPr="002933EC">
              <w:rPr>
                <w:rStyle w:val="Hyperlink"/>
                <w:noProof/>
              </w:rPr>
              <w:t>4.2.4.8</w:t>
            </w:r>
            <w:r>
              <w:rPr>
                <w:noProof/>
                <w:kern w:val="2"/>
                <w:sz w:val="24"/>
                <w:szCs w:val="24"/>
                <w14:ligatures w14:val="standardContextual"/>
              </w:rPr>
              <w:tab/>
            </w:r>
            <w:r w:rsidRPr="002933EC">
              <w:rPr>
                <w:rStyle w:val="Hyperlink"/>
                <w:noProof/>
              </w:rPr>
              <w:t>Opvang op school tijdens een tuchtmaatregel</w:t>
            </w:r>
            <w:r>
              <w:rPr>
                <w:noProof/>
                <w:webHidden/>
              </w:rPr>
              <w:tab/>
            </w:r>
            <w:r>
              <w:rPr>
                <w:noProof/>
                <w:webHidden/>
              </w:rPr>
              <w:fldChar w:fldCharType="begin"/>
            </w:r>
            <w:r>
              <w:rPr>
                <w:noProof/>
                <w:webHidden/>
              </w:rPr>
              <w:instrText xml:space="preserve"> PAGEREF _Toc238482656 \h </w:instrText>
            </w:r>
            <w:r>
              <w:rPr>
                <w:noProof/>
                <w:webHidden/>
              </w:rPr>
            </w:r>
            <w:r>
              <w:rPr>
                <w:noProof/>
                <w:webHidden/>
              </w:rPr>
              <w:fldChar w:fldCharType="separate"/>
            </w:r>
            <w:r>
              <w:rPr>
                <w:noProof/>
                <w:webHidden/>
              </w:rPr>
              <w:t>77</w:t>
            </w:r>
            <w:r>
              <w:rPr>
                <w:noProof/>
                <w:webHidden/>
              </w:rPr>
              <w:fldChar w:fldCharType="end"/>
            </w:r>
          </w:hyperlink>
        </w:p>
        <w:p w14:paraId="598EC1EA" w14:textId="5B461B14" w:rsidR="00FC2B8C" w:rsidRDefault="00FC2B8C">
          <w:pPr>
            <w:pStyle w:val="Inhopg1"/>
            <w:tabs>
              <w:tab w:val="left" w:pos="720"/>
              <w:tab w:val="right" w:leader="dot" w:pos="9628"/>
            </w:tabs>
            <w:rPr>
              <w:noProof/>
              <w:kern w:val="2"/>
              <w:sz w:val="24"/>
              <w:szCs w:val="24"/>
              <w14:ligatures w14:val="standardContextual"/>
            </w:rPr>
          </w:pPr>
          <w:hyperlink w:anchor="_Toc238482657" w:history="1">
            <w:r w:rsidRPr="002933EC">
              <w:rPr>
                <w:rStyle w:val="Hyperlink"/>
                <w:noProof/>
              </w:rPr>
              <w:t>4.3</w:t>
            </w:r>
            <w:r>
              <w:rPr>
                <w:noProof/>
                <w:kern w:val="2"/>
                <w:sz w:val="24"/>
                <w:szCs w:val="24"/>
                <w14:ligatures w14:val="standardContextual"/>
              </w:rPr>
              <w:tab/>
            </w:r>
            <w:r w:rsidRPr="002933EC">
              <w:rPr>
                <w:rStyle w:val="Hyperlink"/>
                <w:noProof/>
              </w:rPr>
              <w:t>Klachtenregeling</w:t>
            </w:r>
            <w:r>
              <w:rPr>
                <w:noProof/>
                <w:webHidden/>
              </w:rPr>
              <w:tab/>
            </w:r>
            <w:r>
              <w:rPr>
                <w:noProof/>
                <w:webHidden/>
              </w:rPr>
              <w:fldChar w:fldCharType="begin"/>
            </w:r>
            <w:r>
              <w:rPr>
                <w:noProof/>
                <w:webHidden/>
              </w:rPr>
              <w:instrText xml:space="preserve"> PAGEREF _Toc238482657 \h </w:instrText>
            </w:r>
            <w:r>
              <w:rPr>
                <w:noProof/>
                <w:webHidden/>
              </w:rPr>
            </w:r>
            <w:r>
              <w:rPr>
                <w:noProof/>
                <w:webHidden/>
              </w:rPr>
              <w:fldChar w:fldCharType="separate"/>
            </w:r>
            <w:r>
              <w:rPr>
                <w:noProof/>
                <w:webHidden/>
              </w:rPr>
              <w:t>78</w:t>
            </w:r>
            <w:r>
              <w:rPr>
                <w:noProof/>
                <w:webHidden/>
              </w:rPr>
              <w:fldChar w:fldCharType="end"/>
            </w:r>
          </w:hyperlink>
        </w:p>
        <w:p w14:paraId="54B216D5" w14:textId="5D0B2E12" w:rsidR="00FC2B8C" w:rsidRDefault="00FC2B8C">
          <w:pPr>
            <w:pStyle w:val="Inhopg1"/>
            <w:tabs>
              <w:tab w:val="right" w:leader="dot" w:pos="9628"/>
            </w:tabs>
            <w:rPr>
              <w:noProof/>
              <w:kern w:val="2"/>
              <w:sz w:val="24"/>
              <w:szCs w:val="24"/>
              <w14:ligatures w14:val="standardContextual"/>
            </w:rPr>
          </w:pPr>
          <w:hyperlink w:anchor="_Toc238482658" w:history="1">
            <w:r w:rsidRPr="002933EC">
              <w:rPr>
                <w:rStyle w:val="Hyperlink"/>
                <w:rFonts w:eastAsia="Arial"/>
                <w:noProof/>
                <w:lang w:val="nl-NL"/>
              </w:rPr>
              <w:t>DEEL 3:</w:t>
            </w:r>
            <w:r w:rsidRPr="002933EC">
              <w:rPr>
                <w:rStyle w:val="Hyperlink"/>
                <w:noProof/>
              </w:rPr>
              <w:t xml:space="preserve"> </w:t>
            </w:r>
            <w:r w:rsidRPr="002933EC">
              <w:rPr>
                <w:rStyle w:val="Hyperlink"/>
                <w:rFonts w:eastAsia="Arial"/>
                <w:noProof/>
                <w:lang w:val="nl-NL"/>
              </w:rPr>
              <w:t>ALGEMENE INFORMATIE</w:t>
            </w:r>
            <w:r>
              <w:rPr>
                <w:noProof/>
                <w:webHidden/>
              </w:rPr>
              <w:tab/>
            </w:r>
            <w:r>
              <w:rPr>
                <w:noProof/>
                <w:webHidden/>
              </w:rPr>
              <w:fldChar w:fldCharType="begin"/>
            </w:r>
            <w:r>
              <w:rPr>
                <w:noProof/>
                <w:webHidden/>
              </w:rPr>
              <w:instrText xml:space="preserve"> PAGEREF _Toc238482658 \h </w:instrText>
            </w:r>
            <w:r>
              <w:rPr>
                <w:noProof/>
                <w:webHidden/>
              </w:rPr>
            </w:r>
            <w:r>
              <w:rPr>
                <w:noProof/>
                <w:webHidden/>
              </w:rPr>
              <w:fldChar w:fldCharType="separate"/>
            </w:r>
            <w:r>
              <w:rPr>
                <w:noProof/>
                <w:webHidden/>
              </w:rPr>
              <w:t>78</w:t>
            </w:r>
            <w:r>
              <w:rPr>
                <w:noProof/>
                <w:webHidden/>
              </w:rPr>
              <w:fldChar w:fldCharType="end"/>
            </w:r>
          </w:hyperlink>
        </w:p>
        <w:p w14:paraId="4F22C7A3" w14:textId="626850D4" w:rsidR="00FC2B8C" w:rsidRDefault="00FC2B8C">
          <w:pPr>
            <w:pStyle w:val="Inhopg1"/>
            <w:tabs>
              <w:tab w:val="left" w:pos="480"/>
              <w:tab w:val="right" w:leader="dot" w:pos="9628"/>
            </w:tabs>
            <w:rPr>
              <w:noProof/>
              <w:kern w:val="2"/>
              <w:sz w:val="24"/>
              <w:szCs w:val="24"/>
              <w14:ligatures w14:val="standardContextual"/>
            </w:rPr>
          </w:pPr>
          <w:hyperlink w:anchor="_Toc238482659" w:history="1">
            <w:r w:rsidRPr="002933EC">
              <w:rPr>
                <w:rStyle w:val="Hyperlink"/>
                <w:rFonts w:eastAsia="Arial"/>
                <w:noProof/>
                <w:lang w:val="nl-NL"/>
              </w:rPr>
              <w:t>5</w:t>
            </w:r>
            <w:r>
              <w:rPr>
                <w:noProof/>
                <w:kern w:val="2"/>
                <w:sz w:val="24"/>
                <w:szCs w:val="24"/>
                <w14:ligatures w14:val="standardContextual"/>
              </w:rPr>
              <w:tab/>
            </w:r>
            <w:r w:rsidRPr="002933EC">
              <w:rPr>
                <w:rStyle w:val="Hyperlink"/>
                <w:rFonts w:eastAsia="Arial"/>
                <w:noProof/>
                <w:lang w:val="nl-NL"/>
              </w:rPr>
              <w:t>WIE IS WIE?</w:t>
            </w:r>
            <w:r>
              <w:rPr>
                <w:noProof/>
                <w:webHidden/>
              </w:rPr>
              <w:tab/>
            </w:r>
            <w:r>
              <w:rPr>
                <w:noProof/>
                <w:webHidden/>
              </w:rPr>
              <w:fldChar w:fldCharType="begin"/>
            </w:r>
            <w:r>
              <w:rPr>
                <w:noProof/>
                <w:webHidden/>
              </w:rPr>
              <w:instrText xml:space="preserve"> PAGEREF _Toc238482659 \h </w:instrText>
            </w:r>
            <w:r>
              <w:rPr>
                <w:noProof/>
                <w:webHidden/>
              </w:rPr>
            </w:r>
            <w:r>
              <w:rPr>
                <w:noProof/>
                <w:webHidden/>
              </w:rPr>
              <w:fldChar w:fldCharType="separate"/>
            </w:r>
            <w:r>
              <w:rPr>
                <w:noProof/>
                <w:webHidden/>
              </w:rPr>
              <w:t>78</w:t>
            </w:r>
            <w:r>
              <w:rPr>
                <w:noProof/>
                <w:webHidden/>
              </w:rPr>
              <w:fldChar w:fldCharType="end"/>
            </w:r>
          </w:hyperlink>
        </w:p>
        <w:p w14:paraId="0451A564" w14:textId="10E7B812" w:rsidR="00FC2B8C" w:rsidRDefault="00FC2B8C">
          <w:pPr>
            <w:pStyle w:val="Inhopg1"/>
            <w:tabs>
              <w:tab w:val="left" w:pos="720"/>
              <w:tab w:val="right" w:leader="dot" w:pos="9628"/>
            </w:tabs>
            <w:rPr>
              <w:noProof/>
              <w:kern w:val="2"/>
              <w:sz w:val="24"/>
              <w:szCs w:val="24"/>
              <w14:ligatures w14:val="standardContextual"/>
            </w:rPr>
          </w:pPr>
          <w:hyperlink w:anchor="_Toc238482660" w:history="1">
            <w:r w:rsidRPr="002933EC">
              <w:rPr>
                <w:rStyle w:val="Hyperlink"/>
                <w:noProof/>
                <w:lang w:val="nl-NL"/>
              </w:rPr>
              <w:t>5.1</w:t>
            </w:r>
            <w:r>
              <w:rPr>
                <w:noProof/>
                <w:kern w:val="2"/>
                <w:sz w:val="24"/>
                <w:szCs w:val="24"/>
                <w14:ligatures w14:val="standardContextual"/>
              </w:rPr>
              <w:tab/>
            </w:r>
            <w:r w:rsidRPr="002933EC">
              <w:rPr>
                <w:rStyle w:val="Hyperlink"/>
                <w:noProof/>
              </w:rPr>
              <w:t>Schoolbestuur scholengroep Sint-Michiel</w:t>
            </w:r>
            <w:r>
              <w:rPr>
                <w:noProof/>
                <w:webHidden/>
              </w:rPr>
              <w:tab/>
            </w:r>
            <w:r>
              <w:rPr>
                <w:noProof/>
                <w:webHidden/>
              </w:rPr>
              <w:fldChar w:fldCharType="begin"/>
            </w:r>
            <w:r>
              <w:rPr>
                <w:noProof/>
                <w:webHidden/>
              </w:rPr>
              <w:instrText xml:space="preserve"> PAGEREF _Toc238482660 \h </w:instrText>
            </w:r>
            <w:r>
              <w:rPr>
                <w:noProof/>
                <w:webHidden/>
              </w:rPr>
            </w:r>
            <w:r>
              <w:rPr>
                <w:noProof/>
                <w:webHidden/>
              </w:rPr>
              <w:fldChar w:fldCharType="separate"/>
            </w:r>
            <w:r>
              <w:rPr>
                <w:noProof/>
                <w:webHidden/>
              </w:rPr>
              <w:t>79</w:t>
            </w:r>
            <w:r>
              <w:rPr>
                <w:noProof/>
                <w:webHidden/>
              </w:rPr>
              <w:fldChar w:fldCharType="end"/>
            </w:r>
          </w:hyperlink>
        </w:p>
        <w:p w14:paraId="4B429364" w14:textId="59B08FB3" w:rsidR="00FC2B8C" w:rsidRDefault="00FC2B8C">
          <w:pPr>
            <w:pStyle w:val="Inhopg1"/>
            <w:tabs>
              <w:tab w:val="left" w:pos="720"/>
              <w:tab w:val="right" w:leader="dot" w:pos="9628"/>
            </w:tabs>
            <w:rPr>
              <w:noProof/>
              <w:kern w:val="2"/>
              <w:sz w:val="24"/>
              <w:szCs w:val="24"/>
              <w14:ligatures w14:val="standardContextual"/>
            </w:rPr>
          </w:pPr>
          <w:hyperlink w:anchor="_Toc238482661" w:history="1">
            <w:r w:rsidRPr="002933EC">
              <w:rPr>
                <w:rStyle w:val="Hyperlink"/>
                <w:noProof/>
                <w:lang w:val="nl-NL"/>
              </w:rPr>
              <w:t>5.2</w:t>
            </w:r>
            <w:r>
              <w:rPr>
                <w:noProof/>
                <w:kern w:val="2"/>
                <w:sz w:val="24"/>
                <w:szCs w:val="24"/>
                <w14:ligatures w14:val="standardContextual"/>
              </w:rPr>
              <w:tab/>
            </w:r>
            <w:r w:rsidRPr="002933EC">
              <w:rPr>
                <w:rStyle w:val="Hyperlink"/>
                <w:noProof/>
              </w:rPr>
              <w:t>Scholengroep - scholengemeenschap</w:t>
            </w:r>
            <w:r>
              <w:rPr>
                <w:noProof/>
                <w:webHidden/>
              </w:rPr>
              <w:tab/>
            </w:r>
            <w:r>
              <w:rPr>
                <w:noProof/>
                <w:webHidden/>
              </w:rPr>
              <w:fldChar w:fldCharType="begin"/>
            </w:r>
            <w:r>
              <w:rPr>
                <w:noProof/>
                <w:webHidden/>
              </w:rPr>
              <w:instrText xml:space="preserve"> PAGEREF _Toc238482661 \h </w:instrText>
            </w:r>
            <w:r>
              <w:rPr>
                <w:noProof/>
                <w:webHidden/>
              </w:rPr>
            </w:r>
            <w:r>
              <w:rPr>
                <w:noProof/>
                <w:webHidden/>
              </w:rPr>
              <w:fldChar w:fldCharType="separate"/>
            </w:r>
            <w:r>
              <w:rPr>
                <w:noProof/>
                <w:webHidden/>
              </w:rPr>
              <w:t>79</w:t>
            </w:r>
            <w:r>
              <w:rPr>
                <w:noProof/>
                <w:webHidden/>
              </w:rPr>
              <w:fldChar w:fldCharType="end"/>
            </w:r>
          </w:hyperlink>
        </w:p>
        <w:p w14:paraId="541D47A8" w14:textId="56F603E8" w:rsidR="00FC2B8C" w:rsidRDefault="00FC2B8C">
          <w:pPr>
            <w:pStyle w:val="Inhopg1"/>
            <w:tabs>
              <w:tab w:val="left" w:pos="720"/>
              <w:tab w:val="right" w:leader="dot" w:pos="9628"/>
            </w:tabs>
            <w:rPr>
              <w:noProof/>
              <w:kern w:val="2"/>
              <w:sz w:val="24"/>
              <w:szCs w:val="24"/>
              <w14:ligatures w14:val="standardContextual"/>
            </w:rPr>
          </w:pPr>
          <w:hyperlink w:anchor="_Toc238482662" w:history="1">
            <w:r w:rsidRPr="002933EC">
              <w:rPr>
                <w:rStyle w:val="Hyperlink"/>
                <w:noProof/>
                <w:lang w:val="nl-NL"/>
              </w:rPr>
              <w:t>5.3</w:t>
            </w:r>
            <w:r>
              <w:rPr>
                <w:noProof/>
                <w:kern w:val="2"/>
                <w:sz w:val="24"/>
                <w:szCs w:val="24"/>
                <w14:ligatures w14:val="standardContextual"/>
              </w:rPr>
              <w:tab/>
            </w:r>
            <w:r w:rsidRPr="002933EC">
              <w:rPr>
                <w:rStyle w:val="Hyperlink"/>
                <w:noProof/>
              </w:rPr>
              <w:t>Directie</w:t>
            </w:r>
            <w:r>
              <w:rPr>
                <w:noProof/>
                <w:webHidden/>
              </w:rPr>
              <w:tab/>
            </w:r>
            <w:r>
              <w:rPr>
                <w:noProof/>
                <w:webHidden/>
              </w:rPr>
              <w:fldChar w:fldCharType="begin"/>
            </w:r>
            <w:r>
              <w:rPr>
                <w:noProof/>
                <w:webHidden/>
              </w:rPr>
              <w:instrText xml:space="preserve"> PAGEREF _Toc238482662 \h </w:instrText>
            </w:r>
            <w:r>
              <w:rPr>
                <w:noProof/>
                <w:webHidden/>
              </w:rPr>
            </w:r>
            <w:r>
              <w:rPr>
                <w:noProof/>
                <w:webHidden/>
              </w:rPr>
              <w:fldChar w:fldCharType="separate"/>
            </w:r>
            <w:r>
              <w:rPr>
                <w:noProof/>
                <w:webHidden/>
              </w:rPr>
              <w:t>79</w:t>
            </w:r>
            <w:r>
              <w:rPr>
                <w:noProof/>
                <w:webHidden/>
              </w:rPr>
              <w:fldChar w:fldCharType="end"/>
            </w:r>
          </w:hyperlink>
        </w:p>
        <w:p w14:paraId="0252DA31" w14:textId="34C62EAE" w:rsidR="00FC2B8C" w:rsidRDefault="00FC2B8C">
          <w:pPr>
            <w:pStyle w:val="Inhopg1"/>
            <w:tabs>
              <w:tab w:val="left" w:pos="720"/>
              <w:tab w:val="right" w:leader="dot" w:pos="9628"/>
            </w:tabs>
            <w:rPr>
              <w:noProof/>
              <w:kern w:val="2"/>
              <w:sz w:val="24"/>
              <w:szCs w:val="24"/>
              <w14:ligatures w14:val="standardContextual"/>
            </w:rPr>
          </w:pPr>
          <w:hyperlink w:anchor="_Toc238482663" w:history="1">
            <w:r w:rsidRPr="002933EC">
              <w:rPr>
                <w:rStyle w:val="Hyperlink"/>
                <w:noProof/>
              </w:rPr>
              <w:t>5.4</w:t>
            </w:r>
            <w:r>
              <w:rPr>
                <w:noProof/>
                <w:kern w:val="2"/>
                <w:sz w:val="24"/>
                <w:szCs w:val="24"/>
                <w14:ligatures w14:val="standardContextual"/>
              </w:rPr>
              <w:tab/>
            </w:r>
            <w:r w:rsidRPr="002933EC">
              <w:rPr>
                <w:rStyle w:val="Hyperlink"/>
                <w:noProof/>
              </w:rPr>
              <w:t>Middenkader</w:t>
            </w:r>
            <w:r>
              <w:rPr>
                <w:noProof/>
                <w:webHidden/>
              </w:rPr>
              <w:tab/>
            </w:r>
            <w:r>
              <w:rPr>
                <w:noProof/>
                <w:webHidden/>
              </w:rPr>
              <w:fldChar w:fldCharType="begin"/>
            </w:r>
            <w:r>
              <w:rPr>
                <w:noProof/>
                <w:webHidden/>
              </w:rPr>
              <w:instrText xml:space="preserve"> PAGEREF _Toc238482663 \h </w:instrText>
            </w:r>
            <w:r>
              <w:rPr>
                <w:noProof/>
                <w:webHidden/>
              </w:rPr>
            </w:r>
            <w:r>
              <w:rPr>
                <w:noProof/>
                <w:webHidden/>
              </w:rPr>
              <w:fldChar w:fldCharType="separate"/>
            </w:r>
            <w:r>
              <w:rPr>
                <w:noProof/>
                <w:webHidden/>
              </w:rPr>
              <w:t>80</w:t>
            </w:r>
            <w:r>
              <w:rPr>
                <w:noProof/>
                <w:webHidden/>
              </w:rPr>
              <w:fldChar w:fldCharType="end"/>
            </w:r>
          </w:hyperlink>
        </w:p>
        <w:p w14:paraId="3F893B54" w14:textId="4F55EDE3" w:rsidR="00FC2B8C" w:rsidRDefault="00FC2B8C">
          <w:pPr>
            <w:pStyle w:val="Inhopg1"/>
            <w:tabs>
              <w:tab w:val="left" w:pos="720"/>
              <w:tab w:val="right" w:leader="dot" w:pos="9628"/>
            </w:tabs>
            <w:rPr>
              <w:noProof/>
              <w:kern w:val="2"/>
              <w:sz w:val="24"/>
              <w:szCs w:val="24"/>
              <w14:ligatures w14:val="standardContextual"/>
            </w:rPr>
          </w:pPr>
          <w:hyperlink w:anchor="_Toc238482664" w:history="1">
            <w:r w:rsidRPr="002933EC">
              <w:rPr>
                <w:rStyle w:val="Hyperlink"/>
                <w:noProof/>
                <w:lang w:val="nl-NL"/>
              </w:rPr>
              <w:t>5.5</w:t>
            </w:r>
            <w:r>
              <w:rPr>
                <w:noProof/>
                <w:kern w:val="2"/>
                <w:sz w:val="24"/>
                <w:szCs w:val="24"/>
                <w14:ligatures w14:val="standardContextual"/>
              </w:rPr>
              <w:tab/>
            </w:r>
            <w:r w:rsidRPr="002933EC">
              <w:rPr>
                <w:rStyle w:val="Hyperlink"/>
                <w:noProof/>
                <w:lang w:val="nl-NL"/>
              </w:rPr>
              <w:t>Onderwijzend en ondersteunend personeel</w:t>
            </w:r>
            <w:r>
              <w:rPr>
                <w:noProof/>
                <w:webHidden/>
              </w:rPr>
              <w:tab/>
            </w:r>
            <w:r>
              <w:rPr>
                <w:noProof/>
                <w:webHidden/>
              </w:rPr>
              <w:fldChar w:fldCharType="begin"/>
            </w:r>
            <w:r>
              <w:rPr>
                <w:noProof/>
                <w:webHidden/>
              </w:rPr>
              <w:instrText xml:space="preserve"> PAGEREF _Toc238482664 \h </w:instrText>
            </w:r>
            <w:r>
              <w:rPr>
                <w:noProof/>
                <w:webHidden/>
              </w:rPr>
            </w:r>
            <w:r>
              <w:rPr>
                <w:noProof/>
                <w:webHidden/>
              </w:rPr>
              <w:fldChar w:fldCharType="separate"/>
            </w:r>
            <w:r>
              <w:rPr>
                <w:noProof/>
                <w:webHidden/>
              </w:rPr>
              <w:t>80</w:t>
            </w:r>
            <w:r>
              <w:rPr>
                <w:noProof/>
                <w:webHidden/>
              </w:rPr>
              <w:fldChar w:fldCharType="end"/>
            </w:r>
          </w:hyperlink>
        </w:p>
        <w:p w14:paraId="0EB5E1D5" w14:textId="7F85C5DB" w:rsidR="00FC2B8C" w:rsidRDefault="00FC2B8C">
          <w:pPr>
            <w:pStyle w:val="Inhopg1"/>
            <w:tabs>
              <w:tab w:val="left" w:pos="720"/>
              <w:tab w:val="right" w:leader="dot" w:pos="9628"/>
            </w:tabs>
            <w:rPr>
              <w:noProof/>
              <w:kern w:val="2"/>
              <w:sz w:val="24"/>
              <w:szCs w:val="24"/>
              <w14:ligatures w14:val="standardContextual"/>
            </w:rPr>
          </w:pPr>
          <w:hyperlink w:anchor="_Toc238482665" w:history="1">
            <w:r w:rsidRPr="002933EC">
              <w:rPr>
                <w:rStyle w:val="Hyperlink"/>
                <w:noProof/>
                <w:lang w:val="nl-NL"/>
              </w:rPr>
              <w:t>5.6</w:t>
            </w:r>
            <w:r>
              <w:rPr>
                <w:noProof/>
                <w:kern w:val="2"/>
                <w:sz w:val="24"/>
                <w:szCs w:val="24"/>
                <w14:ligatures w14:val="standardContextual"/>
              </w:rPr>
              <w:tab/>
            </w:r>
            <w:r w:rsidRPr="002933EC">
              <w:rPr>
                <w:rStyle w:val="Hyperlink"/>
                <w:noProof/>
                <w:lang w:val="nl-NL"/>
              </w:rPr>
              <w:t>Cel leerlingenbegeleiding</w:t>
            </w:r>
            <w:r>
              <w:rPr>
                <w:noProof/>
                <w:webHidden/>
              </w:rPr>
              <w:tab/>
            </w:r>
            <w:r>
              <w:rPr>
                <w:noProof/>
                <w:webHidden/>
              </w:rPr>
              <w:fldChar w:fldCharType="begin"/>
            </w:r>
            <w:r>
              <w:rPr>
                <w:noProof/>
                <w:webHidden/>
              </w:rPr>
              <w:instrText xml:space="preserve"> PAGEREF _Toc238482665 \h </w:instrText>
            </w:r>
            <w:r>
              <w:rPr>
                <w:noProof/>
                <w:webHidden/>
              </w:rPr>
            </w:r>
            <w:r>
              <w:rPr>
                <w:noProof/>
                <w:webHidden/>
              </w:rPr>
              <w:fldChar w:fldCharType="separate"/>
            </w:r>
            <w:r>
              <w:rPr>
                <w:noProof/>
                <w:webHidden/>
              </w:rPr>
              <w:t>81</w:t>
            </w:r>
            <w:r>
              <w:rPr>
                <w:noProof/>
                <w:webHidden/>
              </w:rPr>
              <w:fldChar w:fldCharType="end"/>
            </w:r>
          </w:hyperlink>
        </w:p>
        <w:p w14:paraId="72A56A77" w14:textId="23EC146C" w:rsidR="00FC2B8C" w:rsidRDefault="00FC2B8C">
          <w:pPr>
            <w:pStyle w:val="Inhopg1"/>
            <w:tabs>
              <w:tab w:val="left" w:pos="720"/>
              <w:tab w:val="right" w:leader="dot" w:pos="9628"/>
            </w:tabs>
            <w:rPr>
              <w:noProof/>
              <w:kern w:val="2"/>
              <w:sz w:val="24"/>
              <w:szCs w:val="24"/>
              <w14:ligatures w14:val="standardContextual"/>
            </w:rPr>
          </w:pPr>
          <w:hyperlink w:anchor="_Toc238482666" w:history="1">
            <w:r w:rsidRPr="002933EC">
              <w:rPr>
                <w:rStyle w:val="Hyperlink"/>
                <w:noProof/>
                <w:lang w:val="nl-NL"/>
              </w:rPr>
              <w:t>5.7</w:t>
            </w:r>
            <w:r>
              <w:rPr>
                <w:noProof/>
                <w:kern w:val="2"/>
                <w:sz w:val="24"/>
                <w:szCs w:val="24"/>
                <w14:ligatures w14:val="standardContextual"/>
              </w:rPr>
              <w:tab/>
            </w:r>
            <w:r w:rsidRPr="002933EC">
              <w:rPr>
                <w:rStyle w:val="Hyperlink"/>
                <w:noProof/>
                <w:lang w:val="nl-NL"/>
              </w:rPr>
              <w:t>De klassenraad</w:t>
            </w:r>
            <w:r>
              <w:rPr>
                <w:noProof/>
                <w:webHidden/>
              </w:rPr>
              <w:tab/>
            </w:r>
            <w:r>
              <w:rPr>
                <w:noProof/>
                <w:webHidden/>
              </w:rPr>
              <w:fldChar w:fldCharType="begin"/>
            </w:r>
            <w:r>
              <w:rPr>
                <w:noProof/>
                <w:webHidden/>
              </w:rPr>
              <w:instrText xml:space="preserve"> PAGEREF _Toc238482666 \h </w:instrText>
            </w:r>
            <w:r>
              <w:rPr>
                <w:noProof/>
                <w:webHidden/>
              </w:rPr>
            </w:r>
            <w:r>
              <w:rPr>
                <w:noProof/>
                <w:webHidden/>
              </w:rPr>
              <w:fldChar w:fldCharType="separate"/>
            </w:r>
            <w:r>
              <w:rPr>
                <w:noProof/>
                <w:webHidden/>
              </w:rPr>
              <w:t>81</w:t>
            </w:r>
            <w:r>
              <w:rPr>
                <w:noProof/>
                <w:webHidden/>
              </w:rPr>
              <w:fldChar w:fldCharType="end"/>
            </w:r>
          </w:hyperlink>
        </w:p>
        <w:p w14:paraId="4EF23903" w14:textId="2A79F878" w:rsidR="00FC2B8C" w:rsidRDefault="00FC2B8C">
          <w:pPr>
            <w:pStyle w:val="Inhopg1"/>
            <w:tabs>
              <w:tab w:val="left" w:pos="720"/>
              <w:tab w:val="right" w:leader="dot" w:pos="9628"/>
            </w:tabs>
            <w:rPr>
              <w:noProof/>
              <w:kern w:val="2"/>
              <w:sz w:val="24"/>
              <w:szCs w:val="24"/>
              <w14:ligatures w14:val="standardContextual"/>
            </w:rPr>
          </w:pPr>
          <w:hyperlink w:anchor="_Toc238482667" w:history="1">
            <w:r w:rsidRPr="002933EC">
              <w:rPr>
                <w:rStyle w:val="Hyperlink"/>
                <w:noProof/>
                <w:lang w:val="nl-NL"/>
              </w:rPr>
              <w:t>5.8</w:t>
            </w:r>
            <w:r>
              <w:rPr>
                <w:noProof/>
                <w:kern w:val="2"/>
                <w:sz w:val="24"/>
                <w:szCs w:val="24"/>
                <w14:ligatures w14:val="standardContextual"/>
              </w:rPr>
              <w:tab/>
            </w:r>
            <w:r w:rsidRPr="002933EC">
              <w:rPr>
                <w:rStyle w:val="Hyperlink"/>
                <w:noProof/>
                <w:lang w:val="nl-NL"/>
              </w:rPr>
              <w:t>Werkgroepen</w:t>
            </w:r>
            <w:r>
              <w:rPr>
                <w:noProof/>
                <w:webHidden/>
              </w:rPr>
              <w:tab/>
            </w:r>
            <w:r>
              <w:rPr>
                <w:noProof/>
                <w:webHidden/>
              </w:rPr>
              <w:fldChar w:fldCharType="begin"/>
            </w:r>
            <w:r>
              <w:rPr>
                <w:noProof/>
                <w:webHidden/>
              </w:rPr>
              <w:instrText xml:space="preserve"> PAGEREF _Toc238482667 \h </w:instrText>
            </w:r>
            <w:r>
              <w:rPr>
                <w:noProof/>
                <w:webHidden/>
              </w:rPr>
            </w:r>
            <w:r>
              <w:rPr>
                <w:noProof/>
                <w:webHidden/>
              </w:rPr>
              <w:fldChar w:fldCharType="separate"/>
            </w:r>
            <w:r>
              <w:rPr>
                <w:noProof/>
                <w:webHidden/>
              </w:rPr>
              <w:t>81</w:t>
            </w:r>
            <w:r>
              <w:rPr>
                <w:noProof/>
                <w:webHidden/>
              </w:rPr>
              <w:fldChar w:fldCharType="end"/>
            </w:r>
          </w:hyperlink>
        </w:p>
        <w:p w14:paraId="3D820394" w14:textId="765A7209" w:rsidR="00FC2B8C" w:rsidRDefault="00FC2B8C">
          <w:pPr>
            <w:pStyle w:val="Inhopg1"/>
            <w:tabs>
              <w:tab w:val="left" w:pos="720"/>
              <w:tab w:val="right" w:leader="dot" w:pos="9628"/>
            </w:tabs>
            <w:rPr>
              <w:noProof/>
              <w:kern w:val="2"/>
              <w:sz w:val="24"/>
              <w:szCs w:val="24"/>
              <w14:ligatures w14:val="standardContextual"/>
            </w:rPr>
          </w:pPr>
          <w:hyperlink w:anchor="_Toc238482668" w:history="1">
            <w:r w:rsidRPr="002933EC">
              <w:rPr>
                <w:rStyle w:val="Hyperlink"/>
                <w:noProof/>
                <w:lang w:val="nl-NL"/>
              </w:rPr>
              <w:t>5.9</w:t>
            </w:r>
            <w:r>
              <w:rPr>
                <w:noProof/>
                <w:kern w:val="2"/>
                <w:sz w:val="24"/>
                <w:szCs w:val="24"/>
                <w14:ligatures w14:val="standardContextual"/>
              </w:rPr>
              <w:tab/>
            </w:r>
            <w:r w:rsidRPr="002933EC">
              <w:rPr>
                <w:rStyle w:val="Hyperlink"/>
                <w:noProof/>
                <w:lang w:val="nl-NL"/>
              </w:rPr>
              <w:t>Onderhoudspersoneel</w:t>
            </w:r>
            <w:r>
              <w:rPr>
                <w:noProof/>
                <w:webHidden/>
              </w:rPr>
              <w:tab/>
            </w:r>
            <w:r>
              <w:rPr>
                <w:noProof/>
                <w:webHidden/>
              </w:rPr>
              <w:fldChar w:fldCharType="begin"/>
            </w:r>
            <w:r>
              <w:rPr>
                <w:noProof/>
                <w:webHidden/>
              </w:rPr>
              <w:instrText xml:space="preserve"> PAGEREF _Toc238482668 \h </w:instrText>
            </w:r>
            <w:r>
              <w:rPr>
                <w:noProof/>
                <w:webHidden/>
              </w:rPr>
            </w:r>
            <w:r>
              <w:rPr>
                <w:noProof/>
                <w:webHidden/>
              </w:rPr>
              <w:fldChar w:fldCharType="separate"/>
            </w:r>
            <w:r>
              <w:rPr>
                <w:noProof/>
                <w:webHidden/>
              </w:rPr>
              <w:t>81</w:t>
            </w:r>
            <w:r>
              <w:rPr>
                <w:noProof/>
                <w:webHidden/>
              </w:rPr>
              <w:fldChar w:fldCharType="end"/>
            </w:r>
          </w:hyperlink>
        </w:p>
        <w:p w14:paraId="3FD0164A" w14:textId="52BE5F02" w:rsidR="00FC2B8C" w:rsidRDefault="00FC2B8C">
          <w:pPr>
            <w:pStyle w:val="Inhopg1"/>
            <w:tabs>
              <w:tab w:val="left" w:pos="720"/>
              <w:tab w:val="right" w:leader="dot" w:pos="9628"/>
            </w:tabs>
            <w:rPr>
              <w:noProof/>
              <w:kern w:val="2"/>
              <w:sz w:val="24"/>
              <w:szCs w:val="24"/>
              <w14:ligatures w14:val="standardContextual"/>
            </w:rPr>
          </w:pPr>
          <w:hyperlink w:anchor="_Toc238482669" w:history="1">
            <w:r w:rsidRPr="002933EC">
              <w:rPr>
                <w:rStyle w:val="Hyperlink"/>
                <w:noProof/>
                <w:lang w:val="nl-NL"/>
              </w:rPr>
              <w:t>5.10</w:t>
            </w:r>
            <w:r>
              <w:rPr>
                <w:noProof/>
                <w:kern w:val="2"/>
                <w:sz w:val="24"/>
                <w:szCs w:val="24"/>
                <w14:ligatures w14:val="standardContextual"/>
              </w:rPr>
              <w:tab/>
            </w:r>
            <w:r w:rsidRPr="002933EC">
              <w:rPr>
                <w:rStyle w:val="Hyperlink"/>
                <w:noProof/>
                <w:lang w:val="nl-NL"/>
              </w:rPr>
              <w:t>Vrij CLB Trikant (Centrum voor Leerlingenbegeleiding)</w:t>
            </w:r>
            <w:r>
              <w:rPr>
                <w:noProof/>
                <w:webHidden/>
              </w:rPr>
              <w:tab/>
            </w:r>
            <w:r>
              <w:rPr>
                <w:noProof/>
                <w:webHidden/>
              </w:rPr>
              <w:fldChar w:fldCharType="begin"/>
            </w:r>
            <w:r>
              <w:rPr>
                <w:noProof/>
                <w:webHidden/>
              </w:rPr>
              <w:instrText xml:space="preserve"> PAGEREF _Toc238482669 \h </w:instrText>
            </w:r>
            <w:r>
              <w:rPr>
                <w:noProof/>
                <w:webHidden/>
              </w:rPr>
            </w:r>
            <w:r>
              <w:rPr>
                <w:noProof/>
                <w:webHidden/>
              </w:rPr>
              <w:fldChar w:fldCharType="separate"/>
            </w:r>
            <w:r>
              <w:rPr>
                <w:noProof/>
                <w:webHidden/>
              </w:rPr>
              <w:t>81</w:t>
            </w:r>
            <w:r>
              <w:rPr>
                <w:noProof/>
                <w:webHidden/>
              </w:rPr>
              <w:fldChar w:fldCharType="end"/>
            </w:r>
          </w:hyperlink>
        </w:p>
        <w:p w14:paraId="2CF3E056" w14:textId="4A78EB32" w:rsidR="00FC2B8C" w:rsidRDefault="00FC2B8C">
          <w:pPr>
            <w:pStyle w:val="Inhopg1"/>
            <w:tabs>
              <w:tab w:val="left" w:pos="720"/>
              <w:tab w:val="right" w:leader="dot" w:pos="9628"/>
            </w:tabs>
            <w:rPr>
              <w:noProof/>
              <w:kern w:val="2"/>
              <w:sz w:val="24"/>
              <w:szCs w:val="24"/>
              <w14:ligatures w14:val="standardContextual"/>
            </w:rPr>
          </w:pPr>
          <w:hyperlink w:anchor="_Toc238482670" w:history="1">
            <w:r w:rsidRPr="002933EC">
              <w:rPr>
                <w:rStyle w:val="Hyperlink"/>
                <w:noProof/>
                <w:lang w:val="nl-NL"/>
              </w:rPr>
              <w:t>5.11</w:t>
            </w:r>
            <w:r>
              <w:rPr>
                <w:noProof/>
                <w:kern w:val="2"/>
                <w:sz w:val="24"/>
                <w:szCs w:val="24"/>
                <w14:ligatures w14:val="standardContextual"/>
              </w:rPr>
              <w:tab/>
            </w:r>
            <w:r w:rsidRPr="002933EC">
              <w:rPr>
                <w:rStyle w:val="Hyperlink"/>
                <w:noProof/>
                <w:lang w:val="nl-NL"/>
              </w:rPr>
              <w:t>Het leersteuncentrum</w:t>
            </w:r>
            <w:r>
              <w:rPr>
                <w:noProof/>
                <w:webHidden/>
              </w:rPr>
              <w:tab/>
            </w:r>
            <w:r>
              <w:rPr>
                <w:noProof/>
                <w:webHidden/>
              </w:rPr>
              <w:fldChar w:fldCharType="begin"/>
            </w:r>
            <w:r>
              <w:rPr>
                <w:noProof/>
                <w:webHidden/>
              </w:rPr>
              <w:instrText xml:space="preserve"> PAGEREF _Toc238482670 \h </w:instrText>
            </w:r>
            <w:r>
              <w:rPr>
                <w:noProof/>
                <w:webHidden/>
              </w:rPr>
            </w:r>
            <w:r>
              <w:rPr>
                <w:noProof/>
                <w:webHidden/>
              </w:rPr>
              <w:fldChar w:fldCharType="separate"/>
            </w:r>
            <w:r>
              <w:rPr>
                <w:noProof/>
                <w:webHidden/>
              </w:rPr>
              <w:t>86</w:t>
            </w:r>
            <w:r>
              <w:rPr>
                <w:noProof/>
                <w:webHidden/>
              </w:rPr>
              <w:fldChar w:fldCharType="end"/>
            </w:r>
          </w:hyperlink>
        </w:p>
        <w:p w14:paraId="22F219B6" w14:textId="0BAB1F1F" w:rsidR="00FC2B8C" w:rsidRDefault="00FC2B8C">
          <w:pPr>
            <w:pStyle w:val="Inhopg1"/>
            <w:tabs>
              <w:tab w:val="left" w:pos="720"/>
              <w:tab w:val="right" w:leader="dot" w:pos="9628"/>
            </w:tabs>
            <w:rPr>
              <w:noProof/>
              <w:kern w:val="2"/>
              <w:sz w:val="24"/>
              <w:szCs w:val="24"/>
              <w14:ligatures w14:val="standardContextual"/>
            </w:rPr>
          </w:pPr>
          <w:hyperlink w:anchor="_Toc238482671" w:history="1">
            <w:r w:rsidRPr="002933EC">
              <w:rPr>
                <w:rStyle w:val="Hyperlink"/>
                <w:noProof/>
                <w:lang w:val="nl-NL"/>
              </w:rPr>
              <w:t>5.12</w:t>
            </w:r>
            <w:r>
              <w:rPr>
                <w:noProof/>
                <w:kern w:val="2"/>
                <w:sz w:val="24"/>
                <w:szCs w:val="24"/>
                <w14:ligatures w14:val="standardContextual"/>
              </w:rPr>
              <w:tab/>
            </w:r>
            <w:r w:rsidRPr="002933EC">
              <w:rPr>
                <w:rStyle w:val="Hyperlink"/>
                <w:noProof/>
                <w:lang w:val="nl-NL"/>
              </w:rPr>
              <w:t>Beroepscommissie</w:t>
            </w:r>
            <w:r>
              <w:rPr>
                <w:noProof/>
                <w:webHidden/>
              </w:rPr>
              <w:tab/>
            </w:r>
            <w:r>
              <w:rPr>
                <w:noProof/>
                <w:webHidden/>
              </w:rPr>
              <w:fldChar w:fldCharType="begin"/>
            </w:r>
            <w:r>
              <w:rPr>
                <w:noProof/>
                <w:webHidden/>
              </w:rPr>
              <w:instrText xml:space="preserve"> PAGEREF _Toc238482671 \h </w:instrText>
            </w:r>
            <w:r>
              <w:rPr>
                <w:noProof/>
                <w:webHidden/>
              </w:rPr>
            </w:r>
            <w:r>
              <w:rPr>
                <w:noProof/>
                <w:webHidden/>
              </w:rPr>
              <w:fldChar w:fldCharType="separate"/>
            </w:r>
            <w:r>
              <w:rPr>
                <w:noProof/>
                <w:webHidden/>
              </w:rPr>
              <w:t>86</w:t>
            </w:r>
            <w:r>
              <w:rPr>
                <w:noProof/>
                <w:webHidden/>
              </w:rPr>
              <w:fldChar w:fldCharType="end"/>
            </w:r>
          </w:hyperlink>
        </w:p>
        <w:p w14:paraId="3CD1261F" w14:textId="2653D5D9" w:rsidR="00FC2B8C" w:rsidRDefault="00FC2B8C">
          <w:pPr>
            <w:pStyle w:val="Inhopg1"/>
            <w:tabs>
              <w:tab w:val="left" w:pos="480"/>
              <w:tab w:val="right" w:leader="dot" w:pos="9628"/>
            </w:tabs>
            <w:rPr>
              <w:noProof/>
              <w:kern w:val="2"/>
              <w:sz w:val="24"/>
              <w:szCs w:val="24"/>
              <w14:ligatures w14:val="standardContextual"/>
            </w:rPr>
          </w:pPr>
          <w:hyperlink w:anchor="_Toc238482672" w:history="1">
            <w:r w:rsidRPr="002933EC">
              <w:rPr>
                <w:rStyle w:val="Hyperlink"/>
                <w:rFonts w:eastAsia="Arial"/>
                <w:noProof/>
                <w:lang w:val="nl-NL"/>
              </w:rPr>
              <w:t>6</w:t>
            </w:r>
            <w:r>
              <w:rPr>
                <w:noProof/>
                <w:kern w:val="2"/>
                <w:sz w:val="24"/>
                <w:szCs w:val="24"/>
                <w14:ligatures w14:val="standardContextual"/>
              </w:rPr>
              <w:tab/>
            </w:r>
            <w:r w:rsidRPr="002933EC">
              <w:rPr>
                <w:rStyle w:val="Hyperlink"/>
                <w:rFonts w:eastAsia="Arial"/>
                <w:noProof/>
                <w:lang w:val="nl-NL"/>
              </w:rPr>
              <w:t>PARTICIPATIE</w:t>
            </w:r>
            <w:r>
              <w:rPr>
                <w:noProof/>
                <w:webHidden/>
              </w:rPr>
              <w:tab/>
            </w:r>
            <w:r>
              <w:rPr>
                <w:noProof/>
                <w:webHidden/>
              </w:rPr>
              <w:fldChar w:fldCharType="begin"/>
            </w:r>
            <w:r>
              <w:rPr>
                <w:noProof/>
                <w:webHidden/>
              </w:rPr>
              <w:instrText xml:space="preserve"> PAGEREF _Toc238482672 \h </w:instrText>
            </w:r>
            <w:r>
              <w:rPr>
                <w:noProof/>
                <w:webHidden/>
              </w:rPr>
            </w:r>
            <w:r>
              <w:rPr>
                <w:noProof/>
                <w:webHidden/>
              </w:rPr>
              <w:fldChar w:fldCharType="separate"/>
            </w:r>
            <w:r>
              <w:rPr>
                <w:noProof/>
                <w:webHidden/>
              </w:rPr>
              <w:t>87</w:t>
            </w:r>
            <w:r>
              <w:rPr>
                <w:noProof/>
                <w:webHidden/>
              </w:rPr>
              <w:fldChar w:fldCharType="end"/>
            </w:r>
          </w:hyperlink>
        </w:p>
        <w:p w14:paraId="3EB04648" w14:textId="1AC35C86" w:rsidR="00FC2B8C" w:rsidRDefault="00FC2B8C">
          <w:pPr>
            <w:pStyle w:val="Inhopg1"/>
            <w:tabs>
              <w:tab w:val="left" w:pos="720"/>
              <w:tab w:val="right" w:leader="dot" w:pos="9628"/>
            </w:tabs>
            <w:rPr>
              <w:noProof/>
              <w:kern w:val="2"/>
              <w:sz w:val="24"/>
              <w:szCs w:val="24"/>
              <w14:ligatures w14:val="standardContextual"/>
            </w:rPr>
          </w:pPr>
          <w:hyperlink w:anchor="_Toc238482673" w:history="1">
            <w:r w:rsidRPr="002933EC">
              <w:rPr>
                <w:rStyle w:val="Hyperlink"/>
                <w:noProof/>
              </w:rPr>
              <w:t>6.1</w:t>
            </w:r>
            <w:r>
              <w:rPr>
                <w:noProof/>
                <w:kern w:val="2"/>
                <w:sz w:val="24"/>
                <w:szCs w:val="24"/>
                <w14:ligatures w14:val="standardContextual"/>
              </w:rPr>
              <w:tab/>
            </w:r>
            <w:r w:rsidRPr="002933EC">
              <w:rPr>
                <w:rStyle w:val="Hyperlink"/>
                <w:noProof/>
              </w:rPr>
              <w:t>Leerlingenraad</w:t>
            </w:r>
            <w:r>
              <w:rPr>
                <w:noProof/>
                <w:webHidden/>
              </w:rPr>
              <w:tab/>
            </w:r>
            <w:r>
              <w:rPr>
                <w:noProof/>
                <w:webHidden/>
              </w:rPr>
              <w:fldChar w:fldCharType="begin"/>
            </w:r>
            <w:r>
              <w:rPr>
                <w:noProof/>
                <w:webHidden/>
              </w:rPr>
              <w:instrText xml:space="preserve"> PAGEREF _Toc238482673 \h </w:instrText>
            </w:r>
            <w:r>
              <w:rPr>
                <w:noProof/>
                <w:webHidden/>
              </w:rPr>
            </w:r>
            <w:r>
              <w:rPr>
                <w:noProof/>
                <w:webHidden/>
              </w:rPr>
              <w:fldChar w:fldCharType="separate"/>
            </w:r>
            <w:r>
              <w:rPr>
                <w:noProof/>
                <w:webHidden/>
              </w:rPr>
              <w:t>87</w:t>
            </w:r>
            <w:r>
              <w:rPr>
                <w:noProof/>
                <w:webHidden/>
              </w:rPr>
              <w:fldChar w:fldCharType="end"/>
            </w:r>
          </w:hyperlink>
        </w:p>
        <w:p w14:paraId="0B851BE4" w14:textId="3A0585A5" w:rsidR="00FC2B8C" w:rsidRDefault="00FC2B8C">
          <w:pPr>
            <w:pStyle w:val="Inhopg1"/>
            <w:tabs>
              <w:tab w:val="left" w:pos="720"/>
              <w:tab w:val="right" w:leader="dot" w:pos="9628"/>
            </w:tabs>
            <w:rPr>
              <w:noProof/>
              <w:kern w:val="2"/>
              <w:sz w:val="24"/>
              <w:szCs w:val="24"/>
              <w14:ligatures w14:val="standardContextual"/>
            </w:rPr>
          </w:pPr>
          <w:hyperlink w:anchor="_Toc238482674" w:history="1">
            <w:r w:rsidRPr="002933EC">
              <w:rPr>
                <w:rStyle w:val="Hyperlink"/>
                <w:noProof/>
              </w:rPr>
              <w:t>6.2</w:t>
            </w:r>
            <w:r>
              <w:rPr>
                <w:noProof/>
                <w:kern w:val="2"/>
                <w:sz w:val="24"/>
                <w:szCs w:val="24"/>
                <w14:ligatures w14:val="standardContextual"/>
              </w:rPr>
              <w:tab/>
            </w:r>
            <w:r w:rsidRPr="002933EC">
              <w:rPr>
                <w:rStyle w:val="Hyperlink"/>
                <w:noProof/>
              </w:rPr>
              <w:t>Oudercomité</w:t>
            </w:r>
            <w:r>
              <w:rPr>
                <w:noProof/>
                <w:webHidden/>
              </w:rPr>
              <w:tab/>
            </w:r>
            <w:r>
              <w:rPr>
                <w:noProof/>
                <w:webHidden/>
              </w:rPr>
              <w:fldChar w:fldCharType="begin"/>
            </w:r>
            <w:r>
              <w:rPr>
                <w:noProof/>
                <w:webHidden/>
              </w:rPr>
              <w:instrText xml:space="preserve"> PAGEREF _Toc238482674 \h </w:instrText>
            </w:r>
            <w:r>
              <w:rPr>
                <w:noProof/>
                <w:webHidden/>
              </w:rPr>
            </w:r>
            <w:r>
              <w:rPr>
                <w:noProof/>
                <w:webHidden/>
              </w:rPr>
              <w:fldChar w:fldCharType="separate"/>
            </w:r>
            <w:r>
              <w:rPr>
                <w:noProof/>
                <w:webHidden/>
              </w:rPr>
              <w:t>87</w:t>
            </w:r>
            <w:r>
              <w:rPr>
                <w:noProof/>
                <w:webHidden/>
              </w:rPr>
              <w:fldChar w:fldCharType="end"/>
            </w:r>
          </w:hyperlink>
        </w:p>
        <w:p w14:paraId="0C8BA43E" w14:textId="69FB4960" w:rsidR="00FC2B8C" w:rsidRDefault="00FC2B8C">
          <w:pPr>
            <w:pStyle w:val="Inhopg1"/>
            <w:tabs>
              <w:tab w:val="left" w:pos="720"/>
              <w:tab w:val="right" w:leader="dot" w:pos="9628"/>
            </w:tabs>
            <w:rPr>
              <w:noProof/>
              <w:kern w:val="2"/>
              <w:sz w:val="24"/>
              <w:szCs w:val="24"/>
              <w14:ligatures w14:val="standardContextual"/>
            </w:rPr>
          </w:pPr>
          <w:hyperlink w:anchor="_Toc238482675" w:history="1">
            <w:r w:rsidRPr="002933EC">
              <w:rPr>
                <w:rStyle w:val="Hyperlink"/>
                <w:noProof/>
                <w:lang w:val="nl-NL"/>
              </w:rPr>
              <w:t>6.3</w:t>
            </w:r>
            <w:r>
              <w:rPr>
                <w:noProof/>
                <w:kern w:val="2"/>
                <w:sz w:val="24"/>
                <w:szCs w:val="24"/>
                <w14:ligatures w14:val="standardContextual"/>
              </w:rPr>
              <w:tab/>
            </w:r>
            <w:r w:rsidRPr="002933EC">
              <w:rPr>
                <w:rStyle w:val="Hyperlink"/>
                <w:noProof/>
                <w:lang w:val="nl-NL"/>
              </w:rPr>
              <w:t>Schoolraad</w:t>
            </w:r>
            <w:r>
              <w:rPr>
                <w:noProof/>
                <w:webHidden/>
              </w:rPr>
              <w:tab/>
            </w:r>
            <w:r>
              <w:rPr>
                <w:noProof/>
                <w:webHidden/>
              </w:rPr>
              <w:fldChar w:fldCharType="begin"/>
            </w:r>
            <w:r>
              <w:rPr>
                <w:noProof/>
                <w:webHidden/>
              </w:rPr>
              <w:instrText xml:space="preserve"> PAGEREF _Toc238482675 \h </w:instrText>
            </w:r>
            <w:r>
              <w:rPr>
                <w:noProof/>
                <w:webHidden/>
              </w:rPr>
            </w:r>
            <w:r>
              <w:rPr>
                <w:noProof/>
                <w:webHidden/>
              </w:rPr>
              <w:fldChar w:fldCharType="separate"/>
            </w:r>
            <w:r>
              <w:rPr>
                <w:noProof/>
                <w:webHidden/>
              </w:rPr>
              <w:t>87</w:t>
            </w:r>
            <w:r>
              <w:rPr>
                <w:noProof/>
                <w:webHidden/>
              </w:rPr>
              <w:fldChar w:fldCharType="end"/>
            </w:r>
          </w:hyperlink>
        </w:p>
        <w:p w14:paraId="64288AA8" w14:textId="3484BFD2" w:rsidR="00FC2B8C" w:rsidRDefault="00FC2B8C">
          <w:pPr>
            <w:pStyle w:val="Inhopg1"/>
            <w:tabs>
              <w:tab w:val="left" w:pos="720"/>
              <w:tab w:val="right" w:leader="dot" w:pos="9628"/>
            </w:tabs>
            <w:rPr>
              <w:noProof/>
              <w:kern w:val="2"/>
              <w:sz w:val="24"/>
              <w:szCs w:val="24"/>
              <w14:ligatures w14:val="standardContextual"/>
            </w:rPr>
          </w:pPr>
          <w:hyperlink w:anchor="_Toc238482676" w:history="1">
            <w:r w:rsidRPr="002933EC">
              <w:rPr>
                <w:rStyle w:val="Hyperlink"/>
                <w:noProof/>
                <w:lang w:val="nl-NL"/>
              </w:rPr>
              <w:t>6.4</w:t>
            </w:r>
            <w:r>
              <w:rPr>
                <w:noProof/>
                <w:kern w:val="2"/>
                <w:sz w:val="24"/>
                <w:szCs w:val="24"/>
                <w14:ligatures w14:val="standardContextual"/>
              </w:rPr>
              <w:tab/>
            </w:r>
            <w:r w:rsidRPr="002933EC">
              <w:rPr>
                <w:rStyle w:val="Hyperlink"/>
                <w:noProof/>
                <w:lang w:val="nl-NL"/>
              </w:rPr>
              <w:t>Lokaal overlegcomité (LOC)</w:t>
            </w:r>
            <w:r>
              <w:rPr>
                <w:noProof/>
                <w:webHidden/>
              </w:rPr>
              <w:tab/>
            </w:r>
            <w:r>
              <w:rPr>
                <w:noProof/>
                <w:webHidden/>
              </w:rPr>
              <w:fldChar w:fldCharType="begin"/>
            </w:r>
            <w:r>
              <w:rPr>
                <w:noProof/>
                <w:webHidden/>
              </w:rPr>
              <w:instrText xml:space="preserve"> PAGEREF _Toc238482676 \h </w:instrText>
            </w:r>
            <w:r>
              <w:rPr>
                <w:noProof/>
                <w:webHidden/>
              </w:rPr>
            </w:r>
            <w:r>
              <w:rPr>
                <w:noProof/>
                <w:webHidden/>
              </w:rPr>
              <w:fldChar w:fldCharType="separate"/>
            </w:r>
            <w:r>
              <w:rPr>
                <w:noProof/>
                <w:webHidden/>
              </w:rPr>
              <w:t>87</w:t>
            </w:r>
            <w:r>
              <w:rPr>
                <w:noProof/>
                <w:webHidden/>
              </w:rPr>
              <w:fldChar w:fldCharType="end"/>
            </w:r>
          </w:hyperlink>
        </w:p>
        <w:p w14:paraId="025C285A" w14:textId="4A024247" w:rsidR="00FC2B8C" w:rsidRDefault="00FC2B8C">
          <w:pPr>
            <w:pStyle w:val="Inhopg1"/>
            <w:tabs>
              <w:tab w:val="left" w:pos="720"/>
              <w:tab w:val="right" w:leader="dot" w:pos="9628"/>
            </w:tabs>
            <w:rPr>
              <w:noProof/>
              <w:kern w:val="2"/>
              <w:sz w:val="24"/>
              <w:szCs w:val="24"/>
              <w14:ligatures w14:val="standardContextual"/>
            </w:rPr>
          </w:pPr>
          <w:hyperlink w:anchor="_Toc238482677" w:history="1">
            <w:r w:rsidRPr="002933EC">
              <w:rPr>
                <w:rStyle w:val="Hyperlink"/>
                <w:noProof/>
                <w:lang w:val="nl-NL"/>
              </w:rPr>
              <w:t>6.5</w:t>
            </w:r>
            <w:r>
              <w:rPr>
                <w:noProof/>
                <w:kern w:val="2"/>
                <w:sz w:val="24"/>
                <w:szCs w:val="24"/>
                <w14:ligatures w14:val="standardContextual"/>
              </w:rPr>
              <w:tab/>
            </w:r>
            <w:r w:rsidRPr="002933EC">
              <w:rPr>
                <w:rStyle w:val="Hyperlink"/>
                <w:noProof/>
                <w:lang w:val="nl-NL"/>
              </w:rPr>
              <w:t>Comité voor Preventie en Bescherming op het werk (CPBW)</w:t>
            </w:r>
            <w:r>
              <w:rPr>
                <w:noProof/>
                <w:webHidden/>
              </w:rPr>
              <w:tab/>
            </w:r>
            <w:r>
              <w:rPr>
                <w:noProof/>
                <w:webHidden/>
              </w:rPr>
              <w:fldChar w:fldCharType="begin"/>
            </w:r>
            <w:r>
              <w:rPr>
                <w:noProof/>
                <w:webHidden/>
              </w:rPr>
              <w:instrText xml:space="preserve"> PAGEREF _Toc238482677 \h </w:instrText>
            </w:r>
            <w:r>
              <w:rPr>
                <w:noProof/>
                <w:webHidden/>
              </w:rPr>
            </w:r>
            <w:r>
              <w:rPr>
                <w:noProof/>
                <w:webHidden/>
              </w:rPr>
              <w:fldChar w:fldCharType="separate"/>
            </w:r>
            <w:r>
              <w:rPr>
                <w:noProof/>
                <w:webHidden/>
              </w:rPr>
              <w:t>87</w:t>
            </w:r>
            <w:r>
              <w:rPr>
                <w:noProof/>
                <w:webHidden/>
              </w:rPr>
              <w:fldChar w:fldCharType="end"/>
            </w:r>
          </w:hyperlink>
        </w:p>
        <w:p w14:paraId="2484A597" w14:textId="715CCECF" w:rsidR="00FC2B8C" w:rsidRDefault="00FC2B8C">
          <w:pPr>
            <w:pStyle w:val="Inhopg1"/>
            <w:tabs>
              <w:tab w:val="left" w:pos="720"/>
              <w:tab w:val="right" w:leader="dot" w:pos="9628"/>
            </w:tabs>
            <w:rPr>
              <w:noProof/>
              <w:kern w:val="2"/>
              <w:sz w:val="24"/>
              <w:szCs w:val="24"/>
              <w14:ligatures w14:val="standardContextual"/>
            </w:rPr>
          </w:pPr>
          <w:hyperlink w:anchor="_Toc238482678" w:history="1">
            <w:r w:rsidRPr="002933EC">
              <w:rPr>
                <w:rStyle w:val="Hyperlink"/>
                <w:noProof/>
                <w:lang w:val="nl-NL"/>
              </w:rPr>
              <w:t>6.6</w:t>
            </w:r>
            <w:r>
              <w:rPr>
                <w:noProof/>
                <w:kern w:val="2"/>
                <w:sz w:val="24"/>
                <w:szCs w:val="24"/>
                <w14:ligatures w14:val="standardContextual"/>
              </w:rPr>
              <w:tab/>
            </w:r>
            <w:r w:rsidRPr="002933EC">
              <w:rPr>
                <w:rStyle w:val="Hyperlink"/>
                <w:noProof/>
                <w:lang w:val="nl-NL"/>
              </w:rPr>
              <w:t>Internaat</w:t>
            </w:r>
            <w:r>
              <w:rPr>
                <w:noProof/>
                <w:webHidden/>
              </w:rPr>
              <w:tab/>
            </w:r>
            <w:r>
              <w:rPr>
                <w:noProof/>
                <w:webHidden/>
              </w:rPr>
              <w:fldChar w:fldCharType="begin"/>
            </w:r>
            <w:r>
              <w:rPr>
                <w:noProof/>
                <w:webHidden/>
              </w:rPr>
              <w:instrText xml:space="preserve"> PAGEREF _Toc238482678 \h </w:instrText>
            </w:r>
            <w:r>
              <w:rPr>
                <w:noProof/>
                <w:webHidden/>
              </w:rPr>
            </w:r>
            <w:r>
              <w:rPr>
                <w:noProof/>
                <w:webHidden/>
              </w:rPr>
              <w:fldChar w:fldCharType="separate"/>
            </w:r>
            <w:r>
              <w:rPr>
                <w:noProof/>
                <w:webHidden/>
              </w:rPr>
              <w:t>87</w:t>
            </w:r>
            <w:r>
              <w:rPr>
                <w:noProof/>
                <w:webHidden/>
              </w:rPr>
              <w:fldChar w:fldCharType="end"/>
            </w:r>
          </w:hyperlink>
        </w:p>
        <w:p w14:paraId="0FD161BC" w14:textId="38CF0722" w:rsidR="00FC2B8C" w:rsidRDefault="00FC2B8C">
          <w:pPr>
            <w:pStyle w:val="Inhopg1"/>
            <w:tabs>
              <w:tab w:val="left" w:pos="480"/>
              <w:tab w:val="right" w:leader="dot" w:pos="9628"/>
            </w:tabs>
            <w:rPr>
              <w:noProof/>
              <w:kern w:val="2"/>
              <w:sz w:val="24"/>
              <w:szCs w:val="24"/>
              <w14:ligatures w14:val="standardContextual"/>
            </w:rPr>
          </w:pPr>
          <w:hyperlink w:anchor="_Toc238482679" w:history="1">
            <w:r w:rsidRPr="002933EC">
              <w:rPr>
                <w:rStyle w:val="Hyperlink"/>
                <w:noProof/>
              </w:rPr>
              <w:t>7</w:t>
            </w:r>
            <w:r>
              <w:rPr>
                <w:noProof/>
                <w:kern w:val="2"/>
                <w:sz w:val="24"/>
                <w:szCs w:val="24"/>
                <w14:ligatures w14:val="standardContextual"/>
              </w:rPr>
              <w:tab/>
            </w:r>
            <w:r w:rsidRPr="002933EC">
              <w:rPr>
                <w:rStyle w:val="Hyperlink"/>
                <w:noProof/>
              </w:rPr>
              <w:t>STUDIEAANBOD</w:t>
            </w:r>
            <w:r>
              <w:rPr>
                <w:noProof/>
                <w:webHidden/>
              </w:rPr>
              <w:tab/>
            </w:r>
            <w:r>
              <w:rPr>
                <w:noProof/>
                <w:webHidden/>
              </w:rPr>
              <w:fldChar w:fldCharType="begin"/>
            </w:r>
            <w:r>
              <w:rPr>
                <w:noProof/>
                <w:webHidden/>
              </w:rPr>
              <w:instrText xml:space="preserve"> PAGEREF _Toc238482679 \h </w:instrText>
            </w:r>
            <w:r>
              <w:rPr>
                <w:noProof/>
                <w:webHidden/>
              </w:rPr>
            </w:r>
            <w:r>
              <w:rPr>
                <w:noProof/>
                <w:webHidden/>
              </w:rPr>
              <w:fldChar w:fldCharType="separate"/>
            </w:r>
            <w:r>
              <w:rPr>
                <w:noProof/>
                <w:webHidden/>
              </w:rPr>
              <w:t>88</w:t>
            </w:r>
            <w:r>
              <w:rPr>
                <w:noProof/>
                <w:webHidden/>
              </w:rPr>
              <w:fldChar w:fldCharType="end"/>
            </w:r>
          </w:hyperlink>
        </w:p>
        <w:p w14:paraId="6E9F2589" w14:textId="42965C81" w:rsidR="00FC2B8C" w:rsidRDefault="00FC2B8C">
          <w:pPr>
            <w:pStyle w:val="Inhopg1"/>
            <w:tabs>
              <w:tab w:val="left" w:pos="480"/>
              <w:tab w:val="right" w:leader="dot" w:pos="9628"/>
            </w:tabs>
            <w:rPr>
              <w:noProof/>
              <w:kern w:val="2"/>
              <w:sz w:val="24"/>
              <w:szCs w:val="24"/>
              <w14:ligatures w14:val="standardContextual"/>
            </w:rPr>
          </w:pPr>
          <w:hyperlink w:anchor="_Toc238482680" w:history="1">
            <w:r w:rsidRPr="002933EC">
              <w:rPr>
                <w:rStyle w:val="Hyperlink"/>
                <w:rFonts w:eastAsia="Arial"/>
                <w:noProof/>
                <w:highlight w:val="darkGray"/>
                <w:lang w:val="nl-NL"/>
              </w:rPr>
              <w:t>8</w:t>
            </w:r>
            <w:r>
              <w:rPr>
                <w:noProof/>
                <w:kern w:val="2"/>
                <w:sz w:val="24"/>
                <w:szCs w:val="24"/>
                <w14:ligatures w14:val="standardContextual"/>
              </w:rPr>
              <w:tab/>
            </w:r>
            <w:r w:rsidRPr="002933EC">
              <w:rPr>
                <w:rStyle w:val="Hyperlink"/>
                <w:rFonts w:eastAsia="Arial"/>
                <w:noProof/>
                <w:highlight w:val="darkGray"/>
                <w:lang w:val="nl-NL"/>
              </w:rPr>
              <w:t>JAARKALENDER</w:t>
            </w:r>
            <w:r>
              <w:rPr>
                <w:noProof/>
                <w:webHidden/>
              </w:rPr>
              <w:tab/>
            </w:r>
            <w:r>
              <w:rPr>
                <w:noProof/>
                <w:webHidden/>
              </w:rPr>
              <w:fldChar w:fldCharType="begin"/>
            </w:r>
            <w:r>
              <w:rPr>
                <w:noProof/>
                <w:webHidden/>
              </w:rPr>
              <w:instrText xml:space="preserve"> PAGEREF _Toc238482680 \h </w:instrText>
            </w:r>
            <w:r>
              <w:rPr>
                <w:noProof/>
                <w:webHidden/>
              </w:rPr>
            </w:r>
            <w:r>
              <w:rPr>
                <w:noProof/>
                <w:webHidden/>
              </w:rPr>
              <w:fldChar w:fldCharType="separate"/>
            </w:r>
            <w:r>
              <w:rPr>
                <w:noProof/>
                <w:webHidden/>
              </w:rPr>
              <w:t>88</w:t>
            </w:r>
            <w:r>
              <w:rPr>
                <w:noProof/>
                <w:webHidden/>
              </w:rPr>
              <w:fldChar w:fldCharType="end"/>
            </w:r>
          </w:hyperlink>
        </w:p>
        <w:p w14:paraId="6A6FFA78" w14:textId="2A170388" w:rsidR="00FC2B8C" w:rsidRDefault="00FC2B8C">
          <w:pPr>
            <w:pStyle w:val="Inhopg1"/>
            <w:tabs>
              <w:tab w:val="left" w:pos="480"/>
              <w:tab w:val="right" w:leader="dot" w:pos="9628"/>
            </w:tabs>
            <w:rPr>
              <w:noProof/>
              <w:kern w:val="2"/>
              <w:sz w:val="24"/>
              <w:szCs w:val="24"/>
              <w14:ligatures w14:val="standardContextual"/>
            </w:rPr>
          </w:pPr>
          <w:hyperlink w:anchor="_Toc238482681" w:history="1">
            <w:r w:rsidRPr="002933EC">
              <w:rPr>
                <w:rStyle w:val="Hyperlink"/>
                <w:rFonts w:eastAsia="Arial"/>
                <w:noProof/>
                <w:lang w:val="nl-NL"/>
              </w:rPr>
              <w:t>9</w:t>
            </w:r>
            <w:r>
              <w:rPr>
                <w:noProof/>
                <w:kern w:val="2"/>
                <w:sz w:val="24"/>
                <w:szCs w:val="24"/>
                <w14:ligatures w14:val="standardContextual"/>
              </w:rPr>
              <w:tab/>
            </w:r>
            <w:r w:rsidRPr="002933EC">
              <w:rPr>
                <w:rStyle w:val="Hyperlink"/>
                <w:rFonts w:eastAsia="Arial"/>
                <w:noProof/>
                <w:lang w:val="nl-NL"/>
              </w:rPr>
              <w:t>ADMINISTRATIEF DOSSIER VAN DE LEERLING</w:t>
            </w:r>
            <w:r>
              <w:rPr>
                <w:noProof/>
                <w:webHidden/>
              </w:rPr>
              <w:tab/>
            </w:r>
            <w:r>
              <w:rPr>
                <w:noProof/>
                <w:webHidden/>
              </w:rPr>
              <w:fldChar w:fldCharType="begin"/>
            </w:r>
            <w:r>
              <w:rPr>
                <w:noProof/>
                <w:webHidden/>
              </w:rPr>
              <w:instrText xml:space="preserve"> PAGEREF _Toc238482681 \h </w:instrText>
            </w:r>
            <w:r>
              <w:rPr>
                <w:noProof/>
                <w:webHidden/>
              </w:rPr>
            </w:r>
            <w:r>
              <w:rPr>
                <w:noProof/>
                <w:webHidden/>
              </w:rPr>
              <w:fldChar w:fldCharType="separate"/>
            </w:r>
            <w:r>
              <w:rPr>
                <w:noProof/>
                <w:webHidden/>
              </w:rPr>
              <w:t>89</w:t>
            </w:r>
            <w:r>
              <w:rPr>
                <w:noProof/>
                <w:webHidden/>
              </w:rPr>
              <w:fldChar w:fldCharType="end"/>
            </w:r>
          </w:hyperlink>
        </w:p>
        <w:p w14:paraId="64E8B79E" w14:textId="278436FB" w:rsidR="00FC2B8C" w:rsidRDefault="00FC2B8C">
          <w:pPr>
            <w:pStyle w:val="Inhopg1"/>
            <w:tabs>
              <w:tab w:val="left" w:pos="480"/>
              <w:tab w:val="right" w:leader="dot" w:pos="9628"/>
            </w:tabs>
            <w:rPr>
              <w:noProof/>
              <w:kern w:val="2"/>
              <w:sz w:val="24"/>
              <w:szCs w:val="24"/>
              <w14:ligatures w14:val="standardContextual"/>
            </w:rPr>
          </w:pPr>
          <w:hyperlink w:anchor="_Toc238482682" w:history="1">
            <w:r w:rsidRPr="002933EC">
              <w:rPr>
                <w:rStyle w:val="Hyperlink"/>
                <w:rFonts w:eastAsia="Arial"/>
                <w:noProof/>
              </w:rPr>
              <w:t>10</w:t>
            </w:r>
            <w:r>
              <w:rPr>
                <w:noProof/>
                <w:kern w:val="2"/>
                <w:sz w:val="24"/>
                <w:szCs w:val="24"/>
                <w14:ligatures w14:val="standardContextual"/>
              </w:rPr>
              <w:tab/>
            </w:r>
            <w:r w:rsidRPr="002933EC">
              <w:rPr>
                <w:rStyle w:val="Hyperlink"/>
                <w:rFonts w:eastAsia="Arial"/>
                <w:noProof/>
              </w:rPr>
              <w:t>BIJ WIE KAN JE TERECHT ALS JE HET MOEILIJK HEBT?</w:t>
            </w:r>
            <w:r>
              <w:rPr>
                <w:noProof/>
                <w:webHidden/>
              </w:rPr>
              <w:tab/>
            </w:r>
            <w:r>
              <w:rPr>
                <w:noProof/>
                <w:webHidden/>
              </w:rPr>
              <w:fldChar w:fldCharType="begin"/>
            </w:r>
            <w:r>
              <w:rPr>
                <w:noProof/>
                <w:webHidden/>
              </w:rPr>
              <w:instrText xml:space="preserve"> PAGEREF _Toc238482682 \h </w:instrText>
            </w:r>
            <w:r>
              <w:rPr>
                <w:noProof/>
                <w:webHidden/>
              </w:rPr>
            </w:r>
            <w:r>
              <w:rPr>
                <w:noProof/>
                <w:webHidden/>
              </w:rPr>
              <w:fldChar w:fldCharType="separate"/>
            </w:r>
            <w:r>
              <w:rPr>
                <w:noProof/>
                <w:webHidden/>
              </w:rPr>
              <w:t>89</w:t>
            </w:r>
            <w:r>
              <w:rPr>
                <w:noProof/>
                <w:webHidden/>
              </w:rPr>
              <w:fldChar w:fldCharType="end"/>
            </w:r>
          </w:hyperlink>
        </w:p>
        <w:p w14:paraId="4ED90310" w14:textId="62414C52" w:rsidR="00FC2B8C" w:rsidRDefault="00FC2B8C">
          <w:pPr>
            <w:pStyle w:val="Inhopg1"/>
            <w:tabs>
              <w:tab w:val="left" w:pos="720"/>
              <w:tab w:val="right" w:leader="dot" w:pos="9628"/>
            </w:tabs>
            <w:rPr>
              <w:noProof/>
              <w:kern w:val="2"/>
              <w:sz w:val="24"/>
              <w:szCs w:val="24"/>
              <w14:ligatures w14:val="standardContextual"/>
            </w:rPr>
          </w:pPr>
          <w:hyperlink w:anchor="_Toc238482683" w:history="1">
            <w:r w:rsidRPr="002933EC">
              <w:rPr>
                <w:rStyle w:val="Hyperlink"/>
                <w:noProof/>
              </w:rPr>
              <w:t>10.1</w:t>
            </w:r>
            <w:r>
              <w:rPr>
                <w:noProof/>
                <w:kern w:val="2"/>
                <w:sz w:val="24"/>
                <w:szCs w:val="24"/>
                <w14:ligatures w14:val="standardContextual"/>
              </w:rPr>
              <w:tab/>
            </w:r>
            <w:r w:rsidRPr="002933EC">
              <w:rPr>
                <w:rStyle w:val="Hyperlink"/>
                <w:noProof/>
              </w:rPr>
              <w:t>Het gaat over jou</w:t>
            </w:r>
            <w:r>
              <w:rPr>
                <w:noProof/>
                <w:webHidden/>
              </w:rPr>
              <w:tab/>
            </w:r>
            <w:r>
              <w:rPr>
                <w:noProof/>
                <w:webHidden/>
              </w:rPr>
              <w:fldChar w:fldCharType="begin"/>
            </w:r>
            <w:r>
              <w:rPr>
                <w:noProof/>
                <w:webHidden/>
              </w:rPr>
              <w:instrText xml:space="preserve"> PAGEREF _Toc238482683 \h </w:instrText>
            </w:r>
            <w:r>
              <w:rPr>
                <w:noProof/>
                <w:webHidden/>
              </w:rPr>
            </w:r>
            <w:r>
              <w:rPr>
                <w:noProof/>
                <w:webHidden/>
              </w:rPr>
              <w:fldChar w:fldCharType="separate"/>
            </w:r>
            <w:r>
              <w:rPr>
                <w:noProof/>
                <w:webHidden/>
              </w:rPr>
              <w:t>89</w:t>
            </w:r>
            <w:r>
              <w:rPr>
                <w:noProof/>
                <w:webHidden/>
              </w:rPr>
              <w:fldChar w:fldCharType="end"/>
            </w:r>
          </w:hyperlink>
        </w:p>
        <w:p w14:paraId="76574E68" w14:textId="411DA404" w:rsidR="00FC2B8C" w:rsidRDefault="00FC2B8C">
          <w:pPr>
            <w:pStyle w:val="Inhopg1"/>
            <w:tabs>
              <w:tab w:val="left" w:pos="720"/>
              <w:tab w:val="right" w:leader="dot" w:pos="9628"/>
            </w:tabs>
            <w:rPr>
              <w:noProof/>
              <w:kern w:val="2"/>
              <w:sz w:val="24"/>
              <w:szCs w:val="24"/>
              <w14:ligatures w14:val="standardContextual"/>
            </w:rPr>
          </w:pPr>
          <w:hyperlink w:anchor="_Toc238482684" w:history="1">
            <w:r w:rsidRPr="002933EC">
              <w:rPr>
                <w:rStyle w:val="Hyperlink"/>
                <w:noProof/>
              </w:rPr>
              <w:t>10.2</w:t>
            </w:r>
            <w:r>
              <w:rPr>
                <w:noProof/>
                <w:kern w:val="2"/>
                <w:sz w:val="24"/>
                <w:szCs w:val="24"/>
                <w14:ligatures w14:val="standardContextual"/>
              </w:rPr>
              <w:tab/>
            </w:r>
            <w:r w:rsidRPr="002933EC">
              <w:rPr>
                <w:rStyle w:val="Hyperlink"/>
                <w:noProof/>
              </w:rPr>
              <w:t>Geen geheimen</w:t>
            </w:r>
            <w:r>
              <w:rPr>
                <w:noProof/>
                <w:webHidden/>
              </w:rPr>
              <w:tab/>
            </w:r>
            <w:r>
              <w:rPr>
                <w:noProof/>
                <w:webHidden/>
              </w:rPr>
              <w:fldChar w:fldCharType="begin"/>
            </w:r>
            <w:r>
              <w:rPr>
                <w:noProof/>
                <w:webHidden/>
              </w:rPr>
              <w:instrText xml:space="preserve"> PAGEREF _Toc238482684 \h </w:instrText>
            </w:r>
            <w:r>
              <w:rPr>
                <w:noProof/>
                <w:webHidden/>
              </w:rPr>
            </w:r>
            <w:r>
              <w:rPr>
                <w:noProof/>
                <w:webHidden/>
              </w:rPr>
              <w:fldChar w:fldCharType="separate"/>
            </w:r>
            <w:r>
              <w:rPr>
                <w:noProof/>
                <w:webHidden/>
              </w:rPr>
              <w:t>89</w:t>
            </w:r>
            <w:r>
              <w:rPr>
                <w:noProof/>
                <w:webHidden/>
              </w:rPr>
              <w:fldChar w:fldCharType="end"/>
            </w:r>
          </w:hyperlink>
        </w:p>
        <w:p w14:paraId="0E67E492" w14:textId="4D638E89" w:rsidR="00FC2B8C" w:rsidRDefault="00FC2B8C">
          <w:pPr>
            <w:pStyle w:val="Inhopg1"/>
            <w:tabs>
              <w:tab w:val="left" w:pos="720"/>
              <w:tab w:val="right" w:leader="dot" w:pos="9628"/>
            </w:tabs>
            <w:rPr>
              <w:noProof/>
              <w:kern w:val="2"/>
              <w:sz w:val="24"/>
              <w:szCs w:val="24"/>
              <w14:ligatures w14:val="standardContextual"/>
            </w:rPr>
          </w:pPr>
          <w:hyperlink w:anchor="_Toc238482685" w:history="1">
            <w:r w:rsidRPr="002933EC">
              <w:rPr>
                <w:rStyle w:val="Hyperlink"/>
                <w:noProof/>
              </w:rPr>
              <w:t>10.3</w:t>
            </w:r>
            <w:r>
              <w:rPr>
                <w:noProof/>
                <w:kern w:val="2"/>
                <w:sz w:val="24"/>
                <w:szCs w:val="24"/>
                <w14:ligatures w14:val="standardContextual"/>
              </w:rPr>
              <w:tab/>
            </w:r>
            <w:r w:rsidRPr="002933EC">
              <w:rPr>
                <w:rStyle w:val="Hyperlink"/>
                <w:noProof/>
              </w:rPr>
              <w:t>Een dossier</w:t>
            </w:r>
            <w:r>
              <w:rPr>
                <w:noProof/>
                <w:webHidden/>
              </w:rPr>
              <w:tab/>
            </w:r>
            <w:r>
              <w:rPr>
                <w:noProof/>
                <w:webHidden/>
              </w:rPr>
              <w:fldChar w:fldCharType="begin"/>
            </w:r>
            <w:r>
              <w:rPr>
                <w:noProof/>
                <w:webHidden/>
              </w:rPr>
              <w:instrText xml:space="preserve"> PAGEREF _Toc238482685 \h </w:instrText>
            </w:r>
            <w:r>
              <w:rPr>
                <w:noProof/>
                <w:webHidden/>
              </w:rPr>
            </w:r>
            <w:r>
              <w:rPr>
                <w:noProof/>
                <w:webHidden/>
              </w:rPr>
              <w:fldChar w:fldCharType="separate"/>
            </w:r>
            <w:r>
              <w:rPr>
                <w:noProof/>
                <w:webHidden/>
              </w:rPr>
              <w:t>89</w:t>
            </w:r>
            <w:r>
              <w:rPr>
                <w:noProof/>
                <w:webHidden/>
              </w:rPr>
              <w:fldChar w:fldCharType="end"/>
            </w:r>
          </w:hyperlink>
        </w:p>
        <w:p w14:paraId="42B86106" w14:textId="22BE89E9" w:rsidR="00FC2B8C" w:rsidRDefault="00FC2B8C">
          <w:pPr>
            <w:pStyle w:val="Inhopg1"/>
            <w:tabs>
              <w:tab w:val="left" w:pos="720"/>
              <w:tab w:val="right" w:leader="dot" w:pos="9628"/>
            </w:tabs>
            <w:rPr>
              <w:noProof/>
              <w:kern w:val="2"/>
              <w:sz w:val="24"/>
              <w:szCs w:val="24"/>
              <w14:ligatures w14:val="standardContextual"/>
            </w:rPr>
          </w:pPr>
          <w:hyperlink w:anchor="_Toc238482686" w:history="1">
            <w:r w:rsidRPr="002933EC">
              <w:rPr>
                <w:rStyle w:val="Hyperlink"/>
                <w:noProof/>
              </w:rPr>
              <w:t>10.4</w:t>
            </w:r>
            <w:r>
              <w:rPr>
                <w:noProof/>
                <w:kern w:val="2"/>
                <w:sz w:val="24"/>
                <w:szCs w:val="24"/>
                <w14:ligatures w14:val="standardContextual"/>
              </w:rPr>
              <w:tab/>
            </w:r>
            <w:r w:rsidRPr="002933EC">
              <w:rPr>
                <w:rStyle w:val="Hyperlink"/>
                <w:noProof/>
              </w:rPr>
              <w:t>De cel leerlingenbegeleiding</w:t>
            </w:r>
            <w:r>
              <w:rPr>
                <w:noProof/>
                <w:webHidden/>
              </w:rPr>
              <w:tab/>
            </w:r>
            <w:r>
              <w:rPr>
                <w:noProof/>
                <w:webHidden/>
              </w:rPr>
              <w:fldChar w:fldCharType="begin"/>
            </w:r>
            <w:r>
              <w:rPr>
                <w:noProof/>
                <w:webHidden/>
              </w:rPr>
              <w:instrText xml:space="preserve"> PAGEREF _Toc238482686 \h </w:instrText>
            </w:r>
            <w:r>
              <w:rPr>
                <w:noProof/>
                <w:webHidden/>
              </w:rPr>
            </w:r>
            <w:r>
              <w:rPr>
                <w:noProof/>
                <w:webHidden/>
              </w:rPr>
              <w:fldChar w:fldCharType="separate"/>
            </w:r>
            <w:r>
              <w:rPr>
                <w:noProof/>
                <w:webHidden/>
              </w:rPr>
              <w:t>90</w:t>
            </w:r>
            <w:r>
              <w:rPr>
                <w:noProof/>
                <w:webHidden/>
              </w:rPr>
              <w:fldChar w:fldCharType="end"/>
            </w:r>
          </w:hyperlink>
        </w:p>
        <w:p w14:paraId="366EEE8F" w14:textId="39C0C935" w:rsidR="00FC2B8C" w:rsidRDefault="00FC2B8C">
          <w:pPr>
            <w:pStyle w:val="Inhopg1"/>
            <w:tabs>
              <w:tab w:val="left" w:pos="720"/>
              <w:tab w:val="right" w:leader="dot" w:pos="9628"/>
            </w:tabs>
            <w:rPr>
              <w:noProof/>
              <w:kern w:val="2"/>
              <w:sz w:val="24"/>
              <w:szCs w:val="24"/>
              <w14:ligatures w14:val="standardContextual"/>
            </w:rPr>
          </w:pPr>
          <w:hyperlink w:anchor="_Toc238482687" w:history="1">
            <w:r w:rsidRPr="002933EC">
              <w:rPr>
                <w:rStyle w:val="Hyperlink"/>
                <w:noProof/>
              </w:rPr>
              <w:t>10.5</w:t>
            </w:r>
            <w:r>
              <w:rPr>
                <w:noProof/>
                <w:kern w:val="2"/>
                <w:sz w:val="24"/>
                <w:szCs w:val="24"/>
                <w14:ligatures w14:val="standardContextual"/>
              </w:rPr>
              <w:tab/>
            </w:r>
            <w:r w:rsidRPr="002933EC">
              <w:rPr>
                <w:rStyle w:val="Hyperlink"/>
                <w:noProof/>
              </w:rPr>
              <w:t>Je leraren</w:t>
            </w:r>
            <w:r>
              <w:rPr>
                <w:noProof/>
                <w:webHidden/>
              </w:rPr>
              <w:tab/>
            </w:r>
            <w:r>
              <w:rPr>
                <w:noProof/>
                <w:webHidden/>
              </w:rPr>
              <w:fldChar w:fldCharType="begin"/>
            </w:r>
            <w:r>
              <w:rPr>
                <w:noProof/>
                <w:webHidden/>
              </w:rPr>
              <w:instrText xml:space="preserve"> PAGEREF _Toc238482687 \h </w:instrText>
            </w:r>
            <w:r>
              <w:rPr>
                <w:noProof/>
                <w:webHidden/>
              </w:rPr>
            </w:r>
            <w:r>
              <w:rPr>
                <w:noProof/>
                <w:webHidden/>
              </w:rPr>
              <w:fldChar w:fldCharType="separate"/>
            </w:r>
            <w:r>
              <w:rPr>
                <w:noProof/>
                <w:webHidden/>
              </w:rPr>
              <w:t>90</w:t>
            </w:r>
            <w:r>
              <w:rPr>
                <w:noProof/>
                <w:webHidden/>
              </w:rPr>
              <w:fldChar w:fldCharType="end"/>
            </w:r>
          </w:hyperlink>
        </w:p>
        <w:p w14:paraId="58C2B372" w14:textId="288673CC" w:rsidR="00FC2B8C" w:rsidRDefault="00FC2B8C">
          <w:pPr>
            <w:pStyle w:val="Inhopg1"/>
            <w:tabs>
              <w:tab w:val="left" w:pos="480"/>
              <w:tab w:val="right" w:leader="dot" w:pos="9628"/>
            </w:tabs>
            <w:rPr>
              <w:noProof/>
              <w:kern w:val="2"/>
              <w:sz w:val="24"/>
              <w:szCs w:val="24"/>
              <w14:ligatures w14:val="standardContextual"/>
            </w:rPr>
          </w:pPr>
          <w:hyperlink w:anchor="_Toc238482688" w:history="1">
            <w:r w:rsidRPr="002933EC">
              <w:rPr>
                <w:rStyle w:val="Hyperlink"/>
                <w:rFonts w:eastAsia="Arial"/>
                <w:noProof/>
              </w:rPr>
              <w:t>11</w:t>
            </w:r>
            <w:r>
              <w:rPr>
                <w:noProof/>
                <w:kern w:val="2"/>
                <w:sz w:val="24"/>
                <w:szCs w:val="24"/>
                <w14:ligatures w14:val="standardContextual"/>
              </w:rPr>
              <w:tab/>
            </w:r>
            <w:r w:rsidRPr="002933EC">
              <w:rPr>
                <w:rStyle w:val="Hyperlink"/>
                <w:rFonts w:eastAsia="Arial"/>
                <w:noProof/>
              </w:rPr>
              <w:t>NOVA campus VISO IS EEN GOK-SCHOOL</w:t>
            </w:r>
            <w:r>
              <w:rPr>
                <w:noProof/>
                <w:webHidden/>
              </w:rPr>
              <w:tab/>
            </w:r>
            <w:r>
              <w:rPr>
                <w:noProof/>
                <w:webHidden/>
              </w:rPr>
              <w:fldChar w:fldCharType="begin"/>
            </w:r>
            <w:r>
              <w:rPr>
                <w:noProof/>
                <w:webHidden/>
              </w:rPr>
              <w:instrText xml:space="preserve"> PAGEREF _Toc238482688 \h </w:instrText>
            </w:r>
            <w:r>
              <w:rPr>
                <w:noProof/>
                <w:webHidden/>
              </w:rPr>
            </w:r>
            <w:r>
              <w:rPr>
                <w:noProof/>
                <w:webHidden/>
              </w:rPr>
              <w:fldChar w:fldCharType="separate"/>
            </w:r>
            <w:r>
              <w:rPr>
                <w:noProof/>
                <w:webHidden/>
              </w:rPr>
              <w:t>90</w:t>
            </w:r>
            <w:r>
              <w:rPr>
                <w:noProof/>
                <w:webHidden/>
              </w:rPr>
              <w:fldChar w:fldCharType="end"/>
            </w:r>
          </w:hyperlink>
        </w:p>
        <w:p w14:paraId="406B11E7" w14:textId="4970B291" w:rsidR="00FC2B8C" w:rsidRDefault="00FC2B8C">
          <w:pPr>
            <w:pStyle w:val="Inhopg1"/>
            <w:tabs>
              <w:tab w:val="left" w:pos="480"/>
              <w:tab w:val="right" w:leader="dot" w:pos="9628"/>
            </w:tabs>
            <w:rPr>
              <w:noProof/>
              <w:kern w:val="2"/>
              <w:sz w:val="24"/>
              <w:szCs w:val="24"/>
              <w14:ligatures w14:val="standardContextual"/>
            </w:rPr>
          </w:pPr>
          <w:hyperlink w:anchor="_Toc238482689" w:history="1">
            <w:r w:rsidRPr="002933EC">
              <w:rPr>
                <w:rStyle w:val="Hyperlink"/>
                <w:rFonts w:eastAsia="Arial"/>
                <w:noProof/>
              </w:rPr>
              <w:t>12</w:t>
            </w:r>
            <w:r>
              <w:rPr>
                <w:noProof/>
                <w:kern w:val="2"/>
                <w:sz w:val="24"/>
                <w:szCs w:val="24"/>
                <w14:ligatures w14:val="standardContextual"/>
              </w:rPr>
              <w:tab/>
            </w:r>
            <w:r w:rsidRPr="002933EC">
              <w:rPr>
                <w:rStyle w:val="Hyperlink"/>
                <w:rFonts w:eastAsia="Arial"/>
                <w:noProof/>
              </w:rPr>
              <w:t>SAMENWERKING MET DE POLITIE</w:t>
            </w:r>
            <w:r>
              <w:rPr>
                <w:noProof/>
                <w:webHidden/>
              </w:rPr>
              <w:tab/>
            </w:r>
            <w:r>
              <w:rPr>
                <w:noProof/>
                <w:webHidden/>
              </w:rPr>
              <w:fldChar w:fldCharType="begin"/>
            </w:r>
            <w:r>
              <w:rPr>
                <w:noProof/>
                <w:webHidden/>
              </w:rPr>
              <w:instrText xml:space="preserve"> PAGEREF _Toc238482689 \h </w:instrText>
            </w:r>
            <w:r>
              <w:rPr>
                <w:noProof/>
                <w:webHidden/>
              </w:rPr>
            </w:r>
            <w:r>
              <w:rPr>
                <w:noProof/>
                <w:webHidden/>
              </w:rPr>
              <w:fldChar w:fldCharType="separate"/>
            </w:r>
            <w:r>
              <w:rPr>
                <w:noProof/>
                <w:webHidden/>
              </w:rPr>
              <w:t>90</w:t>
            </w:r>
            <w:r>
              <w:rPr>
                <w:noProof/>
                <w:webHidden/>
              </w:rPr>
              <w:fldChar w:fldCharType="end"/>
            </w:r>
          </w:hyperlink>
        </w:p>
        <w:p w14:paraId="669A9D90" w14:textId="43D5FC64" w:rsidR="00FC2B8C" w:rsidRDefault="00FC2B8C">
          <w:pPr>
            <w:pStyle w:val="Inhopg1"/>
            <w:tabs>
              <w:tab w:val="left" w:pos="480"/>
              <w:tab w:val="right" w:leader="dot" w:pos="9628"/>
            </w:tabs>
            <w:rPr>
              <w:noProof/>
              <w:kern w:val="2"/>
              <w:sz w:val="24"/>
              <w:szCs w:val="24"/>
              <w14:ligatures w14:val="standardContextual"/>
            </w:rPr>
          </w:pPr>
          <w:hyperlink w:anchor="_Toc238482690" w:history="1">
            <w:r w:rsidRPr="002933EC">
              <w:rPr>
                <w:rStyle w:val="Hyperlink"/>
                <w:rFonts w:eastAsia="Arial"/>
                <w:noProof/>
              </w:rPr>
              <w:t>13</w:t>
            </w:r>
            <w:r>
              <w:rPr>
                <w:noProof/>
                <w:kern w:val="2"/>
                <w:sz w:val="24"/>
                <w:szCs w:val="24"/>
                <w14:ligatures w14:val="standardContextual"/>
              </w:rPr>
              <w:tab/>
            </w:r>
            <w:r w:rsidRPr="002933EC">
              <w:rPr>
                <w:rStyle w:val="Hyperlink"/>
                <w:rFonts w:eastAsia="Arial"/>
                <w:noProof/>
              </w:rPr>
              <w:t>WAARVOOR BEN JE VERZEKERD?</w:t>
            </w:r>
            <w:r>
              <w:rPr>
                <w:noProof/>
                <w:webHidden/>
              </w:rPr>
              <w:tab/>
            </w:r>
            <w:r>
              <w:rPr>
                <w:noProof/>
                <w:webHidden/>
              </w:rPr>
              <w:fldChar w:fldCharType="begin"/>
            </w:r>
            <w:r>
              <w:rPr>
                <w:noProof/>
                <w:webHidden/>
              </w:rPr>
              <w:instrText xml:space="preserve"> PAGEREF _Toc238482690 \h </w:instrText>
            </w:r>
            <w:r>
              <w:rPr>
                <w:noProof/>
                <w:webHidden/>
              </w:rPr>
            </w:r>
            <w:r>
              <w:rPr>
                <w:noProof/>
                <w:webHidden/>
              </w:rPr>
              <w:fldChar w:fldCharType="separate"/>
            </w:r>
            <w:r>
              <w:rPr>
                <w:noProof/>
                <w:webHidden/>
              </w:rPr>
              <w:t>90</w:t>
            </w:r>
            <w:r>
              <w:rPr>
                <w:noProof/>
                <w:webHidden/>
              </w:rPr>
              <w:fldChar w:fldCharType="end"/>
            </w:r>
          </w:hyperlink>
        </w:p>
        <w:p w14:paraId="549B8490" w14:textId="59C0693F" w:rsidR="00FC2B8C" w:rsidRDefault="00FC2B8C">
          <w:pPr>
            <w:pStyle w:val="Inhopg1"/>
            <w:tabs>
              <w:tab w:val="left" w:pos="480"/>
              <w:tab w:val="right" w:leader="dot" w:pos="9628"/>
            </w:tabs>
            <w:rPr>
              <w:noProof/>
              <w:kern w:val="2"/>
              <w:sz w:val="24"/>
              <w:szCs w:val="24"/>
              <w14:ligatures w14:val="standardContextual"/>
            </w:rPr>
          </w:pPr>
          <w:hyperlink w:anchor="_Toc238482691" w:history="1">
            <w:r w:rsidRPr="002933EC">
              <w:rPr>
                <w:rStyle w:val="Hyperlink"/>
                <w:rFonts w:eastAsia="Arial"/>
                <w:noProof/>
              </w:rPr>
              <w:t>14</w:t>
            </w:r>
            <w:r>
              <w:rPr>
                <w:noProof/>
                <w:kern w:val="2"/>
                <w:sz w:val="24"/>
                <w:szCs w:val="24"/>
                <w14:ligatures w14:val="standardContextual"/>
              </w:rPr>
              <w:tab/>
            </w:r>
            <w:r w:rsidRPr="002933EC">
              <w:rPr>
                <w:rStyle w:val="Hyperlink"/>
                <w:rFonts w:eastAsia="Arial"/>
                <w:noProof/>
              </w:rPr>
              <w:t>VRIJWILLIGERS</w:t>
            </w:r>
            <w:r>
              <w:rPr>
                <w:noProof/>
                <w:webHidden/>
              </w:rPr>
              <w:tab/>
            </w:r>
            <w:r>
              <w:rPr>
                <w:noProof/>
                <w:webHidden/>
              </w:rPr>
              <w:fldChar w:fldCharType="begin"/>
            </w:r>
            <w:r>
              <w:rPr>
                <w:noProof/>
                <w:webHidden/>
              </w:rPr>
              <w:instrText xml:space="preserve"> PAGEREF _Toc238482691 \h </w:instrText>
            </w:r>
            <w:r>
              <w:rPr>
                <w:noProof/>
                <w:webHidden/>
              </w:rPr>
            </w:r>
            <w:r>
              <w:rPr>
                <w:noProof/>
                <w:webHidden/>
              </w:rPr>
              <w:fldChar w:fldCharType="separate"/>
            </w:r>
            <w:r>
              <w:rPr>
                <w:noProof/>
                <w:webHidden/>
              </w:rPr>
              <w:t>91</w:t>
            </w:r>
            <w:r>
              <w:rPr>
                <w:noProof/>
                <w:webHidden/>
              </w:rPr>
              <w:fldChar w:fldCharType="end"/>
            </w:r>
          </w:hyperlink>
        </w:p>
        <w:p w14:paraId="6D396DB0" w14:textId="1FC664E0" w:rsidR="00FC2B8C" w:rsidRDefault="00FC2B8C">
          <w:pPr>
            <w:pStyle w:val="Inhopg1"/>
            <w:tabs>
              <w:tab w:val="left" w:pos="480"/>
              <w:tab w:val="right" w:leader="dot" w:pos="9628"/>
            </w:tabs>
            <w:rPr>
              <w:noProof/>
              <w:kern w:val="2"/>
              <w:sz w:val="24"/>
              <w:szCs w:val="24"/>
              <w14:ligatures w14:val="standardContextual"/>
            </w:rPr>
          </w:pPr>
          <w:hyperlink w:anchor="_Toc238482692" w:history="1">
            <w:r w:rsidRPr="002933EC">
              <w:rPr>
                <w:rStyle w:val="Hyperlink"/>
                <w:noProof/>
              </w:rPr>
              <w:t>15</w:t>
            </w:r>
            <w:r>
              <w:rPr>
                <w:noProof/>
                <w:kern w:val="2"/>
                <w:sz w:val="24"/>
                <w:szCs w:val="24"/>
                <w14:ligatures w14:val="standardContextual"/>
              </w:rPr>
              <w:tab/>
            </w:r>
            <w:r w:rsidRPr="002933EC">
              <w:rPr>
                <w:rStyle w:val="Hyperlink"/>
                <w:noProof/>
              </w:rPr>
              <w:t>Exoneratieclausule</w:t>
            </w:r>
            <w:r>
              <w:rPr>
                <w:noProof/>
                <w:webHidden/>
              </w:rPr>
              <w:tab/>
            </w:r>
            <w:r>
              <w:rPr>
                <w:noProof/>
                <w:webHidden/>
              </w:rPr>
              <w:fldChar w:fldCharType="begin"/>
            </w:r>
            <w:r>
              <w:rPr>
                <w:noProof/>
                <w:webHidden/>
              </w:rPr>
              <w:instrText xml:space="preserve"> PAGEREF _Toc238482692 \h </w:instrText>
            </w:r>
            <w:r>
              <w:rPr>
                <w:noProof/>
                <w:webHidden/>
              </w:rPr>
            </w:r>
            <w:r>
              <w:rPr>
                <w:noProof/>
                <w:webHidden/>
              </w:rPr>
              <w:fldChar w:fldCharType="separate"/>
            </w:r>
            <w:r>
              <w:rPr>
                <w:noProof/>
                <w:webHidden/>
              </w:rPr>
              <w:t>92</w:t>
            </w:r>
            <w:r>
              <w:rPr>
                <w:noProof/>
                <w:webHidden/>
              </w:rPr>
              <w:fldChar w:fldCharType="end"/>
            </w:r>
          </w:hyperlink>
        </w:p>
        <w:p w14:paraId="4F31EFEC" w14:textId="60A3E9BE" w:rsidR="00FC2B8C" w:rsidRDefault="00FC2B8C">
          <w:pPr>
            <w:pStyle w:val="Inhopg1"/>
            <w:tabs>
              <w:tab w:val="right" w:leader="dot" w:pos="9628"/>
            </w:tabs>
            <w:rPr>
              <w:noProof/>
              <w:kern w:val="2"/>
              <w:sz w:val="24"/>
              <w:szCs w:val="24"/>
              <w14:ligatures w14:val="standardContextual"/>
            </w:rPr>
          </w:pPr>
          <w:hyperlink w:anchor="_Toc238482693" w:history="1">
            <w:r w:rsidRPr="002933EC">
              <w:rPr>
                <w:rStyle w:val="Hyperlink"/>
                <w:rFonts w:eastAsia="Arial"/>
                <w:noProof/>
                <w:lang w:val="nl-NL"/>
              </w:rPr>
              <w:t>DEEL 4:  BIJLAGEN</w:t>
            </w:r>
            <w:r>
              <w:rPr>
                <w:noProof/>
                <w:webHidden/>
              </w:rPr>
              <w:tab/>
            </w:r>
            <w:r>
              <w:rPr>
                <w:noProof/>
                <w:webHidden/>
              </w:rPr>
              <w:fldChar w:fldCharType="begin"/>
            </w:r>
            <w:r>
              <w:rPr>
                <w:noProof/>
                <w:webHidden/>
              </w:rPr>
              <w:instrText xml:space="preserve"> PAGEREF _Toc238482693 \h </w:instrText>
            </w:r>
            <w:r>
              <w:rPr>
                <w:noProof/>
                <w:webHidden/>
              </w:rPr>
            </w:r>
            <w:r>
              <w:rPr>
                <w:noProof/>
                <w:webHidden/>
              </w:rPr>
              <w:fldChar w:fldCharType="separate"/>
            </w:r>
            <w:r>
              <w:rPr>
                <w:noProof/>
                <w:webHidden/>
              </w:rPr>
              <w:t>93</w:t>
            </w:r>
            <w:r>
              <w:rPr>
                <w:noProof/>
                <w:webHidden/>
              </w:rPr>
              <w:fldChar w:fldCharType="end"/>
            </w:r>
          </w:hyperlink>
        </w:p>
        <w:p w14:paraId="49CE1BA8" w14:textId="5A63794B" w:rsidR="00FC2B8C" w:rsidRDefault="00FC2B8C">
          <w:pPr>
            <w:pStyle w:val="Inhopg1"/>
            <w:tabs>
              <w:tab w:val="right" w:leader="dot" w:pos="9628"/>
            </w:tabs>
            <w:rPr>
              <w:noProof/>
              <w:kern w:val="2"/>
              <w:sz w:val="24"/>
              <w:szCs w:val="24"/>
              <w14:ligatures w14:val="standardContextual"/>
            </w:rPr>
          </w:pPr>
          <w:hyperlink w:anchor="_Toc238482694" w:history="1">
            <w:r w:rsidRPr="002933EC">
              <w:rPr>
                <w:rStyle w:val="Hyperlink"/>
                <w:noProof/>
              </w:rPr>
              <w:t>Bijlage 1: Reglement lessen lichamelijke opvoeding</w:t>
            </w:r>
            <w:r>
              <w:rPr>
                <w:noProof/>
                <w:webHidden/>
              </w:rPr>
              <w:tab/>
            </w:r>
            <w:r>
              <w:rPr>
                <w:noProof/>
                <w:webHidden/>
              </w:rPr>
              <w:fldChar w:fldCharType="begin"/>
            </w:r>
            <w:r>
              <w:rPr>
                <w:noProof/>
                <w:webHidden/>
              </w:rPr>
              <w:instrText xml:space="preserve"> PAGEREF _Toc238482694 \h </w:instrText>
            </w:r>
            <w:r>
              <w:rPr>
                <w:noProof/>
                <w:webHidden/>
              </w:rPr>
            </w:r>
            <w:r>
              <w:rPr>
                <w:noProof/>
                <w:webHidden/>
              </w:rPr>
              <w:fldChar w:fldCharType="separate"/>
            </w:r>
            <w:r>
              <w:rPr>
                <w:noProof/>
                <w:webHidden/>
              </w:rPr>
              <w:t>93</w:t>
            </w:r>
            <w:r>
              <w:rPr>
                <w:noProof/>
                <w:webHidden/>
              </w:rPr>
              <w:fldChar w:fldCharType="end"/>
            </w:r>
          </w:hyperlink>
        </w:p>
        <w:p w14:paraId="0307DD98" w14:textId="39E808C8" w:rsidR="00FC2B8C" w:rsidRDefault="00FC2B8C">
          <w:pPr>
            <w:pStyle w:val="Inhopg1"/>
            <w:tabs>
              <w:tab w:val="right" w:leader="dot" w:pos="9628"/>
            </w:tabs>
            <w:rPr>
              <w:noProof/>
              <w:kern w:val="2"/>
              <w:sz w:val="24"/>
              <w:szCs w:val="24"/>
              <w14:ligatures w14:val="standardContextual"/>
            </w:rPr>
          </w:pPr>
          <w:hyperlink w:anchor="_Toc238482695" w:history="1">
            <w:r w:rsidRPr="002933EC">
              <w:rPr>
                <w:rStyle w:val="Hyperlink"/>
                <w:noProof/>
              </w:rPr>
              <w:t>Bijlage 2: Gedragscode sociale media</w:t>
            </w:r>
            <w:r>
              <w:rPr>
                <w:noProof/>
                <w:webHidden/>
              </w:rPr>
              <w:tab/>
            </w:r>
            <w:r>
              <w:rPr>
                <w:noProof/>
                <w:webHidden/>
              </w:rPr>
              <w:fldChar w:fldCharType="begin"/>
            </w:r>
            <w:r>
              <w:rPr>
                <w:noProof/>
                <w:webHidden/>
              </w:rPr>
              <w:instrText xml:space="preserve"> PAGEREF _Toc238482695 \h </w:instrText>
            </w:r>
            <w:r>
              <w:rPr>
                <w:noProof/>
                <w:webHidden/>
              </w:rPr>
            </w:r>
            <w:r>
              <w:rPr>
                <w:noProof/>
                <w:webHidden/>
              </w:rPr>
              <w:fldChar w:fldCharType="separate"/>
            </w:r>
            <w:r>
              <w:rPr>
                <w:noProof/>
                <w:webHidden/>
              </w:rPr>
              <w:t>93</w:t>
            </w:r>
            <w:r>
              <w:rPr>
                <w:noProof/>
                <w:webHidden/>
              </w:rPr>
              <w:fldChar w:fldCharType="end"/>
            </w:r>
          </w:hyperlink>
        </w:p>
        <w:p w14:paraId="5FCCB05D" w14:textId="0E6414AE" w:rsidR="00FC2B8C" w:rsidRDefault="00FC2B8C">
          <w:pPr>
            <w:pStyle w:val="Inhopg1"/>
            <w:tabs>
              <w:tab w:val="right" w:leader="dot" w:pos="9628"/>
            </w:tabs>
            <w:rPr>
              <w:noProof/>
              <w:kern w:val="2"/>
              <w:sz w:val="24"/>
              <w:szCs w:val="24"/>
              <w14:ligatures w14:val="standardContextual"/>
            </w:rPr>
          </w:pPr>
          <w:hyperlink w:anchor="_Toc238482696" w:history="1">
            <w:r w:rsidRPr="002933EC">
              <w:rPr>
                <w:rStyle w:val="Hyperlink"/>
                <w:noProof/>
              </w:rPr>
              <w:t>Bijlage 3: Gebruiksovereenkomst en praktische afspraken gebruik laptop</w:t>
            </w:r>
            <w:r>
              <w:rPr>
                <w:noProof/>
                <w:webHidden/>
              </w:rPr>
              <w:tab/>
            </w:r>
            <w:r>
              <w:rPr>
                <w:noProof/>
                <w:webHidden/>
              </w:rPr>
              <w:fldChar w:fldCharType="begin"/>
            </w:r>
            <w:r>
              <w:rPr>
                <w:noProof/>
                <w:webHidden/>
              </w:rPr>
              <w:instrText xml:space="preserve"> PAGEREF _Toc238482696 \h </w:instrText>
            </w:r>
            <w:r>
              <w:rPr>
                <w:noProof/>
                <w:webHidden/>
              </w:rPr>
            </w:r>
            <w:r>
              <w:rPr>
                <w:noProof/>
                <w:webHidden/>
              </w:rPr>
              <w:fldChar w:fldCharType="separate"/>
            </w:r>
            <w:r>
              <w:rPr>
                <w:noProof/>
                <w:webHidden/>
              </w:rPr>
              <w:t>93</w:t>
            </w:r>
            <w:r>
              <w:rPr>
                <w:noProof/>
                <w:webHidden/>
              </w:rPr>
              <w:fldChar w:fldCharType="end"/>
            </w:r>
          </w:hyperlink>
        </w:p>
        <w:p w14:paraId="4A96B6B4" w14:textId="54971801" w:rsidR="00FC2B8C" w:rsidRDefault="00FC2B8C">
          <w:pPr>
            <w:pStyle w:val="Inhopg1"/>
            <w:tabs>
              <w:tab w:val="right" w:leader="dot" w:pos="9628"/>
            </w:tabs>
            <w:rPr>
              <w:noProof/>
              <w:kern w:val="2"/>
              <w:sz w:val="24"/>
              <w:szCs w:val="24"/>
              <w14:ligatures w14:val="standardContextual"/>
            </w:rPr>
          </w:pPr>
          <w:hyperlink w:anchor="_Toc238482697" w:history="1">
            <w:r w:rsidRPr="002933EC">
              <w:rPr>
                <w:rStyle w:val="Hyperlink"/>
                <w:noProof/>
              </w:rPr>
              <w:t>Bijlage 4: Kostenraming NOVA campus VISO 2026-2027</w:t>
            </w:r>
            <w:r>
              <w:rPr>
                <w:noProof/>
                <w:webHidden/>
              </w:rPr>
              <w:tab/>
            </w:r>
            <w:r>
              <w:rPr>
                <w:noProof/>
                <w:webHidden/>
              </w:rPr>
              <w:fldChar w:fldCharType="begin"/>
            </w:r>
            <w:r>
              <w:rPr>
                <w:noProof/>
                <w:webHidden/>
              </w:rPr>
              <w:instrText xml:space="preserve"> PAGEREF _Toc238482697 \h </w:instrText>
            </w:r>
            <w:r>
              <w:rPr>
                <w:noProof/>
                <w:webHidden/>
              </w:rPr>
            </w:r>
            <w:r>
              <w:rPr>
                <w:noProof/>
                <w:webHidden/>
              </w:rPr>
              <w:fldChar w:fldCharType="separate"/>
            </w:r>
            <w:r>
              <w:rPr>
                <w:noProof/>
                <w:webHidden/>
              </w:rPr>
              <w:t>93</w:t>
            </w:r>
            <w:r>
              <w:rPr>
                <w:noProof/>
                <w:webHidden/>
              </w:rPr>
              <w:fldChar w:fldCharType="end"/>
            </w:r>
          </w:hyperlink>
        </w:p>
        <w:p w14:paraId="12EBFCD9" w14:textId="3FD64A25" w:rsidR="00FC2B8C" w:rsidRDefault="00FC2B8C">
          <w:pPr>
            <w:pStyle w:val="Inhopg1"/>
            <w:tabs>
              <w:tab w:val="right" w:leader="dot" w:pos="9628"/>
            </w:tabs>
            <w:rPr>
              <w:noProof/>
              <w:kern w:val="2"/>
              <w:sz w:val="24"/>
              <w:szCs w:val="24"/>
              <w14:ligatures w14:val="standardContextual"/>
            </w:rPr>
          </w:pPr>
          <w:hyperlink w:anchor="_Toc238482698" w:history="1">
            <w:r w:rsidRPr="002933EC">
              <w:rPr>
                <w:rStyle w:val="Hyperlink"/>
                <w:noProof/>
              </w:rPr>
              <w:t>Bijlage 5: Studieaanbod</w:t>
            </w:r>
            <w:r>
              <w:rPr>
                <w:noProof/>
                <w:webHidden/>
              </w:rPr>
              <w:tab/>
            </w:r>
            <w:r>
              <w:rPr>
                <w:noProof/>
                <w:webHidden/>
              </w:rPr>
              <w:fldChar w:fldCharType="begin"/>
            </w:r>
            <w:r>
              <w:rPr>
                <w:noProof/>
                <w:webHidden/>
              </w:rPr>
              <w:instrText xml:space="preserve"> PAGEREF _Toc238482698 \h </w:instrText>
            </w:r>
            <w:r>
              <w:rPr>
                <w:noProof/>
                <w:webHidden/>
              </w:rPr>
            </w:r>
            <w:r>
              <w:rPr>
                <w:noProof/>
                <w:webHidden/>
              </w:rPr>
              <w:fldChar w:fldCharType="separate"/>
            </w:r>
            <w:r>
              <w:rPr>
                <w:noProof/>
                <w:webHidden/>
              </w:rPr>
              <w:t>93</w:t>
            </w:r>
            <w:r>
              <w:rPr>
                <w:noProof/>
                <w:webHidden/>
              </w:rPr>
              <w:fldChar w:fldCharType="end"/>
            </w:r>
          </w:hyperlink>
        </w:p>
        <w:p w14:paraId="024FC210" w14:textId="343C3720" w:rsidR="00FC2B8C" w:rsidRDefault="00FC2B8C">
          <w:pPr>
            <w:pStyle w:val="Inhopg1"/>
            <w:tabs>
              <w:tab w:val="right" w:leader="dot" w:pos="9628"/>
            </w:tabs>
            <w:rPr>
              <w:noProof/>
              <w:kern w:val="2"/>
              <w:sz w:val="24"/>
              <w:szCs w:val="24"/>
              <w14:ligatures w14:val="standardContextual"/>
            </w:rPr>
          </w:pPr>
          <w:hyperlink w:anchor="_Toc238482699" w:history="1">
            <w:r w:rsidRPr="002933EC">
              <w:rPr>
                <w:rStyle w:val="Hyperlink"/>
                <w:noProof/>
              </w:rPr>
              <w:t>Bijlage 6: Lijst van afkortingen</w:t>
            </w:r>
            <w:r>
              <w:rPr>
                <w:noProof/>
                <w:webHidden/>
              </w:rPr>
              <w:tab/>
            </w:r>
            <w:r>
              <w:rPr>
                <w:noProof/>
                <w:webHidden/>
              </w:rPr>
              <w:fldChar w:fldCharType="begin"/>
            </w:r>
            <w:r>
              <w:rPr>
                <w:noProof/>
                <w:webHidden/>
              </w:rPr>
              <w:instrText xml:space="preserve"> PAGEREF _Toc238482699 \h </w:instrText>
            </w:r>
            <w:r>
              <w:rPr>
                <w:noProof/>
                <w:webHidden/>
              </w:rPr>
            </w:r>
            <w:r>
              <w:rPr>
                <w:noProof/>
                <w:webHidden/>
              </w:rPr>
              <w:fldChar w:fldCharType="separate"/>
            </w:r>
            <w:r>
              <w:rPr>
                <w:noProof/>
                <w:webHidden/>
              </w:rPr>
              <w:t>93</w:t>
            </w:r>
            <w:r>
              <w:rPr>
                <w:noProof/>
                <w:webHidden/>
              </w:rPr>
              <w:fldChar w:fldCharType="end"/>
            </w:r>
          </w:hyperlink>
        </w:p>
        <w:p w14:paraId="3C28E595" w14:textId="48D4A040" w:rsidR="00AB0B36" w:rsidRPr="00C11862" w:rsidRDefault="06E79DE9" w:rsidP="00C11862">
          <w:pPr>
            <w:pStyle w:val="Inhopg1"/>
            <w:tabs>
              <w:tab w:val="right" w:leader="dot" w:pos="9615"/>
            </w:tabs>
            <w:rPr>
              <w:color w:val="0000FF"/>
              <w:u w:val="single"/>
            </w:rPr>
          </w:pPr>
          <w:r>
            <w:fldChar w:fldCharType="end"/>
          </w:r>
        </w:p>
      </w:sdtContent>
    </w:sdt>
    <w:p w14:paraId="15135C17" w14:textId="023308F8" w:rsidR="00531217" w:rsidRPr="007A4380" w:rsidRDefault="00FB6FE7" w:rsidP="06E79DE9">
      <w:pPr>
        <w:pStyle w:val="Kopje1"/>
        <w:numPr>
          <w:ilvl w:val="0"/>
          <w:numId w:val="0"/>
        </w:numPr>
        <w:pBdr>
          <w:top w:val="single" w:sz="4" w:space="1" w:color="auto"/>
          <w:left w:val="single" w:sz="4" w:space="4" w:color="auto"/>
          <w:bottom w:val="single" w:sz="4" w:space="1" w:color="auto"/>
          <w:right w:val="single" w:sz="4" w:space="4" w:color="auto"/>
        </w:pBdr>
        <w:ind w:left="432" w:hanging="432"/>
        <w:rPr>
          <w:rFonts w:eastAsia="Arial"/>
          <w:lang w:val="nl-NL"/>
        </w:rPr>
      </w:pPr>
      <w:r w:rsidRPr="06E79DE9">
        <w:rPr>
          <w:rFonts w:eastAsia="Arial"/>
          <w:sz w:val="20"/>
          <w:szCs w:val="20"/>
          <w:lang w:val="nl-NL"/>
        </w:rPr>
        <w:br w:type="page"/>
      </w:r>
      <w:bookmarkStart w:id="0" w:name="_Toc238482545"/>
      <w:r w:rsidR="1EA13078" w:rsidRPr="06E79DE9">
        <w:rPr>
          <w:rFonts w:eastAsia="Arial"/>
          <w:lang w:val="nl-NL"/>
        </w:rPr>
        <w:lastRenderedPageBreak/>
        <w:t xml:space="preserve">WELKOM IN </w:t>
      </w:r>
      <w:r w:rsidR="00956898">
        <w:rPr>
          <w:rFonts w:eastAsia="Arial"/>
          <w:lang w:val="nl-NL"/>
        </w:rPr>
        <w:t>NOVA campus VISO</w:t>
      </w:r>
      <w:bookmarkEnd w:id="0"/>
    </w:p>
    <w:p w14:paraId="22C096EE" w14:textId="77777777" w:rsidR="00675133" w:rsidRPr="007A4380" w:rsidRDefault="00675133" w:rsidP="00AE0183">
      <w:pPr>
        <w:spacing w:line="320" w:lineRule="exact"/>
        <w:rPr>
          <w:rFonts w:ascii="Arial" w:hAnsi="Arial" w:cs="Arial"/>
          <w:b/>
          <w:lang w:val="nl-NL"/>
        </w:rPr>
      </w:pPr>
    </w:p>
    <w:p w14:paraId="0C506EAE" w14:textId="6DA1F542" w:rsidR="00531217" w:rsidRPr="00DA7466" w:rsidRDefault="1EA13078" w:rsidP="0037393D">
      <w:pPr>
        <w:spacing w:line="320" w:lineRule="exact"/>
        <w:rPr>
          <w:rFonts w:ascii="Arial" w:eastAsia="Arial" w:hAnsi="Arial" w:cs="Arial"/>
          <w:b/>
          <w:bCs/>
          <w:lang w:val="nl-NL"/>
        </w:rPr>
      </w:pPr>
      <w:r w:rsidRPr="007A4380">
        <w:rPr>
          <w:rFonts w:ascii="Arial" w:eastAsia="Arial" w:hAnsi="Arial" w:cs="Arial"/>
          <w:b/>
          <w:bCs/>
          <w:lang w:val="nl-NL"/>
        </w:rPr>
        <w:t>Beste ouder</w:t>
      </w:r>
    </w:p>
    <w:p w14:paraId="4ECBC993" w14:textId="0E8E9742" w:rsidR="00C91778" w:rsidRPr="007A4380" w:rsidRDefault="00C91778" w:rsidP="0037393D">
      <w:pPr>
        <w:spacing w:line="320" w:lineRule="exact"/>
        <w:rPr>
          <w:rStyle w:val="normaltextrun"/>
          <w:rFonts w:ascii="Arial" w:hAnsi="Arial" w:cs="Arial"/>
        </w:rPr>
      </w:pPr>
      <w:r w:rsidRPr="007A4380">
        <w:rPr>
          <w:rFonts w:ascii="Arial" w:hAnsi="Arial" w:cs="Arial"/>
        </w:rPr>
        <w:t xml:space="preserve">Meer dan ooit zijn opvoeding en onderwijs belangrijk. Dat je hiervoor onze school hebt uitgekozen, vinden wij fijn. </w:t>
      </w:r>
      <w:r w:rsidRPr="007A4380">
        <w:rPr>
          <w:rStyle w:val="normaltextrun"/>
          <w:rFonts w:ascii="Arial" w:hAnsi="Arial" w:cs="Arial"/>
        </w:rPr>
        <w:t xml:space="preserve">Bedankt voor je vertrouwen in onze school. </w:t>
      </w:r>
      <w:r w:rsidRPr="007A4380">
        <w:rPr>
          <w:rFonts w:ascii="Arial" w:hAnsi="Arial" w:cs="Arial"/>
        </w:rPr>
        <w:t xml:space="preserve">Wij zullen alles in het werk stellen om </w:t>
      </w:r>
      <w:r w:rsidR="00011F8F">
        <w:rPr>
          <w:rFonts w:ascii="Arial" w:hAnsi="Arial" w:cs="Arial"/>
        </w:rPr>
        <w:t>je</w:t>
      </w:r>
      <w:r w:rsidRPr="007A4380">
        <w:rPr>
          <w:rFonts w:ascii="Arial" w:hAnsi="Arial" w:cs="Arial"/>
        </w:rPr>
        <w:t xml:space="preserve"> kind dié kansen te bieden die nodig zijn om zich evenwichtig </w:t>
      </w:r>
      <w:r w:rsidR="00880151" w:rsidRPr="007A4380">
        <w:rPr>
          <w:rFonts w:ascii="Arial" w:hAnsi="Arial" w:cs="Arial"/>
        </w:rPr>
        <w:t xml:space="preserve">en maximaal </w:t>
      </w:r>
      <w:r w:rsidRPr="007A4380">
        <w:rPr>
          <w:rFonts w:ascii="Arial" w:hAnsi="Arial" w:cs="Arial"/>
        </w:rPr>
        <w:t xml:space="preserve">te ontplooien. </w:t>
      </w:r>
      <w:r w:rsidRPr="007A4380">
        <w:rPr>
          <w:rStyle w:val="normaltextrun"/>
          <w:rFonts w:ascii="Arial" w:hAnsi="Arial" w:cs="Arial"/>
        </w:rPr>
        <w:t>We hopen op een positieve, respectvolle en duurzame samenwerking!</w:t>
      </w:r>
    </w:p>
    <w:p w14:paraId="384A608D" w14:textId="77777777" w:rsidR="00531217" w:rsidRPr="007A4380" w:rsidRDefault="00531217" w:rsidP="0037393D">
      <w:pPr>
        <w:spacing w:line="320" w:lineRule="exact"/>
        <w:rPr>
          <w:rFonts w:ascii="Arial" w:hAnsi="Arial" w:cs="Arial"/>
          <w:lang w:val="nl-NL"/>
        </w:rPr>
      </w:pPr>
    </w:p>
    <w:p w14:paraId="35F9FFB6" w14:textId="794AE660" w:rsidR="00531217" w:rsidRPr="00DA7466" w:rsidRDefault="1EA13078" w:rsidP="00AE0183">
      <w:pPr>
        <w:spacing w:line="320" w:lineRule="exact"/>
        <w:rPr>
          <w:rFonts w:ascii="Arial" w:eastAsia="Arial" w:hAnsi="Arial" w:cs="Arial"/>
          <w:b/>
          <w:bCs/>
          <w:lang w:val="nl-NL"/>
        </w:rPr>
      </w:pPr>
      <w:r w:rsidRPr="007A4380">
        <w:rPr>
          <w:rFonts w:ascii="Arial" w:eastAsia="Arial" w:hAnsi="Arial" w:cs="Arial"/>
          <w:b/>
          <w:bCs/>
          <w:lang w:val="nl-NL"/>
        </w:rPr>
        <w:t>Beste leerling</w:t>
      </w:r>
    </w:p>
    <w:p w14:paraId="52D3BA90" w14:textId="4052575F"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Hartelijk welkom, nu je vandaag de eerste stap in het </w:t>
      </w:r>
      <w:r w:rsidR="00956898">
        <w:rPr>
          <w:rFonts w:ascii="Arial" w:eastAsia="Arial" w:hAnsi="Arial" w:cs="Arial"/>
          <w:lang w:val="nl-NL"/>
        </w:rPr>
        <w:t>NOVA campus VISO</w:t>
      </w:r>
      <w:r w:rsidRPr="007A4380">
        <w:rPr>
          <w:rFonts w:ascii="Arial" w:eastAsia="Arial" w:hAnsi="Arial" w:cs="Arial"/>
          <w:lang w:val="nl-NL"/>
        </w:rPr>
        <w:t xml:space="preserve"> zet!</w:t>
      </w:r>
    </w:p>
    <w:p w14:paraId="34042C7C" w14:textId="01A0E1E9" w:rsidR="00531217"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Voortaan ben je leerling van onze school. </w:t>
      </w:r>
    </w:p>
    <w:p w14:paraId="79312694" w14:textId="77777777" w:rsidR="00DA7466" w:rsidRPr="00DA7466" w:rsidRDefault="00DA7466" w:rsidP="00511071">
      <w:pPr>
        <w:spacing w:after="0" w:line="240" w:lineRule="auto"/>
        <w:rPr>
          <w:rFonts w:ascii="Arial" w:eastAsia="Arial" w:hAnsi="Arial" w:cs="Arial"/>
          <w:lang w:val="nl-NL"/>
        </w:rPr>
      </w:pPr>
    </w:p>
    <w:p w14:paraId="1F2B5BAE" w14:textId="49E3563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Ben je ingeschreven in het eerste jaar, dan zal je je, samen met je nieuwe klasgenoten, wat moeten aanpassen aan de gewoontes en verwachtingen van het secundair onderwijs.</w:t>
      </w:r>
    </w:p>
    <w:p w14:paraId="5D68D263" w14:textId="48370DC1"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Leerkrachten en opvoeders </w:t>
      </w:r>
      <w:r w:rsidR="00301CD8">
        <w:rPr>
          <w:rFonts w:ascii="Arial" w:eastAsia="Arial" w:hAnsi="Arial" w:cs="Arial"/>
          <w:lang w:val="nl-NL"/>
        </w:rPr>
        <w:t>zullen je</w:t>
      </w:r>
      <w:r w:rsidRPr="007A4380">
        <w:rPr>
          <w:rFonts w:ascii="Arial" w:eastAsia="Arial" w:hAnsi="Arial" w:cs="Arial"/>
          <w:lang w:val="nl-NL"/>
        </w:rPr>
        <w:t xml:space="preserve"> hierin zo goed mogelijk begeleiden.</w:t>
      </w:r>
    </w:p>
    <w:p w14:paraId="195C184D" w14:textId="77777777" w:rsidR="00531217" w:rsidRPr="00511071" w:rsidRDefault="00531217" w:rsidP="00511071">
      <w:pPr>
        <w:spacing w:after="0" w:line="240" w:lineRule="auto"/>
        <w:rPr>
          <w:rFonts w:ascii="Arial" w:eastAsia="Arial" w:hAnsi="Arial" w:cs="Arial"/>
          <w:lang w:val="nl-NL"/>
        </w:rPr>
      </w:pPr>
    </w:p>
    <w:p w14:paraId="7D1D10DE"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Heb je al elders één of meer jaren secundair onderwijs achter de rug? Kom je nu naar onze school omdat onze studierichtingen meer in de lijn liggen van jouw interesses en talenten?</w:t>
      </w:r>
    </w:p>
    <w:p w14:paraId="5F1D1F1D" w14:textId="0006EBA1"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Ook jou heten we welkom.</w:t>
      </w:r>
    </w:p>
    <w:p w14:paraId="7B3F8F25" w14:textId="77777777" w:rsidR="00531217" w:rsidRPr="00511071" w:rsidRDefault="00531217" w:rsidP="00511071">
      <w:pPr>
        <w:spacing w:after="0" w:line="240" w:lineRule="auto"/>
        <w:rPr>
          <w:rFonts w:ascii="Arial" w:eastAsia="Arial" w:hAnsi="Arial" w:cs="Arial"/>
          <w:lang w:val="nl-NL"/>
        </w:rPr>
      </w:pPr>
    </w:p>
    <w:p w14:paraId="5063890F"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Ook jij, goede bekende, heten we van harte welkom.</w:t>
      </w:r>
    </w:p>
    <w:p w14:paraId="306A425D" w14:textId="0C6BF7F1" w:rsidR="0020104C" w:rsidRPr="00511071" w:rsidRDefault="1EA13078" w:rsidP="000B637A">
      <w:pPr>
        <w:spacing w:line="320" w:lineRule="exact"/>
        <w:rPr>
          <w:rFonts w:ascii="Arial" w:eastAsia="Arial" w:hAnsi="Arial" w:cs="Arial"/>
          <w:lang w:val="nl-NL"/>
        </w:rPr>
      </w:pPr>
      <w:r w:rsidRPr="007A4380">
        <w:rPr>
          <w:rFonts w:ascii="Arial" w:eastAsia="Arial" w:hAnsi="Arial" w:cs="Arial"/>
          <w:lang w:val="nl-NL"/>
        </w:rPr>
        <w:t>Jij bent al op de hoogte van het reilen en zeilen in onze school. Wij hopen dat je de nieuwe medeleerlingen mee op weg wil helpen.</w:t>
      </w:r>
    </w:p>
    <w:p w14:paraId="7780BB87" w14:textId="77777777" w:rsidR="00531217" w:rsidRPr="007A4380" w:rsidRDefault="1EA13078" w:rsidP="2C0284DF">
      <w:pPr>
        <w:pStyle w:val="Plattetekst2"/>
        <w:spacing w:line="320" w:lineRule="exact"/>
        <w:rPr>
          <w:rFonts w:ascii="Arial" w:eastAsia="Arial" w:hAnsi="Arial" w:cs="Arial"/>
          <w:sz w:val="20"/>
          <w:lang w:val="nl-NL"/>
        </w:rPr>
      </w:pPr>
      <w:r w:rsidRPr="007A4380">
        <w:rPr>
          <w:rFonts w:ascii="Arial" w:eastAsia="Arial" w:hAnsi="Arial" w:cs="Arial"/>
          <w:sz w:val="20"/>
          <w:lang w:val="nl-NL"/>
        </w:rPr>
        <w:t>Ons schoolreglement bestaat uit vier delen. In het eerste deel vind je ons pedagogisch project en een engagementsverklaring tussen school en ouders. In het tweede deel vind je onder andere afspraken over afwezigheden, begeleiding bij je studies en een aantal leefregels. In het derde deel staat heel wat nuttige informatie. Dit derde deel maakt strikt genomen geen deel uit van het schoolreglement, maar sluit er wel nauw bij aan. In het vierde deel vind je de bijlagen. Alle delen van dit reglement werden besproken op de schoolraad.</w:t>
      </w:r>
    </w:p>
    <w:p w14:paraId="20A730C4" w14:textId="77777777" w:rsidR="0020104C" w:rsidRPr="00511071" w:rsidRDefault="0020104C" w:rsidP="00511071">
      <w:pPr>
        <w:spacing w:after="0" w:line="240" w:lineRule="auto"/>
        <w:rPr>
          <w:rFonts w:ascii="Arial" w:eastAsia="Arial" w:hAnsi="Arial" w:cs="Arial"/>
          <w:lang w:val="nl-NL"/>
        </w:rPr>
      </w:pPr>
    </w:p>
    <w:p w14:paraId="47113105" w14:textId="77777777" w:rsidR="00B10182"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Je inschrijving in onze school houdt in dat je ouders akkoord gaan met het volledige schoolreglement. Soms is het nodig dat we het schoolreglement in de loop van het schooljaar aanpassen. </w:t>
      </w:r>
    </w:p>
    <w:p w14:paraId="520FB04E" w14:textId="7167AE13" w:rsidR="006F2BA2" w:rsidRDefault="006F2BA2" w:rsidP="006F2BA2">
      <w:pPr>
        <w:spacing w:line="320" w:lineRule="exact"/>
        <w:rPr>
          <w:rFonts w:ascii="Arial" w:eastAsia="Arial" w:hAnsi="Arial" w:cs="Arial"/>
          <w:lang w:val="nl-NL"/>
        </w:rPr>
      </w:pPr>
      <w:r w:rsidRPr="007A4380">
        <w:rPr>
          <w:rFonts w:ascii="Arial" w:eastAsia="Arial" w:hAnsi="Arial" w:cs="Arial"/>
          <w:lang w:val="nl-NL"/>
        </w:rPr>
        <w:t xml:space="preserve">Als er wijzigingen zijn in het eerste, tweede of vierde deel, moeten je ouders opnieuw akkoord gaan. Bij veranderingen in het derde deel is dat niet nodig. </w:t>
      </w:r>
    </w:p>
    <w:p w14:paraId="685E2D5C" w14:textId="77777777" w:rsidR="00B20545" w:rsidRPr="007A4380" w:rsidRDefault="00B20545" w:rsidP="00B20545">
      <w:pPr>
        <w:spacing w:line="320" w:lineRule="exact"/>
        <w:rPr>
          <w:rFonts w:ascii="Arial" w:eastAsia="Arial" w:hAnsi="Arial" w:cs="Arial"/>
          <w:lang w:val="nl-NL"/>
        </w:rPr>
      </w:pPr>
      <w:r w:rsidRPr="007A4380">
        <w:rPr>
          <w:rFonts w:ascii="Arial" w:eastAsia="Arial" w:hAnsi="Arial" w:cs="Arial"/>
          <w:lang w:val="nl-NL"/>
        </w:rPr>
        <w:t>Zodra je 18 wordt, treed je volledig zelfstandig op. Waar we in het schoolreglement over ‘je ouders’ spreken, zal je dan zelf beslissen. In elk geval verwachten we ook van jou dat je het schoolreglement goed leest, ermee akkoord gaat en het naleeft.</w:t>
      </w:r>
    </w:p>
    <w:p w14:paraId="6A4807BF" w14:textId="77777777" w:rsidR="00B20545" w:rsidRPr="007A4380" w:rsidRDefault="00B20545" w:rsidP="006F2BA2">
      <w:pPr>
        <w:spacing w:line="320" w:lineRule="exact"/>
        <w:rPr>
          <w:rFonts w:ascii="Arial" w:eastAsia="Arial" w:hAnsi="Arial" w:cs="Arial"/>
          <w:lang w:val="nl-NL"/>
        </w:rPr>
      </w:pPr>
    </w:p>
    <w:p w14:paraId="28842BBC" w14:textId="77777777" w:rsidR="006F2BA2" w:rsidRPr="007A4380" w:rsidRDefault="006F2BA2" w:rsidP="00511071">
      <w:pPr>
        <w:spacing w:after="0" w:line="240" w:lineRule="auto"/>
        <w:rPr>
          <w:rFonts w:ascii="Arial" w:eastAsia="Arial" w:hAnsi="Arial" w:cs="Arial"/>
          <w:lang w:val="nl-NL"/>
        </w:rPr>
      </w:pPr>
    </w:p>
    <w:p w14:paraId="53DB5C40" w14:textId="0DD5A641" w:rsidR="0020104C"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lastRenderedPageBreak/>
        <w:t xml:space="preserve">In dit schoolreglement </w:t>
      </w:r>
      <w:r w:rsidR="00B20545">
        <w:rPr>
          <w:rFonts w:ascii="Arial" w:eastAsia="Arial" w:hAnsi="Arial" w:cs="Arial"/>
          <w:lang w:val="nl-NL"/>
        </w:rPr>
        <w:t xml:space="preserve">verwijst </w:t>
      </w:r>
      <w:r w:rsidRPr="007A4380">
        <w:rPr>
          <w:rFonts w:ascii="Arial" w:eastAsia="Arial" w:hAnsi="Arial" w:cs="Arial"/>
          <w:lang w:val="nl-NL"/>
        </w:rPr>
        <w:t>‘de directeur of zijn afgevaardigde’</w:t>
      </w:r>
      <w:r w:rsidR="002D1F2F">
        <w:rPr>
          <w:rFonts w:ascii="Arial" w:eastAsia="Arial" w:hAnsi="Arial" w:cs="Arial"/>
          <w:lang w:val="nl-NL"/>
        </w:rPr>
        <w:t xml:space="preserve"> naar een </w:t>
      </w:r>
      <w:r w:rsidRPr="007A4380">
        <w:rPr>
          <w:rFonts w:ascii="Arial" w:eastAsia="Arial" w:hAnsi="Arial" w:cs="Arial"/>
          <w:lang w:val="nl-NL"/>
        </w:rPr>
        <w:t>lid van het directieteam, een coördinato</w:t>
      </w:r>
      <w:r w:rsidR="002D1F2F">
        <w:rPr>
          <w:rFonts w:ascii="Arial" w:eastAsia="Arial" w:hAnsi="Arial" w:cs="Arial"/>
          <w:lang w:val="nl-NL"/>
        </w:rPr>
        <w:t>r of een ander gemachtigde persoon.</w:t>
      </w:r>
    </w:p>
    <w:p w14:paraId="216EF6A4" w14:textId="77777777" w:rsidR="00991485" w:rsidRPr="00511071" w:rsidRDefault="00991485" w:rsidP="00511071">
      <w:pPr>
        <w:spacing w:after="0" w:line="240" w:lineRule="auto"/>
        <w:rPr>
          <w:rFonts w:ascii="Arial" w:eastAsia="Arial" w:hAnsi="Arial" w:cs="Arial"/>
          <w:lang w:val="nl-NL"/>
        </w:rPr>
      </w:pPr>
    </w:p>
    <w:p w14:paraId="4D657B01" w14:textId="77777777" w:rsidR="005E40D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Het is niet verplicht een papieren versie van het schoolreglement en het pedagogisch project te geven bij elke nieuwe inschrijving. Na overleg met schoolraad en oudercomité kiezen we ervoor een elektronische versie van het schoolreglement en pedagogisch project ter beschikking te stellen op onze website en op ons leer- en communicatieplatform Smartschool</w:t>
      </w:r>
      <w:r w:rsidR="005E40D7" w:rsidRPr="007A4380">
        <w:rPr>
          <w:rFonts w:ascii="Arial" w:eastAsia="Arial" w:hAnsi="Arial" w:cs="Arial"/>
          <w:lang w:val="nl-NL"/>
        </w:rPr>
        <w:t>,</w:t>
      </w:r>
      <w:r w:rsidRPr="007A4380">
        <w:rPr>
          <w:rFonts w:ascii="Arial" w:eastAsia="Arial" w:hAnsi="Arial" w:cs="Arial"/>
          <w:lang w:val="nl-NL"/>
        </w:rPr>
        <w:t xml:space="preserve"> op basis waarvan je ouders schriftelijk hun akkoord ver</w:t>
      </w:r>
      <w:r w:rsidR="005E40D7" w:rsidRPr="007A4380">
        <w:rPr>
          <w:rFonts w:ascii="Arial" w:eastAsia="Arial" w:hAnsi="Arial" w:cs="Arial"/>
          <w:lang w:val="nl-NL"/>
        </w:rPr>
        <w:t xml:space="preserve">lenen. </w:t>
      </w:r>
    </w:p>
    <w:p w14:paraId="7E4723EB" w14:textId="36165357" w:rsidR="00C52C43" w:rsidRPr="007A4380" w:rsidRDefault="00C52C43" w:rsidP="1EA13078">
      <w:pPr>
        <w:spacing w:line="320" w:lineRule="exact"/>
        <w:rPr>
          <w:rFonts w:ascii="Arial" w:eastAsia="Arial" w:hAnsi="Arial" w:cs="Arial"/>
          <w:strike/>
          <w:lang w:val="nl-NL"/>
        </w:rPr>
      </w:pPr>
      <w:r w:rsidRPr="007A4380">
        <w:rPr>
          <w:rFonts w:ascii="Arial" w:eastAsia="Arial" w:hAnsi="Arial" w:cs="Arial"/>
          <w:lang w:val="nl-NL"/>
        </w:rPr>
        <w:t xml:space="preserve">Op vraag kunnen je ouders een papieren versie van het schoolreglement ontvangen. </w:t>
      </w:r>
    </w:p>
    <w:p w14:paraId="3A0E2BA6" w14:textId="77777777" w:rsidR="008E459A" w:rsidRPr="00511071" w:rsidRDefault="008E459A" w:rsidP="00511071">
      <w:pPr>
        <w:spacing w:after="0" w:line="240" w:lineRule="auto"/>
        <w:rPr>
          <w:rFonts w:ascii="Arial" w:eastAsia="Arial" w:hAnsi="Arial" w:cs="Arial"/>
          <w:lang w:val="nl-NL"/>
        </w:rPr>
      </w:pPr>
    </w:p>
    <w:p w14:paraId="6D365E65" w14:textId="5CDCBA6D" w:rsidR="00613479"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Samen met alle personeel wensen wij jou </w:t>
      </w:r>
      <w:r w:rsidR="00613479" w:rsidRPr="007A4380">
        <w:rPr>
          <w:rFonts w:ascii="Arial" w:eastAsia="Arial" w:hAnsi="Arial" w:cs="Arial"/>
          <w:lang w:val="nl-NL"/>
        </w:rPr>
        <w:t>een leerrijk en aangenaam schooljaar toe.</w:t>
      </w:r>
    </w:p>
    <w:p w14:paraId="3169F04E" w14:textId="77777777" w:rsidR="005E2EE6" w:rsidRPr="007A4380" w:rsidRDefault="005E2EE6" w:rsidP="00AE0183">
      <w:pPr>
        <w:spacing w:line="320" w:lineRule="exact"/>
        <w:rPr>
          <w:rFonts w:ascii="Arial" w:hAnsi="Arial" w:cs="Arial"/>
          <w:lang w:val="nl-NL"/>
        </w:rPr>
      </w:pPr>
    </w:p>
    <w:p w14:paraId="190C50F4" w14:textId="4974E563" w:rsidR="00531217" w:rsidRPr="00DA7466" w:rsidRDefault="1EA13078" w:rsidP="00AE0183">
      <w:pPr>
        <w:spacing w:line="320" w:lineRule="exact"/>
        <w:rPr>
          <w:rFonts w:ascii="Arial" w:eastAsia="Arial" w:hAnsi="Arial" w:cs="Arial"/>
          <w:lang w:val="nl-NL"/>
        </w:rPr>
      </w:pPr>
      <w:r w:rsidRPr="007A4380">
        <w:rPr>
          <w:rFonts w:ascii="Arial" w:eastAsia="Arial" w:hAnsi="Arial" w:cs="Arial"/>
          <w:lang w:val="nl-NL"/>
        </w:rPr>
        <w:t>Veel succes!</w:t>
      </w:r>
    </w:p>
    <w:p w14:paraId="088A4F06" w14:textId="77777777" w:rsidR="00531217" w:rsidRPr="00511071" w:rsidRDefault="00531217" w:rsidP="00511071">
      <w:pPr>
        <w:spacing w:after="0" w:line="240" w:lineRule="auto"/>
        <w:rPr>
          <w:rFonts w:ascii="Arial" w:eastAsia="Arial" w:hAnsi="Arial" w:cs="Arial"/>
          <w:lang w:val="nl-NL"/>
        </w:rPr>
      </w:pPr>
    </w:p>
    <w:p w14:paraId="3D065D5D" w14:textId="02A883E8" w:rsidR="00531217" w:rsidRPr="007A4380" w:rsidRDefault="00A32D22" w:rsidP="1EA13078">
      <w:pPr>
        <w:spacing w:line="320" w:lineRule="exact"/>
        <w:rPr>
          <w:rFonts w:ascii="Arial" w:eastAsia="Arial" w:hAnsi="Arial" w:cs="Arial"/>
          <w:lang w:val="nl-NL"/>
        </w:rPr>
      </w:pPr>
      <w:r w:rsidRPr="007A4380">
        <w:rPr>
          <w:rFonts w:ascii="Arial" w:eastAsia="Arial" w:hAnsi="Arial" w:cs="Arial"/>
          <w:lang w:val="nl-NL"/>
        </w:rPr>
        <w:t xml:space="preserve">Joeri </w:t>
      </w:r>
      <w:r w:rsidR="0D64077F" w:rsidRPr="007A4380">
        <w:rPr>
          <w:rFonts w:ascii="Arial" w:eastAsia="Arial" w:hAnsi="Arial" w:cs="Arial"/>
          <w:lang w:val="nl-NL"/>
        </w:rPr>
        <w:t>Sioen</w:t>
      </w:r>
      <w:r w:rsidRPr="007A4380">
        <w:rPr>
          <w:rFonts w:ascii="Arial" w:hAnsi="Arial" w:cs="Arial"/>
          <w:lang w:val="nl-NL"/>
        </w:rPr>
        <w:tab/>
      </w:r>
      <w:r w:rsidR="001F719E" w:rsidRPr="007A4380">
        <w:rPr>
          <w:rFonts w:ascii="Arial" w:hAnsi="Arial" w:cs="Arial"/>
          <w:lang w:val="nl-NL"/>
        </w:rPr>
        <w:tab/>
      </w:r>
      <w:r w:rsidR="001F719E" w:rsidRPr="007A4380">
        <w:rPr>
          <w:rFonts w:ascii="Arial" w:hAnsi="Arial" w:cs="Arial"/>
          <w:lang w:val="nl-NL"/>
        </w:rPr>
        <w:tab/>
      </w:r>
      <w:r w:rsidR="001F719E" w:rsidRPr="007A4380">
        <w:rPr>
          <w:rFonts w:ascii="Arial" w:hAnsi="Arial" w:cs="Arial"/>
          <w:lang w:val="nl-NL"/>
        </w:rPr>
        <w:tab/>
      </w:r>
      <w:r w:rsidR="0042069C">
        <w:rPr>
          <w:rFonts w:ascii="Arial" w:eastAsia="Arial" w:hAnsi="Arial" w:cs="Arial"/>
          <w:lang w:val="nl-NL"/>
        </w:rPr>
        <w:t xml:space="preserve">Margaux </w:t>
      </w:r>
      <w:proofErr w:type="spellStart"/>
      <w:r w:rsidR="0042069C">
        <w:rPr>
          <w:rFonts w:ascii="Arial" w:eastAsia="Arial" w:hAnsi="Arial" w:cs="Arial"/>
          <w:lang w:val="nl-NL"/>
        </w:rPr>
        <w:t>Vandekerckhove</w:t>
      </w:r>
      <w:proofErr w:type="spellEnd"/>
      <w:r w:rsidR="00531217" w:rsidRPr="007A4380">
        <w:rPr>
          <w:rFonts w:ascii="Arial" w:hAnsi="Arial" w:cs="Arial"/>
          <w:lang w:val="nl-NL"/>
        </w:rPr>
        <w:tab/>
      </w:r>
      <w:r w:rsidR="001F719E" w:rsidRPr="007A4380">
        <w:rPr>
          <w:rFonts w:ascii="Arial" w:hAnsi="Arial" w:cs="Arial"/>
          <w:lang w:val="nl-NL"/>
        </w:rPr>
        <w:tab/>
      </w:r>
      <w:r w:rsidR="0042069C">
        <w:rPr>
          <w:rFonts w:ascii="Arial" w:hAnsi="Arial" w:cs="Arial"/>
          <w:lang w:val="nl-NL"/>
        </w:rPr>
        <w:t xml:space="preserve">        </w:t>
      </w:r>
      <w:r w:rsidR="00531217" w:rsidRPr="007A4380">
        <w:rPr>
          <w:rFonts w:ascii="Arial" w:eastAsia="Arial" w:hAnsi="Arial" w:cs="Arial"/>
          <w:lang w:val="nl-NL"/>
        </w:rPr>
        <w:t xml:space="preserve">Veerle </w:t>
      </w:r>
      <w:proofErr w:type="spellStart"/>
      <w:r w:rsidR="00531217" w:rsidRPr="007A4380">
        <w:rPr>
          <w:rFonts w:ascii="Arial" w:eastAsia="Arial" w:hAnsi="Arial" w:cs="Arial"/>
          <w:lang w:val="nl-NL"/>
        </w:rPr>
        <w:t>Vanoost</w:t>
      </w:r>
      <w:proofErr w:type="spellEnd"/>
    </w:p>
    <w:p w14:paraId="38389DDD" w14:textId="72748032" w:rsidR="003F0445" w:rsidRPr="007A4380" w:rsidRDefault="000D276E" w:rsidP="1EA13078">
      <w:pPr>
        <w:spacing w:line="320" w:lineRule="exact"/>
        <w:rPr>
          <w:rFonts w:ascii="Arial" w:eastAsia="Arial" w:hAnsi="Arial" w:cs="Arial"/>
          <w:lang w:val="nl-NL"/>
        </w:rPr>
      </w:pPr>
      <w:r w:rsidRPr="007A4380">
        <w:rPr>
          <w:rFonts w:ascii="Arial" w:eastAsia="Arial" w:hAnsi="Arial" w:cs="Arial"/>
          <w:lang w:val="nl-NL"/>
        </w:rPr>
        <w:t>a</w:t>
      </w:r>
      <w:r w:rsidR="00A32D22" w:rsidRPr="007A4380">
        <w:rPr>
          <w:rFonts w:ascii="Arial" w:eastAsia="Arial" w:hAnsi="Arial" w:cs="Arial"/>
          <w:lang w:val="nl-NL"/>
        </w:rPr>
        <w:t>djunct-directeur</w:t>
      </w:r>
      <w:r w:rsidR="003F0445" w:rsidRPr="007A4380">
        <w:rPr>
          <w:rFonts w:ascii="Arial" w:hAnsi="Arial" w:cs="Arial"/>
          <w:lang w:val="nl-NL"/>
        </w:rPr>
        <w:tab/>
      </w:r>
      <w:r w:rsidR="00531217" w:rsidRPr="007A4380">
        <w:rPr>
          <w:rFonts w:ascii="Arial" w:hAnsi="Arial" w:cs="Arial"/>
          <w:lang w:val="nl-NL"/>
        </w:rPr>
        <w:tab/>
      </w:r>
      <w:r w:rsidR="00531217" w:rsidRPr="007A4380">
        <w:rPr>
          <w:rFonts w:ascii="Arial" w:hAnsi="Arial" w:cs="Arial"/>
          <w:lang w:val="nl-NL"/>
        </w:rPr>
        <w:tab/>
      </w:r>
      <w:r w:rsidRPr="007A4380">
        <w:rPr>
          <w:rFonts w:ascii="Arial" w:eastAsia="Arial" w:hAnsi="Arial" w:cs="Arial"/>
          <w:lang w:val="nl-NL"/>
        </w:rPr>
        <w:t>d</w:t>
      </w:r>
      <w:r w:rsidR="00531217" w:rsidRPr="007A4380">
        <w:rPr>
          <w:rFonts w:ascii="Arial" w:eastAsia="Arial" w:hAnsi="Arial" w:cs="Arial"/>
          <w:lang w:val="nl-NL"/>
        </w:rPr>
        <w:t xml:space="preserve">irecteur </w:t>
      </w:r>
      <w:r w:rsidR="004A12B6" w:rsidRPr="007A4380">
        <w:rPr>
          <w:rFonts w:ascii="Arial" w:eastAsia="Arial" w:hAnsi="Arial" w:cs="Arial"/>
          <w:lang w:val="nl-NL"/>
        </w:rPr>
        <w:t>1</w:t>
      </w:r>
      <w:r w:rsidR="004A12B6" w:rsidRPr="007A4380">
        <w:rPr>
          <w:rFonts w:ascii="Arial" w:eastAsia="Arial" w:hAnsi="Arial" w:cs="Arial"/>
          <w:vertAlign w:val="superscript"/>
          <w:lang w:val="nl-NL"/>
        </w:rPr>
        <w:t>ste</w:t>
      </w:r>
      <w:r w:rsidR="004A12B6" w:rsidRPr="007A4380">
        <w:rPr>
          <w:rFonts w:ascii="Arial" w:eastAsia="Arial" w:hAnsi="Arial" w:cs="Arial"/>
          <w:lang w:val="nl-NL"/>
        </w:rPr>
        <w:t xml:space="preserve"> graad</w:t>
      </w:r>
      <w:r w:rsidR="00531217" w:rsidRPr="007A4380">
        <w:rPr>
          <w:rFonts w:ascii="Arial" w:hAnsi="Arial" w:cs="Arial"/>
          <w:lang w:val="nl-NL"/>
        </w:rPr>
        <w:tab/>
      </w:r>
      <w:r w:rsidR="00531217" w:rsidRPr="007A4380">
        <w:rPr>
          <w:rFonts w:ascii="Arial" w:hAnsi="Arial" w:cs="Arial"/>
          <w:lang w:val="nl-NL"/>
        </w:rPr>
        <w:tab/>
      </w:r>
      <w:r w:rsidR="003F0445" w:rsidRPr="007A4380">
        <w:rPr>
          <w:rFonts w:ascii="Arial" w:hAnsi="Arial" w:cs="Arial"/>
          <w:lang w:val="nl-NL"/>
        </w:rPr>
        <w:tab/>
      </w:r>
      <w:r w:rsidR="0042069C">
        <w:rPr>
          <w:rFonts w:ascii="Arial" w:hAnsi="Arial" w:cs="Arial"/>
          <w:lang w:val="nl-NL"/>
        </w:rPr>
        <w:t xml:space="preserve">        </w:t>
      </w:r>
      <w:r w:rsidRPr="007A4380">
        <w:rPr>
          <w:rFonts w:ascii="Arial" w:eastAsia="Arial" w:hAnsi="Arial" w:cs="Arial"/>
          <w:lang w:val="nl-NL"/>
        </w:rPr>
        <w:t>d</w:t>
      </w:r>
      <w:r w:rsidR="003F0445" w:rsidRPr="007A4380">
        <w:rPr>
          <w:rFonts w:ascii="Arial" w:eastAsia="Arial" w:hAnsi="Arial" w:cs="Arial"/>
          <w:lang w:val="nl-NL"/>
        </w:rPr>
        <w:t>irecteur</w:t>
      </w:r>
    </w:p>
    <w:p w14:paraId="6F0D0265" w14:textId="14510713" w:rsidR="003F0445" w:rsidRPr="007A4380" w:rsidRDefault="003F0445" w:rsidP="00AE0183">
      <w:pPr>
        <w:spacing w:line="320" w:lineRule="exact"/>
        <w:rPr>
          <w:rFonts w:ascii="Arial" w:hAnsi="Arial" w:cs="Arial"/>
          <w:lang w:val="nl-NL"/>
        </w:rPr>
      </w:pPr>
    </w:p>
    <w:p w14:paraId="181E4EA6" w14:textId="4D5F8943" w:rsidR="002864A4" w:rsidRPr="007A4380" w:rsidRDefault="002864A4" w:rsidP="00AE0183">
      <w:pPr>
        <w:spacing w:line="320" w:lineRule="exact"/>
        <w:rPr>
          <w:rFonts w:ascii="Arial" w:hAnsi="Arial" w:cs="Arial"/>
          <w:lang w:val="nl-NL"/>
        </w:rPr>
      </w:pPr>
    </w:p>
    <w:p w14:paraId="7DFC014C" w14:textId="77777777" w:rsidR="00995851" w:rsidRPr="00995851" w:rsidRDefault="00995851" w:rsidP="00995851">
      <w:pPr>
        <w:rPr>
          <w:lang w:val="nl-NL"/>
        </w:rPr>
      </w:pPr>
    </w:p>
    <w:p w14:paraId="4933F339" w14:textId="77777777" w:rsidR="00995851" w:rsidRPr="00995851" w:rsidRDefault="00995851" w:rsidP="00995851">
      <w:pPr>
        <w:rPr>
          <w:lang w:val="nl-NL"/>
        </w:rPr>
      </w:pPr>
    </w:p>
    <w:p w14:paraId="3EBC595F" w14:textId="77777777" w:rsidR="00995851" w:rsidRPr="00995851" w:rsidRDefault="00995851" w:rsidP="00995851">
      <w:pPr>
        <w:rPr>
          <w:lang w:val="nl-NL"/>
        </w:rPr>
      </w:pPr>
    </w:p>
    <w:p w14:paraId="2CD26FA4" w14:textId="77777777" w:rsidR="00995851" w:rsidRPr="00995851" w:rsidRDefault="00995851" w:rsidP="00995851">
      <w:pPr>
        <w:rPr>
          <w:lang w:val="nl-NL"/>
        </w:rPr>
      </w:pPr>
    </w:p>
    <w:p w14:paraId="60ED9EA0" w14:textId="77777777" w:rsidR="00995851" w:rsidRPr="00995851" w:rsidRDefault="00995851" w:rsidP="00995851">
      <w:pPr>
        <w:rPr>
          <w:lang w:val="nl-NL"/>
        </w:rPr>
      </w:pPr>
    </w:p>
    <w:p w14:paraId="58DF2D1E" w14:textId="77777777" w:rsidR="00995851" w:rsidRPr="00995851" w:rsidRDefault="00995851" w:rsidP="00995851">
      <w:pPr>
        <w:rPr>
          <w:lang w:val="nl-NL"/>
        </w:rPr>
      </w:pPr>
    </w:p>
    <w:p w14:paraId="6A6C1736" w14:textId="5D22B63B" w:rsidR="00531217" w:rsidRPr="007A4380" w:rsidRDefault="00531217"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r w:rsidRPr="06E79DE9">
        <w:rPr>
          <w:lang w:val="nl-NL"/>
        </w:rPr>
        <w:br w:type="page"/>
      </w:r>
      <w:bookmarkStart w:id="1" w:name="_Toc238482546"/>
      <w:r w:rsidR="1EA13078" w:rsidRPr="06E79DE9">
        <w:rPr>
          <w:rFonts w:eastAsia="Arial"/>
          <w:lang w:val="nl-NL"/>
        </w:rPr>
        <w:lastRenderedPageBreak/>
        <w:t>DEEL 1:</w:t>
      </w:r>
      <w:r>
        <w:br/>
      </w:r>
      <w:r w:rsidR="1EA13078" w:rsidRPr="06E79DE9">
        <w:rPr>
          <w:rFonts w:eastAsia="Arial"/>
          <w:lang w:val="nl-NL"/>
        </w:rPr>
        <w:t>PEDAGOGISCH PROJECT EN ENGAGEMENTSVERKLARING</w:t>
      </w:r>
      <w:bookmarkEnd w:id="1"/>
    </w:p>
    <w:p w14:paraId="56E09C89" w14:textId="77777777" w:rsidR="009F0DDF" w:rsidRDefault="009F0DDF" w:rsidP="009F0DDF">
      <w:pPr>
        <w:spacing w:line="320" w:lineRule="exact"/>
        <w:outlineLvl w:val="0"/>
        <w:rPr>
          <w:rFonts w:ascii="Arial" w:hAnsi="Arial" w:cs="Arial"/>
          <w:lang w:val="nl-NL"/>
        </w:rPr>
      </w:pPr>
    </w:p>
    <w:p w14:paraId="3DA5FFDD" w14:textId="16E18D34" w:rsidR="00A25CB4" w:rsidRPr="000C6A7E" w:rsidRDefault="1EA13078" w:rsidP="009F0DDF">
      <w:pPr>
        <w:rPr>
          <w:rFonts w:ascii="Arial" w:eastAsia="Arial" w:hAnsi="Arial" w:cs="Arial"/>
          <w:b/>
          <w:bCs/>
          <w:sz w:val="22"/>
          <w:szCs w:val="22"/>
        </w:rPr>
      </w:pPr>
      <w:r w:rsidRPr="001A37EF">
        <w:rPr>
          <w:rFonts w:ascii="Arial" w:eastAsia="Arial" w:hAnsi="Arial" w:cs="Arial"/>
          <w:b/>
          <w:sz w:val="22"/>
          <w:szCs w:val="22"/>
          <w:highlight w:val="lightGray"/>
        </w:rPr>
        <w:t xml:space="preserve">Ons pedagogisch project: </w:t>
      </w:r>
      <w:r w:rsidR="003517AC" w:rsidRPr="001A37EF">
        <w:rPr>
          <w:rFonts w:ascii="Arial" w:eastAsia="Arial" w:hAnsi="Arial" w:cs="Arial"/>
          <w:b/>
          <w:sz w:val="22"/>
          <w:szCs w:val="22"/>
          <w:highlight w:val="lightGray"/>
        </w:rPr>
        <w:t>NOVA -  zuurstof voor je toekomst</w:t>
      </w:r>
    </w:p>
    <w:p w14:paraId="267FAD63" w14:textId="18A492F0" w:rsidR="00794B1E" w:rsidRPr="001A37EF" w:rsidRDefault="00794B1E" w:rsidP="002F2EAE">
      <w:pPr>
        <w:pStyle w:val="Nul"/>
        <w:spacing w:after="120" w:line="240" w:lineRule="exact"/>
        <w:rPr>
          <w:rFonts w:ascii="Arial" w:eastAsia="Arial" w:hAnsi="Arial" w:cs="Arial"/>
          <w:sz w:val="20"/>
          <w:szCs w:val="18"/>
          <w:lang w:val="nl-BE"/>
        </w:rPr>
      </w:pPr>
      <w:r w:rsidRPr="001A37EF">
        <w:rPr>
          <w:rFonts w:ascii="Arial" w:eastAsia="Arial" w:hAnsi="Arial" w:cs="Arial"/>
          <w:sz w:val="20"/>
          <w:szCs w:val="18"/>
        </w:rPr>
        <w:t>De naam van onze school</w:t>
      </w:r>
      <w:r w:rsidR="00B560D1" w:rsidRPr="001A37EF">
        <w:rPr>
          <w:rFonts w:ascii="Arial" w:eastAsia="Arial" w:hAnsi="Arial" w:cs="Arial"/>
          <w:sz w:val="20"/>
          <w:szCs w:val="18"/>
        </w:rPr>
        <w:t xml:space="preserve"> </w:t>
      </w:r>
      <w:r w:rsidRPr="001A37EF">
        <w:rPr>
          <w:rFonts w:ascii="Arial" w:eastAsia="Arial" w:hAnsi="Arial" w:cs="Arial"/>
          <w:sz w:val="20"/>
          <w:szCs w:val="18"/>
        </w:rPr>
        <w:t xml:space="preserve">wijzigde in september 2025 </w:t>
      </w:r>
      <w:r w:rsidR="00B560D1" w:rsidRPr="001A37EF">
        <w:rPr>
          <w:rFonts w:ascii="Arial" w:eastAsia="Arial" w:hAnsi="Arial" w:cs="Arial"/>
          <w:sz w:val="20"/>
          <w:szCs w:val="18"/>
        </w:rPr>
        <w:t xml:space="preserve">van </w:t>
      </w:r>
      <w:r w:rsidR="00B560D1" w:rsidRPr="001A37EF">
        <w:rPr>
          <w:rFonts w:ascii="Arial" w:eastAsia="Arial" w:hAnsi="Arial" w:cs="Arial"/>
          <w:b/>
          <w:sz w:val="20"/>
          <w:szCs w:val="18"/>
        </w:rPr>
        <w:t xml:space="preserve">VISO </w:t>
      </w:r>
      <w:r w:rsidRPr="001A37EF">
        <w:rPr>
          <w:rFonts w:ascii="Arial" w:eastAsia="Arial" w:hAnsi="Arial" w:cs="Arial"/>
          <w:b/>
          <w:sz w:val="20"/>
          <w:szCs w:val="18"/>
        </w:rPr>
        <w:t>naar</w:t>
      </w:r>
      <w:r w:rsidRPr="001A37EF">
        <w:rPr>
          <w:rFonts w:ascii="Arial" w:eastAsia="Arial" w:hAnsi="Arial" w:cs="Arial"/>
          <w:sz w:val="20"/>
          <w:szCs w:val="18"/>
        </w:rPr>
        <w:t xml:space="preserve"> </w:t>
      </w:r>
      <w:r w:rsidRPr="001A37EF">
        <w:rPr>
          <w:rFonts w:ascii="Arial" w:eastAsia="Arial" w:hAnsi="Arial" w:cs="Arial"/>
          <w:b/>
          <w:sz w:val="20"/>
          <w:szCs w:val="18"/>
        </w:rPr>
        <w:t>NOVA</w:t>
      </w:r>
      <w:r w:rsidRPr="001A37EF">
        <w:rPr>
          <w:rFonts w:ascii="Arial" w:eastAsia="Arial" w:hAnsi="Arial" w:cs="Arial"/>
          <w:sz w:val="20"/>
          <w:szCs w:val="18"/>
        </w:rPr>
        <w:t xml:space="preserve"> door de fusie met </w:t>
      </w:r>
      <w:r w:rsidR="00AE0247" w:rsidRPr="001A37EF">
        <w:rPr>
          <w:rFonts w:ascii="Arial" w:eastAsia="Arial" w:hAnsi="Arial" w:cs="Arial"/>
          <w:sz w:val="20"/>
          <w:szCs w:val="18"/>
        </w:rPr>
        <w:t xml:space="preserve">campus </w:t>
      </w:r>
      <w:proofErr w:type="spellStart"/>
      <w:r w:rsidRPr="001A37EF">
        <w:rPr>
          <w:rFonts w:ascii="Arial" w:eastAsia="Arial" w:hAnsi="Arial" w:cs="Arial"/>
          <w:sz w:val="20"/>
          <w:szCs w:val="18"/>
        </w:rPr>
        <w:t>Barnum</w:t>
      </w:r>
      <w:proofErr w:type="spellEnd"/>
      <w:r w:rsidRPr="001A37EF">
        <w:rPr>
          <w:rFonts w:ascii="Arial" w:eastAsia="Arial" w:hAnsi="Arial" w:cs="Arial"/>
          <w:sz w:val="20"/>
          <w:szCs w:val="18"/>
        </w:rPr>
        <w:t>.</w:t>
      </w:r>
      <w:r w:rsidRPr="001A37EF">
        <w:rPr>
          <w:rFonts w:ascii="RedHatDisplay-Light" w:hAnsi="RedHatDisplay-Light" w:cs="RedHatDisplay-Light"/>
          <w:sz w:val="17"/>
          <w:szCs w:val="17"/>
          <w:lang w:val="nl-BE" w:eastAsia="nl-BE"/>
        </w:rPr>
        <w:t xml:space="preserve"> </w:t>
      </w:r>
      <w:r w:rsidRPr="001A37EF">
        <w:rPr>
          <w:rFonts w:ascii="Arial" w:eastAsia="Arial" w:hAnsi="Arial" w:cs="Arial"/>
          <w:sz w:val="20"/>
          <w:szCs w:val="18"/>
          <w:lang w:val="nl-BE"/>
        </w:rPr>
        <w:t>NOVA staat symbool voor vernieuwend en toekomstgericht onderwijs (</w:t>
      </w:r>
      <w:proofErr w:type="spellStart"/>
      <w:r w:rsidRPr="001A37EF">
        <w:rPr>
          <w:rFonts w:ascii="Arial" w:eastAsia="Arial" w:hAnsi="Arial" w:cs="Arial"/>
          <w:sz w:val="20"/>
          <w:szCs w:val="18"/>
          <w:lang w:val="nl-BE"/>
        </w:rPr>
        <w:t>novus</w:t>
      </w:r>
      <w:proofErr w:type="spellEnd"/>
      <w:r w:rsidRPr="001A37EF">
        <w:rPr>
          <w:rFonts w:ascii="Arial" w:eastAsia="Arial" w:hAnsi="Arial" w:cs="Arial"/>
          <w:sz w:val="20"/>
          <w:szCs w:val="18"/>
          <w:lang w:val="nl-BE"/>
        </w:rPr>
        <w:t>: Latijn voor 'nieuw') en ook voor een ster die helder straalt, net zoals we elke leerling willen laten schitteren.</w:t>
      </w:r>
    </w:p>
    <w:p w14:paraId="58036823" w14:textId="7A618B91" w:rsidR="007E2399" w:rsidRPr="001A37EF" w:rsidRDefault="007E2399" w:rsidP="002F2EAE">
      <w:pPr>
        <w:spacing w:line="240" w:lineRule="exact"/>
        <w:rPr>
          <w:rFonts w:ascii="Arial" w:hAnsi="Arial" w:cs="Arial"/>
        </w:rPr>
      </w:pPr>
      <w:r w:rsidRPr="00194935">
        <w:rPr>
          <w:rFonts w:ascii="Arial" w:hAnsi="Arial" w:cs="Arial"/>
        </w:rPr>
        <w:t xml:space="preserve">We evolueren stap voor stap naar één school, met een verhuis van beide campussen van VISO naar de site </w:t>
      </w:r>
      <w:proofErr w:type="spellStart"/>
      <w:r w:rsidRPr="00194935">
        <w:rPr>
          <w:rFonts w:ascii="Arial" w:hAnsi="Arial" w:cs="Arial"/>
        </w:rPr>
        <w:t>Barnum</w:t>
      </w:r>
      <w:proofErr w:type="spellEnd"/>
      <w:r w:rsidRPr="00194935">
        <w:rPr>
          <w:rFonts w:ascii="Arial" w:hAnsi="Arial" w:cs="Arial"/>
        </w:rPr>
        <w:t xml:space="preserve"> en de aangrenzende site Ter Berken tegen september 2029.</w:t>
      </w:r>
      <w:r w:rsidRPr="001A37EF">
        <w:rPr>
          <w:rFonts w:ascii="Arial" w:hAnsi="Arial" w:cs="Arial"/>
        </w:rPr>
        <w:t xml:space="preserve"> </w:t>
      </w:r>
      <w:r w:rsidR="00975D5D" w:rsidRPr="001A37EF">
        <w:rPr>
          <w:rFonts w:ascii="Arial" w:hAnsi="Arial" w:cs="Arial"/>
        </w:rPr>
        <w:t>Tot dan spreken we</w:t>
      </w:r>
      <w:r w:rsidR="00512788" w:rsidRPr="001A37EF">
        <w:rPr>
          <w:rFonts w:ascii="Arial" w:hAnsi="Arial" w:cs="Arial"/>
        </w:rPr>
        <w:t xml:space="preserve">, </w:t>
      </w:r>
      <w:r w:rsidR="00FA21EA" w:rsidRPr="001A37EF">
        <w:rPr>
          <w:rFonts w:ascii="Arial" w:hAnsi="Arial" w:cs="Arial"/>
        </w:rPr>
        <w:t>als we naar een campus verwijzen</w:t>
      </w:r>
      <w:r w:rsidR="00512788" w:rsidRPr="001A37EF">
        <w:rPr>
          <w:rFonts w:ascii="Arial" w:hAnsi="Arial" w:cs="Arial"/>
        </w:rPr>
        <w:t>,</w:t>
      </w:r>
      <w:r w:rsidR="00FA21EA" w:rsidRPr="001A37EF">
        <w:rPr>
          <w:rFonts w:ascii="Arial" w:hAnsi="Arial" w:cs="Arial"/>
        </w:rPr>
        <w:t xml:space="preserve"> </w:t>
      </w:r>
      <w:r w:rsidR="00975D5D" w:rsidRPr="001A37EF">
        <w:rPr>
          <w:rFonts w:ascii="Arial" w:hAnsi="Arial" w:cs="Arial"/>
        </w:rPr>
        <w:t xml:space="preserve">van </w:t>
      </w:r>
      <w:r w:rsidR="00956898" w:rsidRPr="001A37EF">
        <w:rPr>
          <w:rFonts w:ascii="Arial" w:hAnsi="Arial" w:cs="Arial"/>
        </w:rPr>
        <w:t>NOVA campus VISO</w:t>
      </w:r>
      <w:r w:rsidR="00975D5D" w:rsidRPr="001A37EF">
        <w:rPr>
          <w:rFonts w:ascii="Arial" w:hAnsi="Arial" w:cs="Arial"/>
        </w:rPr>
        <w:t xml:space="preserve"> (</w:t>
      </w:r>
      <w:r w:rsidR="007C775E" w:rsidRPr="001A37EF">
        <w:rPr>
          <w:rFonts w:ascii="Arial" w:hAnsi="Arial" w:cs="Arial"/>
        </w:rPr>
        <w:t xml:space="preserve">of </w:t>
      </w:r>
      <w:r w:rsidR="00975D5D" w:rsidRPr="001A37EF">
        <w:rPr>
          <w:rFonts w:ascii="Arial" w:hAnsi="Arial" w:cs="Arial"/>
        </w:rPr>
        <w:t>campus VISO P</w:t>
      </w:r>
      <w:r w:rsidR="007C775E" w:rsidRPr="001A37EF">
        <w:rPr>
          <w:rFonts w:ascii="Arial" w:hAnsi="Arial" w:cs="Arial"/>
        </w:rPr>
        <w:t>: site Polenplein</w:t>
      </w:r>
      <w:r w:rsidR="00B96B03" w:rsidRPr="001A37EF">
        <w:rPr>
          <w:rFonts w:ascii="Arial" w:hAnsi="Arial" w:cs="Arial"/>
        </w:rPr>
        <w:t xml:space="preserve"> -</w:t>
      </w:r>
      <w:r w:rsidR="007C775E" w:rsidRPr="001A37EF">
        <w:rPr>
          <w:rFonts w:ascii="Arial" w:hAnsi="Arial" w:cs="Arial"/>
        </w:rPr>
        <w:t xml:space="preserve"> campus VISO D: site Delbekestraat)</w:t>
      </w:r>
      <w:r w:rsidR="00B560D1" w:rsidRPr="001A37EF">
        <w:rPr>
          <w:rFonts w:ascii="Arial" w:hAnsi="Arial" w:cs="Arial"/>
        </w:rPr>
        <w:t xml:space="preserve"> en NOVA campus </w:t>
      </w:r>
      <w:proofErr w:type="spellStart"/>
      <w:r w:rsidR="00B560D1" w:rsidRPr="001A37EF">
        <w:rPr>
          <w:rFonts w:ascii="Arial" w:hAnsi="Arial" w:cs="Arial"/>
        </w:rPr>
        <w:t>Barnum</w:t>
      </w:r>
      <w:proofErr w:type="spellEnd"/>
      <w:r w:rsidR="00B560D1" w:rsidRPr="001A37EF">
        <w:rPr>
          <w:rFonts w:ascii="Arial" w:hAnsi="Arial" w:cs="Arial"/>
        </w:rPr>
        <w:t>.</w:t>
      </w:r>
    </w:p>
    <w:p w14:paraId="560E00BF" w14:textId="5F21F9C7" w:rsidR="00B672AF" w:rsidRPr="001A37EF" w:rsidRDefault="00767410" w:rsidP="002F2EAE">
      <w:pPr>
        <w:spacing w:line="240" w:lineRule="exact"/>
        <w:rPr>
          <w:rFonts w:ascii="Arial" w:hAnsi="Arial" w:cs="Arial"/>
          <w:szCs w:val="18"/>
        </w:rPr>
      </w:pPr>
      <w:r w:rsidRPr="001A37EF">
        <w:rPr>
          <w:rFonts w:ascii="Arial" w:hAnsi="Arial" w:cs="Arial"/>
          <w:szCs w:val="18"/>
        </w:rPr>
        <w:t>Op onze nieuwe locatie</w:t>
      </w:r>
      <w:r w:rsidR="00B672AF" w:rsidRPr="001A37EF">
        <w:rPr>
          <w:rFonts w:ascii="Arial" w:hAnsi="Arial" w:cs="Arial"/>
          <w:szCs w:val="18"/>
        </w:rPr>
        <w:t xml:space="preserve"> zullen onze leerlingen les kunnen volgen in een ruime, hypermoderne nieuwbouw en vernieuwbouw, een grote troef voor innovatief en kwaliteitsvol onderwijs!</w:t>
      </w:r>
    </w:p>
    <w:p w14:paraId="0AF32DAF" w14:textId="42F9D0EC" w:rsidR="00A21731" w:rsidRPr="001A37EF" w:rsidRDefault="00B672AF" w:rsidP="002F2EAE">
      <w:pPr>
        <w:spacing w:line="240" w:lineRule="exact"/>
        <w:rPr>
          <w:rFonts w:ascii="Arial" w:hAnsi="Arial" w:cs="Arial"/>
        </w:rPr>
      </w:pPr>
      <w:r w:rsidRPr="001A37EF">
        <w:rPr>
          <w:rFonts w:ascii="Arial" w:hAnsi="Arial" w:cs="Arial"/>
        </w:rPr>
        <w:t xml:space="preserve">Alle richtingen van beide scholen blijven behouden, waardoor leerlingen kunnen kiezen uit een heel breed en gevarieerd aanbod van aso, </w:t>
      </w:r>
      <w:proofErr w:type="spellStart"/>
      <w:r w:rsidRPr="001A37EF">
        <w:rPr>
          <w:rFonts w:ascii="Arial" w:hAnsi="Arial" w:cs="Arial"/>
        </w:rPr>
        <w:t>bso</w:t>
      </w:r>
      <w:proofErr w:type="spellEnd"/>
      <w:r w:rsidRPr="001A37EF">
        <w:rPr>
          <w:rFonts w:ascii="Arial" w:hAnsi="Arial" w:cs="Arial"/>
        </w:rPr>
        <w:t xml:space="preserve"> en </w:t>
      </w:r>
      <w:proofErr w:type="spellStart"/>
      <w:r w:rsidRPr="001A37EF">
        <w:rPr>
          <w:rFonts w:ascii="Arial" w:hAnsi="Arial" w:cs="Arial"/>
        </w:rPr>
        <w:t>tso</w:t>
      </w:r>
      <w:proofErr w:type="spellEnd"/>
      <w:r w:rsidRPr="001A37EF">
        <w:rPr>
          <w:rFonts w:ascii="Arial" w:hAnsi="Arial" w:cs="Arial"/>
        </w:rPr>
        <w:t>. Zo spelen we optimaal in op alle talenten van elke leerling.</w:t>
      </w:r>
    </w:p>
    <w:p w14:paraId="5808E869" w14:textId="77777777" w:rsidR="00194935" w:rsidRPr="00194935" w:rsidRDefault="00194935" w:rsidP="009F0DDF">
      <w:pPr>
        <w:rPr>
          <w:sz w:val="18"/>
          <w:szCs w:val="18"/>
        </w:rPr>
      </w:pPr>
    </w:p>
    <w:p w14:paraId="637FD949" w14:textId="1776B4DA" w:rsidR="007E3315" w:rsidRPr="001A37EF" w:rsidRDefault="007E3315" w:rsidP="005C462B">
      <w:pPr>
        <w:tabs>
          <w:tab w:val="left" w:pos="3420"/>
          <w:tab w:val="left" w:pos="4500"/>
          <w:tab w:val="left" w:pos="6300"/>
        </w:tabs>
        <w:spacing w:after="0" w:line="320" w:lineRule="exact"/>
        <w:rPr>
          <w:rFonts w:ascii="Arial" w:hAnsi="Arial" w:cs="Arial"/>
          <w:b/>
          <w:i/>
          <w:sz w:val="24"/>
          <w:szCs w:val="24"/>
        </w:rPr>
      </w:pPr>
      <w:r w:rsidRPr="001A37EF">
        <w:rPr>
          <w:rFonts w:ascii="Arial" w:hAnsi="Arial" w:cs="Arial"/>
          <w:b/>
          <w:i/>
          <w:sz w:val="24"/>
          <w:szCs w:val="24"/>
        </w:rPr>
        <w:t>Opmerkelijk aanbod</w:t>
      </w:r>
    </w:p>
    <w:p w14:paraId="4CDE6E19" w14:textId="3064A3B0" w:rsidR="004F66E3" w:rsidRDefault="007E3315" w:rsidP="004F66E3">
      <w:pPr>
        <w:tabs>
          <w:tab w:val="left" w:pos="3420"/>
          <w:tab w:val="left" w:pos="4500"/>
          <w:tab w:val="left" w:pos="6300"/>
        </w:tabs>
        <w:spacing w:line="320" w:lineRule="exact"/>
        <w:rPr>
          <w:rFonts w:ascii="Arial" w:hAnsi="Arial" w:cs="Arial"/>
        </w:rPr>
      </w:pPr>
      <w:r w:rsidRPr="007E3315">
        <w:rPr>
          <w:rFonts w:ascii="Arial" w:hAnsi="Arial" w:cs="Arial"/>
          <w:b/>
          <w:bCs/>
        </w:rPr>
        <w:t>EEN WERELD AAN MOGELIJKHEDEN</w:t>
      </w:r>
    </w:p>
    <w:p w14:paraId="3ABF9EC3" w14:textId="5391DBB8" w:rsidR="007E3315" w:rsidRPr="007E3315" w:rsidRDefault="00310347" w:rsidP="001A37EF">
      <w:pPr>
        <w:tabs>
          <w:tab w:val="left" w:pos="3420"/>
          <w:tab w:val="left" w:pos="4500"/>
          <w:tab w:val="left" w:pos="6300"/>
        </w:tabs>
        <w:spacing w:line="320" w:lineRule="exact"/>
        <w:jc w:val="both"/>
        <w:rPr>
          <w:rFonts w:ascii="Arial" w:hAnsi="Arial" w:cs="Arial"/>
        </w:rPr>
      </w:pPr>
      <w:r w:rsidRPr="007E3315">
        <w:rPr>
          <w:rFonts w:ascii="Arial" w:hAnsi="Arial" w:cs="Arial"/>
          <w:noProof/>
        </w:rPr>
        <w:drawing>
          <wp:anchor distT="0" distB="0" distL="114300" distR="114300" simplePos="0" relativeHeight="251658242" behindDoc="0" locked="0" layoutInCell="1" allowOverlap="1" wp14:anchorId="175BB963" wp14:editId="367FDE9E">
            <wp:simplePos x="0" y="0"/>
            <wp:positionH relativeFrom="column">
              <wp:posOffset>15240</wp:posOffset>
            </wp:positionH>
            <wp:positionV relativeFrom="paragraph">
              <wp:posOffset>23495</wp:posOffset>
            </wp:positionV>
            <wp:extent cx="1058545" cy="1384300"/>
            <wp:effectExtent l="0" t="0" r="8255" b="6350"/>
            <wp:wrapSquare wrapText="bothSides"/>
            <wp:docPr id="1525200871"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8" r="373"/>
                    <a:stretch>
                      <a:fillRect/>
                    </a:stretch>
                  </pic:blipFill>
                  <pic:spPr bwMode="auto">
                    <a:xfrm>
                      <a:off x="0" y="0"/>
                      <a:ext cx="1058545" cy="1384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315" w:rsidRPr="007E3315">
        <w:rPr>
          <w:rFonts w:ascii="Arial" w:hAnsi="Arial" w:cs="Arial"/>
        </w:rPr>
        <w:t>NOVA is veel meer dan een middelbare school. We staan voor een wereld van ongekende mogelijkheden. Iedere leerling maakt een uitzonderlijke reis bij ons. Een reis die jouw unieke talenten en passies weerspiegelt. We bieden een </w:t>
      </w:r>
      <w:r w:rsidR="007E3315" w:rsidRPr="000C6A7E">
        <w:rPr>
          <w:rFonts w:ascii="Arial" w:hAnsi="Arial" w:cs="Arial"/>
          <w:b/>
          <w:bCs/>
        </w:rPr>
        <w:t>breed scala van mogelijkheden</w:t>
      </w:r>
      <w:r w:rsidR="007E3315" w:rsidRPr="007E3315">
        <w:rPr>
          <w:rFonts w:ascii="Arial" w:hAnsi="Arial" w:cs="Arial"/>
        </w:rPr>
        <w:t xml:space="preserve"> met alle </w:t>
      </w:r>
      <w:proofErr w:type="spellStart"/>
      <w:r w:rsidR="007E3315" w:rsidRPr="007E3315">
        <w:rPr>
          <w:rFonts w:ascii="Arial" w:hAnsi="Arial" w:cs="Arial"/>
        </w:rPr>
        <w:t>domeinoverstijgende</w:t>
      </w:r>
      <w:proofErr w:type="spellEnd"/>
      <w:r w:rsidR="007E3315" w:rsidRPr="007E3315">
        <w:rPr>
          <w:rFonts w:ascii="Arial" w:hAnsi="Arial" w:cs="Arial"/>
        </w:rPr>
        <w:t xml:space="preserve"> </w:t>
      </w:r>
      <w:proofErr w:type="spellStart"/>
      <w:r w:rsidR="007E3315" w:rsidRPr="007E3315">
        <w:rPr>
          <w:rFonts w:ascii="Arial" w:hAnsi="Arial" w:cs="Arial"/>
        </w:rPr>
        <w:t>aso-richtingen</w:t>
      </w:r>
      <w:proofErr w:type="spellEnd"/>
      <w:r w:rsidR="007E3315" w:rsidRPr="007E3315">
        <w:rPr>
          <w:rFonts w:ascii="Arial" w:hAnsi="Arial" w:cs="Arial"/>
        </w:rPr>
        <w:t>, het hele domein maatschappij en welzijn en ook één STEM-richting. Zo heeft elk talent, elke persoon en elke interesse een plek om open te bloeien. We begrijpen dat geen twee leerlingen hetzelfde zijn en omarmen die verscheidenheid. Elke leerling is evenwaardig.</w:t>
      </w:r>
    </w:p>
    <w:p w14:paraId="643A5F20" w14:textId="25156307" w:rsidR="007E3315" w:rsidRPr="007E3315" w:rsidRDefault="007E3315" w:rsidP="001A37EF">
      <w:pPr>
        <w:tabs>
          <w:tab w:val="left" w:pos="3420"/>
          <w:tab w:val="left" w:pos="4500"/>
          <w:tab w:val="left" w:pos="6300"/>
        </w:tabs>
        <w:spacing w:after="240" w:line="320" w:lineRule="exact"/>
        <w:jc w:val="both"/>
        <w:rPr>
          <w:rFonts w:ascii="Arial" w:hAnsi="Arial" w:cs="Arial"/>
        </w:rPr>
      </w:pPr>
      <w:r w:rsidRPr="007E3315">
        <w:rPr>
          <w:rFonts w:ascii="Arial" w:hAnsi="Arial" w:cs="Arial"/>
        </w:rPr>
        <w:t>We verenigen </w:t>
      </w:r>
      <w:r w:rsidRPr="000C6A7E">
        <w:rPr>
          <w:rFonts w:ascii="Arial" w:hAnsi="Arial" w:cs="Arial"/>
          <w:b/>
          <w:bCs/>
        </w:rPr>
        <w:t>kwaliteit</w:t>
      </w:r>
      <w:r w:rsidRPr="007E3315">
        <w:rPr>
          <w:rFonts w:ascii="Arial" w:hAnsi="Arial" w:cs="Arial"/>
        </w:rPr>
        <w:t xml:space="preserve"> in zowel aso, </w:t>
      </w:r>
      <w:proofErr w:type="spellStart"/>
      <w:r w:rsidRPr="007E3315">
        <w:rPr>
          <w:rFonts w:ascii="Arial" w:hAnsi="Arial" w:cs="Arial"/>
        </w:rPr>
        <w:t>tso</w:t>
      </w:r>
      <w:proofErr w:type="spellEnd"/>
      <w:r w:rsidRPr="007E3315">
        <w:rPr>
          <w:rFonts w:ascii="Arial" w:hAnsi="Arial" w:cs="Arial"/>
        </w:rPr>
        <w:t xml:space="preserve"> als </w:t>
      </w:r>
      <w:proofErr w:type="spellStart"/>
      <w:r w:rsidRPr="007E3315">
        <w:rPr>
          <w:rFonts w:ascii="Arial" w:hAnsi="Arial" w:cs="Arial"/>
        </w:rPr>
        <w:t>bso</w:t>
      </w:r>
      <w:proofErr w:type="spellEnd"/>
      <w:r w:rsidRPr="007E3315">
        <w:rPr>
          <w:rFonts w:ascii="Arial" w:hAnsi="Arial" w:cs="Arial"/>
        </w:rPr>
        <w:t>, een </w:t>
      </w:r>
      <w:r w:rsidRPr="000C6A7E">
        <w:rPr>
          <w:rFonts w:ascii="Arial" w:hAnsi="Arial" w:cs="Arial"/>
          <w:b/>
          <w:bCs/>
        </w:rPr>
        <w:t>opmerkelijk ruim aanbod</w:t>
      </w:r>
      <w:r w:rsidRPr="007E3315">
        <w:rPr>
          <w:rFonts w:ascii="Arial" w:hAnsi="Arial" w:cs="Arial"/>
        </w:rPr>
        <w:t>. Zo creëren we een omgeving waar alle talenten hun eigen plekje vinden. Naast het brede aanbod zorgen onze </w:t>
      </w:r>
      <w:r w:rsidRPr="000C6A7E">
        <w:rPr>
          <w:rFonts w:ascii="Arial" w:hAnsi="Arial" w:cs="Arial"/>
          <w:b/>
          <w:bCs/>
        </w:rPr>
        <w:t>innovatieve aanpak</w:t>
      </w:r>
      <w:r w:rsidRPr="007E3315">
        <w:rPr>
          <w:rFonts w:ascii="Arial" w:hAnsi="Arial" w:cs="Arial"/>
        </w:rPr>
        <w:t> en </w:t>
      </w:r>
      <w:r w:rsidRPr="000C6A7E">
        <w:rPr>
          <w:rFonts w:ascii="Arial" w:hAnsi="Arial" w:cs="Arial"/>
          <w:b/>
          <w:bCs/>
        </w:rPr>
        <w:t>hedendaagse didactiek</w:t>
      </w:r>
      <w:r w:rsidRPr="007E3315">
        <w:rPr>
          <w:rFonts w:ascii="Arial" w:hAnsi="Arial" w:cs="Arial"/>
        </w:rPr>
        <w:t> voor een optimale leerervaring voor elke leerling.</w:t>
      </w:r>
    </w:p>
    <w:p w14:paraId="2E6048FC" w14:textId="3B65DDF3" w:rsidR="007E3315" w:rsidRPr="001A37EF" w:rsidRDefault="007E3315" w:rsidP="005C462B">
      <w:pPr>
        <w:tabs>
          <w:tab w:val="left" w:pos="3420"/>
          <w:tab w:val="left" w:pos="4500"/>
          <w:tab w:val="left" w:pos="6300"/>
        </w:tabs>
        <w:spacing w:after="0" w:line="320" w:lineRule="exact"/>
        <w:rPr>
          <w:rFonts w:ascii="Arial" w:hAnsi="Arial" w:cs="Arial"/>
          <w:b/>
          <w:i/>
          <w:sz w:val="24"/>
          <w:szCs w:val="24"/>
        </w:rPr>
      </w:pPr>
      <w:r w:rsidRPr="001A37EF">
        <w:rPr>
          <w:rFonts w:ascii="Arial" w:hAnsi="Arial" w:cs="Arial"/>
          <w:b/>
          <w:i/>
          <w:sz w:val="24"/>
          <w:szCs w:val="24"/>
        </w:rPr>
        <w:t>Samen schitteren</w:t>
      </w:r>
    </w:p>
    <w:p w14:paraId="026B82F6" w14:textId="718BDACD" w:rsidR="004F66E3" w:rsidRDefault="007E3315" w:rsidP="004F66E3">
      <w:pPr>
        <w:tabs>
          <w:tab w:val="left" w:pos="3420"/>
          <w:tab w:val="left" w:pos="4500"/>
          <w:tab w:val="left" w:pos="6300"/>
        </w:tabs>
        <w:spacing w:line="320" w:lineRule="exact"/>
        <w:rPr>
          <w:rFonts w:ascii="Arial" w:hAnsi="Arial" w:cs="Arial"/>
        </w:rPr>
      </w:pPr>
      <w:r w:rsidRPr="004F66E3">
        <w:rPr>
          <w:rFonts w:ascii="Arial" w:hAnsi="Arial" w:cs="Arial"/>
          <w:b/>
          <w:bCs/>
        </w:rPr>
        <w:t>VERSTERK JEZELF, VERRIJK ELKAAR</w:t>
      </w:r>
    </w:p>
    <w:p w14:paraId="3EDCB6C6" w14:textId="4E0088EB" w:rsidR="007E3315" w:rsidRPr="007E3315" w:rsidRDefault="00310347" w:rsidP="004F66E3">
      <w:pPr>
        <w:tabs>
          <w:tab w:val="left" w:pos="3420"/>
          <w:tab w:val="left" w:pos="4500"/>
          <w:tab w:val="left" w:pos="6300"/>
        </w:tabs>
        <w:spacing w:after="0" w:line="320" w:lineRule="exact"/>
        <w:rPr>
          <w:rFonts w:ascii="Arial" w:hAnsi="Arial" w:cs="Arial"/>
        </w:rPr>
      </w:pPr>
      <w:r w:rsidRPr="007E3315">
        <w:rPr>
          <w:rFonts w:ascii="Arial" w:hAnsi="Arial" w:cs="Arial"/>
          <w:noProof/>
        </w:rPr>
        <w:drawing>
          <wp:anchor distT="0" distB="0" distL="114300" distR="114300" simplePos="0" relativeHeight="251658243" behindDoc="0" locked="0" layoutInCell="1" allowOverlap="1" wp14:anchorId="34E3D1D9" wp14:editId="2CE52C68">
            <wp:simplePos x="0" y="0"/>
            <wp:positionH relativeFrom="column">
              <wp:posOffset>4658360</wp:posOffset>
            </wp:positionH>
            <wp:positionV relativeFrom="paragraph">
              <wp:posOffset>67945</wp:posOffset>
            </wp:positionV>
            <wp:extent cx="1212215" cy="1695450"/>
            <wp:effectExtent l="0" t="0" r="6985" b="0"/>
            <wp:wrapSquare wrapText="bothSides"/>
            <wp:docPr id="2104981620"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2215" cy="1695450"/>
                    </a:xfrm>
                    <a:prstGeom prst="rect">
                      <a:avLst/>
                    </a:prstGeom>
                    <a:noFill/>
                    <a:ln>
                      <a:noFill/>
                    </a:ln>
                  </pic:spPr>
                </pic:pic>
              </a:graphicData>
            </a:graphic>
            <wp14:sizeRelH relativeFrom="page">
              <wp14:pctWidth>0</wp14:pctWidth>
            </wp14:sizeRelH>
            <wp14:sizeRelV relativeFrom="page">
              <wp14:pctHeight>0</wp14:pctHeight>
            </wp14:sizeRelV>
          </wp:anchor>
        </w:drawing>
      </w:r>
      <w:r w:rsidR="007E3315" w:rsidRPr="007E3315">
        <w:rPr>
          <w:rFonts w:ascii="Arial" w:hAnsi="Arial" w:cs="Arial"/>
        </w:rPr>
        <w:t>We kijken naar de toekomst vanuit mogelijkheden en bieden houvast voor groei. De essentie van ons onderwijs is duidelijk: bij NOVA geven we je de ruimte om in jezelf te investeren en </w:t>
      </w:r>
      <w:r w:rsidR="007E3315" w:rsidRPr="000C6A7E">
        <w:rPr>
          <w:rFonts w:ascii="Arial" w:hAnsi="Arial" w:cs="Arial"/>
          <w:b/>
          <w:bCs/>
        </w:rPr>
        <w:t>de beste versie van jezelf</w:t>
      </w:r>
      <w:r w:rsidR="007E3315" w:rsidRPr="007E3315">
        <w:rPr>
          <w:rFonts w:ascii="Arial" w:hAnsi="Arial" w:cs="Arial"/>
        </w:rPr>
        <w:t> te worden. Om </w:t>
      </w:r>
      <w:r w:rsidR="007E3315" w:rsidRPr="000C6A7E">
        <w:rPr>
          <w:rFonts w:ascii="Arial" w:hAnsi="Arial" w:cs="Arial"/>
          <w:b/>
          <w:bCs/>
        </w:rPr>
        <w:t>elk talent uit te dagen</w:t>
      </w:r>
      <w:r w:rsidR="007E3315" w:rsidRPr="007E3315">
        <w:rPr>
          <w:rFonts w:ascii="Arial" w:hAnsi="Arial" w:cs="Arial"/>
        </w:rPr>
        <w:t> en je te laten excelleren, hebben we </w:t>
      </w:r>
      <w:r w:rsidR="007E3315" w:rsidRPr="000C6A7E">
        <w:rPr>
          <w:rFonts w:ascii="Arial" w:hAnsi="Arial" w:cs="Arial"/>
          <w:b/>
          <w:bCs/>
        </w:rPr>
        <w:t>vernieuwende tools en methoden</w:t>
      </w:r>
      <w:r w:rsidR="007E3315" w:rsidRPr="007E3315">
        <w:rPr>
          <w:rFonts w:ascii="Arial" w:hAnsi="Arial" w:cs="Arial"/>
        </w:rPr>
        <w:t> die aansluiten bij elke leerling.</w:t>
      </w:r>
    </w:p>
    <w:p w14:paraId="5C2A56FE" w14:textId="26E579F1" w:rsidR="007E3315" w:rsidRDefault="007E3315" w:rsidP="007E3315">
      <w:pPr>
        <w:tabs>
          <w:tab w:val="left" w:pos="3420"/>
          <w:tab w:val="left" w:pos="4500"/>
          <w:tab w:val="left" w:pos="6300"/>
        </w:tabs>
        <w:spacing w:line="320" w:lineRule="exact"/>
        <w:rPr>
          <w:rFonts w:ascii="Arial" w:hAnsi="Arial" w:cs="Arial"/>
        </w:rPr>
      </w:pPr>
      <w:r w:rsidRPr="007E3315">
        <w:rPr>
          <w:rFonts w:ascii="Arial" w:hAnsi="Arial" w:cs="Arial"/>
        </w:rPr>
        <w:t>De </w:t>
      </w:r>
      <w:r w:rsidRPr="000C6A7E">
        <w:rPr>
          <w:rFonts w:ascii="Arial" w:hAnsi="Arial" w:cs="Arial"/>
          <w:b/>
          <w:bCs/>
        </w:rPr>
        <w:t>verbondenheid</w:t>
      </w:r>
      <w:r w:rsidRPr="007E3315">
        <w:rPr>
          <w:rFonts w:ascii="Arial" w:hAnsi="Arial" w:cs="Arial"/>
        </w:rPr>
        <w:t> tussen leerlingen, leerkrachten, opvoeders en directie versterken ons. </w:t>
      </w:r>
      <w:r w:rsidRPr="000C6A7E">
        <w:rPr>
          <w:rFonts w:ascii="Arial" w:hAnsi="Arial" w:cs="Arial"/>
          <w:b/>
          <w:bCs/>
        </w:rPr>
        <w:t>Samenwerken</w:t>
      </w:r>
      <w:r w:rsidRPr="007E3315">
        <w:rPr>
          <w:rFonts w:ascii="Arial" w:hAnsi="Arial" w:cs="Arial"/>
        </w:rPr>
        <w:t> aan een gedeelde toekomst begint met het </w:t>
      </w:r>
      <w:r w:rsidRPr="000C6A7E">
        <w:rPr>
          <w:rFonts w:ascii="Arial" w:hAnsi="Arial" w:cs="Arial"/>
          <w:b/>
          <w:bCs/>
        </w:rPr>
        <w:t>welzijn van elke individuele leerling</w:t>
      </w:r>
      <w:r w:rsidRPr="007E3315">
        <w:rPr>
          <w:rFonts w:ascii="Arial" w:hAnsi="Arial" w:cs="Arial"/>
        </w:rPr>
        <w:t>. We moedigen </w:t>
      </w:r>
      <w:r w:rsidRPr="000C6A7E">
        <w:rPr>
          <w:rFonts w:ascii="Arial" w:hAnsi="Arial" w:cs="Arial"/>
          <w:b/>
          <w:bCs/>
        </w:rPr>
        <w:t>zelfontplooiing</w:t>
      </w:r>
      <w:r w:rsidRPr="007E3315">
        <w:rPr>
          <w:rFonts w:ascii="Arial" w:hAnsi="Arial" w:cs="Arial"/>
        </w:rPr>
        <w:t> aan én staan vanuit onze christelijke fundamenten open voor de visie van anderen.</w:t>
      </w:r>
      <w:r w:rsidR="00632A42">
        <w:rPr>
          <w:rFonts w:ascii="Arial" w:hAnsi="Arial" w:cs="Arial"/>
        </w:rPr>
        <w:br/>
      </w:r>
    </w:p>
    <w:p w14:paraId="01206E5F" w14:textId="77777777" w:rsidR="00194935" w:rsidRDefault="00194935" w:rsidP="007E3315">
      <w:pPr>
        <w:tabs>
          <w:tab w:val="left" w:pos="3420"/>
          <w:tab w:val="left" w:pos="4500"/>
          <w:tab w:val="left" w:pos="6300"/>
        </w:tabs>
        <w:spacing w:line="320" w:lineRule="exact"/>
        <w:rPr>
          <w:rFonts w:ascii="Arial" w:hAnsi="Arial" w:cs="Arial"/>
        </w:rPr>
      </w:pPr>
    </w:p>
    <w:p w14:paraId="5A865C8C" w14:textId="77777777" w:rsidR="00194935" w:rsidRDefault="00194935" w:rsidP="007E3315">
      <w:pPr>
        <w:tabs>
          <w:tab w:val="left" w:pos="3420"/>
          <w:tab w:val="left" w:pos="4500"/>
          <w:tab w:val="left" w:pos="6300"/>
        </w:tabs>
        <w:spacing w:line="320" w:lineRule="exact"/>
        <w:rPr>
          <w:rFonts w:ascii="Arial" w:hAnsi="Arial" w:cs="Arial"/>
        </w:rPr>
      </w:pPr>
    </w:p>
    <w:p w14:paraId="652306E5" w14:textId="77777777" w:rsidR="00194935" w:rsidRPr="007E3315" w:rsidRDefault="00194935" w:rsidP="007E3315">
      <w:pPr>
        <w:tabs>
          <w:tab w:val="left" w:pos="3420"/>
          <w:tab w:val="left" w:pos="4500"/>
          <w:tab w:val="left" w:pos="6300"/>
        </w:tabs>
        <w:spacing w:line="320" w:lineRule="exact"/>
        <w:rPr>
          <w:rFonts w:ascii="Arial" w:hAnsi="Arial" w:cs="Arial"/>
        </w:rPr>
      </w:pPr>
    </w:p>
    <w:p w14:paraId="5F583C91" w14:textId="4237EEE1" w:rsidR="007E3315" w:rsidRPr="001A37EF" w:rsidRDefault="007E3315" w:rsidP="000C6A7E">
      <w:pPr>
        <w:tabs>
          <w:tab w:val="left" w:pos="3420"/>
          <w:tab w:val="left" w:pos="4500"/>
          <w:tab w:val="left" w:pos="6300"/>
        </w:tabs>
        <w:spacing w:after="0" w:line="320" w:lineRule="exact"/>
        <w:rPr>
          <w:rFonts w:ascii="Arial" w:hAnsi="Arial" w:cs="Arial"/>
          <w:b/>
          <w:i/>
          <w:sz w:val="24"/>
          <w:szCs w:val="24"/>
        </w:rPr>
      </w:pPr>
      <w:r w:rsidRPr="001A37EF">
        <w:rPr>
          <w:rFonts w:ascii="Arial" w:hAnsi="Arial" w:cs="Arial"/>
          <w:b/>
          <w:i/>
          <w:sz w:val="24"/>
          <w:szCs w:val="24"/>
        </w:rPr>
        <w:lastRenderedPageBreak/>
        <w:t>Horizon</w:t>
      </w:r>
    </w:p>
    <w:p w14:paraId="57186EE6" w14:textId="77777777" w:rsidR="007E3315" w:rsidRPr="000C6A7E" w:rsidRDefault="007E3315" w:rsidP="007E3315">
      <w:pPr>
        <w:tabs>
          <w:tab w:val="left" w:pos="3420"/>
          <w:tab w:val="left" w:pos="4500"/>
          <w:tab w:val="left" w:pos="6300"/>
        </w:tabs>
        <w:spacing w:line="320" w:lineRule="exact"/>
        <w:rPr>
          <w:rFonts w:ascii="Arial" w:hAnsi="Arial" w:cs="Arial"/>
          <w:b/>
          <w:bCs/>
        </w:rPr>
      </w:pPr>
      <w:r w:rsidRPr="007E3315">
        <w:rPr>
          <w:rFonts w:ascii="Arial" w:hAnsi="Arial" w:cs="Arial"/>
          <w:b/>
          <w:bCs/>
        </w:rPr>
        <w:t>ONTDEK JE EIGEN PAD</w:t>
      </w:r>
    </w:p>
    <w:p w14:paraId="5F6360CB" w14:textId="76D415A9" w:rsidR="007E3315" w:rsidRPr="007E3315" w:rsidRDefault="005140C8" w:rsidP="001A37EF">
      <w:pPr>
        <w:tabs>
          <w:tab w:val="left" w:pos="3420"/>
          <w:tab w:val="left" w:pos="4500"/>
          <w:tab w:val="left" w:pos="6300"/>
        </w:tabs>
        <w:spacing w:line="320" w:lineRule="exact"/>
        <w:jc w:val="both"/>
        <w:rPr>
          <w:rFonts w:ascii="Arial" w:hAnsi="Arial" w:cs="Arial"/>
        </w:rPr>
      </w:pPr>
      <w:r w:rsidRPr="007E3315">
        <w:rPr>
          <w:rFonts w:ascii="Arial" w:hAnsi="Arial" w:cs="Arial"/>
          <w:noProof/>
        </w:rPr>
        <w:drawing>
          <wp:anchor distT="0" distB="0" distL="114300" distR="114300" simplePos="0" relativeHeight="251658244" behindDoc="0" locked="0" layoutInCell="1" allowOverlap="1" wp14:anchorId="22F6453B" wp14:editId="29D35EB6">
            <wp:simplePos x="0" y="0"/>
            <wp:positionH relativeFrom="column">
              <wp:posOffset>33020</wp:posOffset>
            </wp:positionH>
            <wp:positionV relativeFrom="paragraph">
              <wp:posOffset>80010</wp:posOffset>
            </wp:positionV>
            <wp:extent cx="971550" cy="1384300"/>
            <wp:effectExtent l="0" t="0" r="0" b="6350"/>
            <wp:wrapSquare wrapText="bothSides"/>
            <wp:docPr id="89063012"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71550" cy="1384300"/>
                    </a:xfrm>
                    <a:prstGeom prst="rect">
                      <a:avLst/>
                    </a:prstGeom>
                    <a:noFill/>
                    <a:ln>
                      <a:noFill/>
                    </a:ln>
                  </pic:spPr>
                </pic:pic>
              </a:graphicData>
            </a:graphic>
            <wp14:sizeRelH relativeFrom="page">
              <wp14:pctWidth>0</wp14:pctWidth>
            </wp14:sizeRelH>
            <wp14:sizeRelV relativeFrom="page">
              <wp14:pctHeight>0</wp14:pctHeight>
            </wp14:sizeRelV>
          </wp:anchor>
        </w:drawing>
      </w:r>
      <w:r w:rsidR="007E3315" w:rsidRPr="007E3315">
        <w:rPr>
          <w:rFonts w:ascii="Arial" w:hAnsi="Arial" w:cs="Arial"/>
        </w:rPr>
        <w:t>We koesteren je </w:t>
      </w:r>
      <w:r w:rsidR="007E3315" w:rsidRPr="005140C8">
        <w:rPr>
          <w:rFonts w:ascii="Arial" w:hAnsi="Arial" w:cs="Arial"/>
          <w:b/>
          <w:bCs/>
        </w:rPr>
        <w:t>nieuwsgierigheid</w:t>
      </w:r>
      <w:r w:rsidR="007E3315" w:rsidRPr="007E3315">
        <w:rPr>
          <w:rFonts w:ascii="Arial" w:hAnsi="Arial" w:cs="Arial"/>
        </w:rPr>
        <w:t> en moedigen je aan om</w:t>
      </w:r>
      <w:r w:rsidR="007E3315" w:rsidRPr="005140C8">
        <w:rPr>
          <w:rFonts w:ascii="Arial" w:hAnsi="Arial" w:cs="Arial"/>
          <w:b/>
          <w:bCs/>
        </w:rPr>
        <w:t> je toekomst vorm te geven</w:t>
      </w:r>
      <w:r w:rsidR="007E3315" w:rsidRPr="007E3315">
        <w:rPr>
          <w:rFonts w:ascii="Arial" w:hAnsi="Arial" w:cs="Arial"/>
        </w:rPr>
        <w:t>. Of je nu je koers verder wil zetten, wil veranderen of even niet weet waarheen, hier is altijd een plek voor jou. Onze school biedt steeds perspectief dankzij onze vele kwalitatieve studierichtingen.</w:t>
      </w:r>
    </w:p>
    <w:p w14:paraId="02853387" w14:textId="77777777" w:rsidR="007E3315" w:rsidRPr="007E3315" w:rsidRDefault="007E3315" w:rsidP="001A37EF">
      <w:pPr>
        <w:tabs>
          <w:tab w:val="left" w:pos="3420"/>
          <w:tab w:val="left" w:pos="4500"/>
          <w:tab w:val="left" w:pos="6300"/>
        </w:tabs>
        <w:spacing w:line="320" w:lineRule="exact"/>
        <w:jc w:val="both"/>
        <w:rPr>
          <w:rFonts w:ascii="Arial" w:hAnsi="Arial" w:cs="Arial"/>
        </w:rPr>
      </w:pPr>
      <w:r w:rsidRPr="007E3315">
        <w:rPr>
          <w:rFonts w:ascii="Arial" w:hAnsi="Arial" w:cs="Arial"/>
        </w:rPr>
        <w:t>In NOVA is er ruimte voor de </w:t>
      </w:r>
      <w:r w:rsidRPr="005140C8">
        <w:rPr>
          <w:rFonts w:ascii="Arial" w:hAnsi="Arial" w:cs="Arial"/>
          <w:b/>
          <w:bCs/>
        </w:rPr>
        <w:t>ontwikkeling van je eigenheid</w:t>
      </w:r>
      <w:r w:rsidRPr="007E3315">
        <w:rPr>
          <w:rFonts w:ascii="Arial" w:hAnsi="Arial" w:cs="Arial"/>
        </w:rPr>
        <w:t>. Onze visie op diversiteit draait om het samenbrengen van een waaier aan talenten, persoonlijkheden en inzichten. Een bouwsteen voor groei.</w:t>
      </w:r>
    </w:p>
    <w:p w14:paraId="4B16651C" w14:textId="4D5258A6" w:rsidR="007E3315" w:rsidRPr="007E3315" w:rsidRDefault="007E3315" w:rsidP="001A37EF">
      <w:pPr>
        <w:tabs>
          <w:tab w:val="left" w:pos="3420"/>
          <w:tab w:val="left" w:pos="4500"/>
          <w:tab w:val="left" w:pos="6300"/>
        </w:tabs>
        <w:spacing w:after="240" w:line="320" w:lineRule="exact"/>
        <w:jc w:val="both"/>
        <w:rPr>
          <w:rFonts w:ascii="Arial" w:hAnsi="Arial" w:cs="Arial"/>
        </w:rPr>
      </w:pPr>
      <w:r w:rsidRPr="007E3315">
        <w:rPr>
          <w:rFonts w:ascii="Arial" w:hAnsi="Arial" w:cs="Arial"/>
        </w:rPr>
        <w:t>Door kwalitatief onderwijs ondersteunen we je in het </w:t>
      </w:r>
      <w:r w:rsidRPr="005140C8">
        <w:rPr>
          <w:rFonts w:ascii="Arial" w:hAnsi="Arial" w:cs="Arial"/>
          <w:b/>
          <w:bCs/>
        </w:rPr>
        <w:t>uitstippelen van je eigen pad</w:t>
      </w:r>
      <w:r w:rsidRPr="007E3315">
        <w:rPr>
          <w:rFonts w:ascii="Arial" w:hAnsi="Arial" w:cs="Arial"/>
        </w:rPr>
        <w:t>. We geven je zuurstof om vol vertrouwen je toekomst tegemoet te gaan.</w:t>
      </w:r>
    </w:p>
    <w:p w14:paraId="3531BD50" w14:textId="48BE3726" w:rsidR="007E3315" w:rsidRPr="001A37EF" w:rsidRDefault="007E3315" w:rsidP="000C6A7E">
      <w:pPr>
        <w:tabs>
          <w:tab w:val="left" w:pos="3420"/>
          <w:tab w:val="left" w:pos="4500"/>
          <w:tab w:val="left" w:pos="6300"/>
        </w:tabs>
        <w:spacing w:after="0" w:line="320" w:lineRule="exact"/>
        <w:rPr>
          <w:rFonts w:ascii="Arial" w:hAnsi="Arial" w:cs="Arial"/>
          <w:b/>
          <w:i/>
          <w:sz w:val="24"/>
          <w:szCs w:val="24"/>
        </w:rPr>
      </w:pPr>
      <w:r w:rsidRPr="001A37EF">
        <w:rPr>
          <w:rFonts w:ascii="Arial" w:hAnsi="Arial" w:cs="Arial"/>
          <w:b/>
          <w:i/>
          <w:sz w:val="24"/>
          <w:szCs w:val="24"/>
        </w:rPr>
        <w:t>Vertrouwde haven</w:t>
      </w:r>
    </w:p>
    <w:p w14:paraId="60414504" w14:textId="4301A111" w:rsidR="000C6A7E" w:rsidRDefault="007E3315" w:rsidP="000C6A7E">
      <w:pPr>
        <w:tabs>
          <w:tab w:val="left" w:pos="3420"/>
          <w:tab w:val="left" w:pos="4500"/>
          <w:tab w:val="left" w:pos="6300"/>
        </w:tabs>
        <w:spacing w:line="320" w:lineRule="exact"/>
        <w:rPr>
          <w:rFonts w:ascii="Arial" w:hAnsi="Arial" w:cs="Arial"/>
        </w:rPr>
      </w:pPr>
      <w:r w:rsidRPr="000C6A7E">
        <w:rPr>
          <w:rFonts w:ascii="Arial" w:hAnsi="Arial" w:cs="Arial"/>
          <w:b/>
          <w:bCs/>
        </w:rPr>
        <w:t>JE KOMT HIER THUIS</w:t>
      </w:r>
    </w:p>
    <w:p w14:paraId="5038843F" w14:textId="5AE67F11" w:rsidR="007E3315" w:rsidRPr="007E3315" w:rsidRDefault="005140C8" w:rsidP="000C6A7E">
      <w:pPr>
        <w:tabs>
          <w:tab w:val="left" w:pos="3420"/>
          <w:tab w:val="left" w:pos="4500"/>
          <w:tab w:val="left" w:pos="6300"/>
        </w:tabs>
        <w:spacing w:line="320" w:lineRule="exact"/>
        <w:rPr>
          <w:rFonts w:ascii="Arial" w:hAnsi="Arial" w:cs="Arial"/>
        </w:rPr>
      </w:pPr>
      <w:r w:rsidRPr="007E3315">
        <w:rPr>
          <w:rFonts w:ascii="Arial" w:hAnsi="Arial" w:cs="Arial"/>
          <w:noProof/>
        </w:rPr>
        <w:drawing>
          <wp:anchor distT="0" distB="0" distL="114300" distR="114300" simplePos="0" relativeHeight="251658245" behindDoc="0" locked="0" layoutInCell="1" allowOverlap="1" wp14:anchorId="5CCAA247" wp14:editId="3BAE53D8">
            <wp:simplePos x="0" y="0"/>
            <wp:positionH relativeFrom="column">
              <wp:posOffset>4775835</wp:posOffset>
            </wp:positionH>
            <wp:positionV relativeFrom="paragraph">
              <wp:posOffset>16510</wp:posOffset>
            </wp:positionV>
            <wp:extent cx="1212215" cy="1638300"/>
            <wp:effectExtent l="0" t="0" r="6985" b="0"/>
            <wp:wrapSquare wrapText="bothSides"/>
            <wp:docPr id="96651205"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817" b="9272"/>
                    <a:stretch>
                      <a:fillRect/>
                    </a:stretch>
                  </pic:blipFill>
                  <pic:spPr bwMode="auto">
                    <a:xfrm>
                      <a:off x="0" y="0"/>
                      <a:ext cx="1212215" cy="1638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315" w:rsidRPr="007E3315">
        <w:rPr>
          <w:rFonts w:ascii="Arial" w:hAnsi="Arial" w:cs="Arial"/>
        </w:rPr>
        <w:t>NOVA is meer dan een plek om te leren. Het is jouw </w:t>
      </w:r>
      <w:r w:rsidR="007E3315" w:rsidRPr="005F3A9F">
        <w:rPr>
          <w:rFonts w:ascii="Arial" w:hAnsi="Arial" w:cs="Arial"/>
          <w:b/>
          <w:bCs/>
        </w:rPr>
        <w:t>vertrouwde haven</w:t>
      </w:r>
      <w:r w:rsidR="007E3315" w:rsidRPr="007E3315">
        <w:rPr>
          <w:rFonts w:ascii="Arial" w:hAnsi="Arial" w:cs="Arial"/>
        </w:rPr>
        <w:t>. Hier adem je voluit en ervaar je vrijheid. Een plek waar we zorgen voor elke leerling, waar je ruimte krijgt om open te bloeien en je steeds nieuw kansen krijgt. We geven onze leerlingen het vertrouwen, of ze nu autonoom aan de slag gaan of ondersteuning nodig hebben. We zien de persoon achter de leerling – veelzijdig en vol mogelijkheden. Misschien nog zoekend en dat is helemaal oké.</w:t>
      </w:r>
    </w:p>
    <w:p w14:paraId="23364B17" w14:textId="3CF8EBBB" w:rsidR="007E3315" w:rsidRPr="007E3315" w:rsidRDefault="007E3315" w:rsidP="007E3315">
      <w:pPr>
        <w:tabs>
          <w:tab w:val="left" w:pos="3420"/>
          <w:tab w:val="left" w:pos="4500"/>
          <w:tab w:val="left" w:pos="6300"/>
        </w:tabs>
        <w:spacing w:line="320" w:lineRule="exact"/>
        <w:rPr>
          <w:rFonts w:ascii="Arial" w:hAnsi="Arial" w:cs="Arial"/>
        </w:rPr>
      </w:pPr>
      <w:r w:rsidRPr="007E3315">
        <w:rPr>
          <w:rFonts w:ascii="Arial" w:hAnsi="Arial" w:cs="Arial"/>
        </w:rPr>
        <w:t>Bij NOVA is thuiskomen een realiteit: graag naar school komen of</w:t>
      </w:r>
      <w:r w:rsidR="00632A42">
        <w:rPr>
          <w:rFonts w:ascii="Arial" w:hAnsi="Arial" w:cs="Arial"/>
        </w:rPr>
        <w:t xml:space="preserve"> o</w:t>
      </w:r>
      <w:r w:rsidRPr="007E3315">
        <w:rPr>
          <w:rFonts w:ascii="Arial" w:hAnsi="Arial" w:cs="Arial"/>
        </w:rPr>
        <w:t>p </w:t>
      </w:r>
      <w:r w:rsidRPr="005F3A9F">
        <w:rPr>
          <w:rFonts w:ascii="Arial" w:hAnsi="Arial" w:cs="Arial"/>
          <w:b/>
          <w:bCs/>
        </w:rPr>
        <w:t>internaat</w:t>
      </w:r>
      <w:r w:rsidR="00632A42">
        <w:rPr>
          <w:rFonts w:ascii="Arial" w:hAnsi="Arial" w:cs="Arial"/>
        </w:rPr>
        <w:t xml:space="preserve"> </w:t>
      </w:r>
      <w:r w:rsidRPr="007E3315">
        <w:rPr>
          <w:rFonts w:ascii="Arial" w:hAnsi="Arial" w:cs="Arial"/>
        </w:rPr>
        <w:t>verblijven</w:t>
      </w:r>
      <w:r w:rsidR="00632A42">
        <w:rPr>
          <w:rFonts w:ascii="Arial" w:hAnsi="Arial" w:cs="Arial"/>
        </w:rPr>
        <w:t xml:space="preserve"> </w:t>
      </w:r>
      <w:r w:rsidRPr="007E3315">
        <w:rPr>
          <w:rFonts w:ascii="Arial" w:hAnsi="Arial" w:cs="Arial"/>
        </w:rPr>
        <w:t>in een </w:t>
      </w:r>
      <w:r w:rsidRPr="005F3A9F">
        <w:rPr>
          <w:rFonts w:ascii="Arial" w:hAnsi="Arial" w:cs="Arial"/>
          <w:b/>
          <w:bCs/>
        </w:rPr>
        <w:t>betrokken</w:t>
      </w:r>
      <w:r w:rsidRPr="007E3315">
        <w:rPr>
          <w:rFonts w:ascii="Arial" w:hAnsi="Arial" w:cs="Arial"/>
        </w:rPr>
        <w:t> en zorgzame gemeenschap.</w:t>
      </w:r>
    </w:p>
    <w:p w14:paraId="72BB76D6" w14:textId="31D76016" w:rsidR="007E3315" w:rsidRPr="007E3315" w:rsidRDefault="007E3315" w:rsidP="00632A42">
      <w:pPr>
        <w:tabs>
          <w:tab w:val="left" w:pos="3420"/>
          <w:tab w:val="left" w:pos="4500"/>
          <w:tab w:val="left" w:pos="6300"/>
        </w:tabs>
        <w:spacing w:after="240" w:line="320" w:lineRule="exact"/>
        <w:rPr>
          <w:rFonts w:ascii="Arial" w:hAnsi="Arial" w:cs="Arial"/>
        </w:rPr>
      </w:pPr>
      <w:r w:rsidRPr="007E3315">
        <w:rPr>
          <w:rFonts w:ascii="Arial" w:hAnsi="Arial" w:cs="Arial"/>
        </w:rPr>
        <w:t>Ons</w:t>
      </w:r>
      <w:r w:rsidRPr="005F3A9F">
        <w:rPr>
          <w:rFonts w:ascii="Arial" w:hAnsi="Arial" w:cs="Arial"/>
          <w:b/>
          <w:bCs/>
        </w:rPr>
        <w:t> nieuw en modern gebouw</w:t>
      </w:r>
      <w:r w:rsidRPr="007E3315">
        <w:rPr>
          <w:rFonts w:ascii="Arial" w:hAnsi="Arial" w:cs="Arial"/>
        </w:rPr>
        <w:t> is een gezellige en uitnodigende plek, ontworpen met aandacht voor het welzijn van elke leerling. Hier dragen we </w:t>
      </w:r>
      <w:r w:rsidRPr="005F3A9F">
        <w:rPr>
          <w:rFonts w:ascii="Arial" w:hAnsi="Arial" w:cs="Arial"/>
          <w:b/>
          <w:bCs/>
        </w:rPr>
        <w:t>zorg voor elkaar</w:t>
      </w:r>
      <w:r w:rsidRPr="007E3315">
        <w:rPr>
          <w:rFonts w:ascii="Arial" w:hAnsi="Arial" w:cs="Arial"/>
        </w:rPr>
        <w:t xml:space="preserve"> en creëren we een </w:t>
      </w:r>
      <w:r w:rsidRPr="005F3A9F">
        <w:rPr>
          <w:rFonts w:ascii="Arial" w:hAnsi="Arial" w:cs="Arial"/>
          <w:b/>
          <w:bCs/>
        </w:rPr>
        <w:t>warme en veilige omgeving</w:t>
      </w:r>
      <w:r w:rsidRPr="007E3315">
        <w:rPr>
          <w:rFonts w:ascii="Arial" w:hAnsi="Arial" w:cs="Arial"/>
        </w:rPr>
        <w:t> waarin iedereen zich gezien, gehoord en gesteund voelt.</w:t>
      </w:r>
    </w:p>
    <w:p w14:paraId="1CCAEA2D" w14:textId="582E8AA3" w:rsidR="007E3315" w:rsidRPr="00CD42AF" w:rsidRDefault="007E3315" w:rsidP="000C6A7E">
      <w:pPr>
        <w:tabs>
          <w:tab w:val="left" w:pos="3420"/>
          <w:tab w:val="left" w:pos="4500"/>
          <w:tab w:val="left" w:pos="6300"/>
        </w:tabs>
        <w:spacing w:after="0" w:line="320" w:lineRule="exact"/>
        <w:rPr>
          <w:rFonts w:ascii="Arial" w:hAnsi="Arial" w:cs="Arial"/>
          <w:b/>
          <w:i/>
          <w:sz w:val="24"/>
          <w:szCs w:val="24"/>
        </w:rPr>
      </w:pPr>
      <w:r w:rsidRPr="00CD42AF">
        <w:rPr>
          <w:rFonts w:ascii="Arial" w:hAnsi="Arial" w:cs="Arial"/>
          <w:b/>
          <w:i/>
          <w:sz w:val="24"/>
          <w:szCs w:val="24"/>
        </w:rPr>
        <w:t>Energie</w:t>
      </w:r>
    </w:p>
    <w:p w14:paraId="2F8692B2" w14:textId="77777777" w:rsidR="007E3315" w:rsidRPr="000C6A7E" w:rsidRDefault="007E3315" w:rsidP="007E3315">
      <w:pPr>
        <w:tabs>
          <w:tab w:val="left" w:pos="3420"/>
          <w:tab w:val="left" w:pos="4500"/>
          <w:tab w:val="left" w:pos="6300"/>
        </w:tabs>
        <w:spacing w:line="320" w:lineRule="exact"/>
        <w:rPr>
          <w:rFonts w:ascii="Arial" w:hAnsi="Arial" w:cs="Arial"/>
          <w:b/>
          <w:bCs/>
        </w:rPr>
      </w:pPr>
      <w:r w:rsidRPr="000C6A7E">
        <w:rPr>
          <w:rFonts w:ascii="Arial" w:hAnsi="Arial" w:cs="Arial"/>
          <w:b/>
          <w:bCs/>
        </w:rPr>
        <w:t>BRUISEND RICHTING TOEKOMST</w:t>
      </w:r>
    </w:p>
    <w:p w14:paraId="7278134E" w14:textId="1C2EDFF4" w:rsidR="007E3315" w:rsidRDefault="005140C8" w:rsidP="001A37EF">
      <w:pPr>
        <w:tabs>
          <w:tab w:val="left" w:pos="3420"/>
          <w:tab w:val="left" w:pos="4500"/>
          <w:tab w:val="left" w:pos="6300"/>
        </w:tabs>
        <w:spacing w:line="320" w:lineRule="exact"/>
        <w:jc w:val="both"/>
        <w:rPr>
          <w:rFonts w:ascii="Arial" w:hAnsi="Arial" w:cs="Arial"/>
        </w:rPr>
      </w:pPr>
      <w:r w:rsidRPr="007E3315">
        <w:rPr>
          <w:rFonts w:ascii="Arial" w:hAnsi="Arial" w:cs="Arial"/>
          <w:noProof/>
        </w:rPr>
        <w:drawing>
          <wp:anchor distT="0" distB="0" distL="114300" distR="114300" simplePos="0" relativeHeight="251658246" behindDoc="0" locked="0" layoutInCell="1" allowOverlap="1" wp14:anchorId="64C06052" wp14:editId="331F6F83">
            <wp:simplePos x="0" y="0"/>
            <wp:positionH relativeFrom="column">
              <wp:posOffset>7620</wp:posOffset>
            </wp:positionH>
            <wp:positionV relativeFrom="paragraph">
              <wp:posOffset>67310</wp:posOffset>
            </wp:positionV>
            <wp:extent cx="1255395" cy="1524000"/>
            <wp:effectExtent l="0" t="0" r="1905" b="0"/>
            <wp:wrapSquare wrapText="bothSides"/>
            <wp:docPr id="165469594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2"/>
                    <a:stretch>
                      <a:fillRect/>
                    </a:stretch>
                  </pic:blipFill>
                  <pic:spPr bwMode="auto">
                    <a:xfrm>
                      <a:off x="0" y="0"/>
                      <a:ext cx="1255395" cy="152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315" w:rsidRPr="007E3315">
        <w:rPr>
          <w:rFonts w:ascii="Arial" w:hAnsi="Arial" w:cs="Arial"/>
        </w:rPr>
        <w:t>Het bruisende karakter van onze school komt door de </w:t>
      </w:r>
      <w:r w:rsidR="007E3315" w:rsidRPr="005F3A9F">
        <w:rPr>
          <w:rFonts w:ascii="Arial" w:hAnsi="Arial" w:cs="Arial"/>
          <w:b/>
          <w:bCs/>
        </w:rPr>
        <w:t>energie</w:t>
      </w:r>
      <w:r w:rsidR="007E3315" w:rsidRPr="007E3315">
        <w:rPr>
          <w:rFonts w:ascii="Arial" w:hAnsi="Arial" w:cs="Arial"/>
        </w:rPr>
        <w:t> van zoveel verschillende leerlingen, leerkrachten en opvoeders. NOVA is een plek waar enthousiasme en </w:t>
      </w:r>
      <w:r w:rsidR="007E3315" w:rsidRPr="005F3A9F">
        <w:rPr>
          <w:rFonts w:ascii="Arial" w:hAnsi="Arial" w:cs="Arial"/>
          <w:b/>
          <w:bCs/>
        </w:rPr>
        <w:t>grootsheid</w:t>
      </w:r>
      <w:r w:rsidR="007E3315" w:rsidRPr="007E3315">
        <w:rPr>
          <w:rFonts w:ascii="Arial" w:hAnsi="Arial" w:cs="Arial"/>
        </w:rPr>
        <w:t> samenkomen met </w:t>
      </w:r>
      <w:r w:rsidR="007E3315" w:rsidRPr="005F3A9F">
        <w:rPr>
          <w:rFonts w:ascii="Arial" w:hAnsi="Arial" w:cs="Arial"/>
          <w:b/>
          <w:bCs/>
        </w:rPr>
        <w:t>kleine betekenisvolle momenten</w:t>
      </w:r>
      <w:r w:rsidR="007E3315" w:rsidRPr="007E3315">
        <w:rPr>
          <w:rFonts w:ascii="Arial" w:hAnsi="Arial" w:cs="Arial"/>
        </w:rPr>
        <w:t>. We maken het leerparcours </w:t>
      </w:r>
      <w:r w:rsidR="007E3315" w:rsidRPr="005F3A9F">
        <w:rPr>
          <w:rFonts w:ascii="Arial" w:hAnsi="Arial" w:cs="Arial"/>
          <w:b/>
          <w:bCs/>
        </w:rPr>
        <w:t>boeiend</w:t>
      </w:r>
      <w:r w:rsidR="007E3315" w:rsidRPr="007E3315">
        <w:rPr>
          <w:rFonts w:ascii="Arial" w:hAnsi="Arial" w:cs="Arial"/>
        </w:rPr>
        <w:t> en </w:t>
      </w:r>
      <w:r w:rsidR="007E3315" w:rsidRPr="005F3A9F">
        <w:rPr>
          <w:rFonts w:ascii="Arial" w:hAnsi="Arial" w:cs="Arial"/>
          <w:b/>
          <w:bCs/>
        </w:rPr>
        <w:t>uitdagend</w:t>
      </w:r>
      <w:r w:rsidR="007E3315" w:rsidRPr="007E3315">
        <w:rPr>
          <w:rFonts w:ascii="Arial" w:hAnsi="Arial" w:cs="Arial"/>
        </w:rPr>
        <w:t>, waarbij we je inspireren om je capaciteiten volledig te ontdekken en te ontplooien. Vol </w:t>
      </w:r>
      <w:r w:rsidR="007E3315" w:rsidRPr="005F3A9F">
        <w:rPr>
          <w:rFonts w:ascii="Arial" w:hAnsi="Arial" w:cs="Arial"/>
          <w:b/>
          <w:bCs/>
        </w:rPr>
        <w:t>passie</w:t>
      </w:r>
      <w:r w:rsidR="007E3315" w:rsidRPr="007E3315">
        <w:rPr>
          <w:rFonts w:ascii="Arial" w:hAnsi="Arial" w:cs="Arial"/>
        </w:rPr>
        <w:t> streven we naar </w:t>
      </w:r>
      <w:r w:rsidR="007E3315" w:rsidRPr="005F3A9F">
        <w:rPr>
          <w:rFonts w:ascii="Arial" w:hAnsi="Arial" w:cs="Arial"/>
          <w:b/>
          <w:bCs/>
        </w:rPr>
        <w:t>het hoogst haalbare binnen jouw talenten</w:t>
      </w:r>
      <w:r w:rsidR="007E3315" w:rsidRPr="007E3315">
        <w:rPr>
          <w:rFonts w:ascii="Arial" w:hAnsi="Arial" w:cs="Arial"/>
        </w:rPr>
        <w:t>, zowel in kleine als grote prestaties. Onze leerkrachten en opvoeders zijn </w:t>
      </w:r>
      <w:r w:rsidR="007E3315" w:rsidRPr="005F3A9F">
        <w:rPr>
          <w:rFonts w:ascii="Arial" w:hAnsi="Arial" w:cs="Arial"/>
          <w:b/>
          <w:bCs/>
        </w:rPr>
        <w:t>gedreven</w:t>
      </w:r>
      <w:r w:rsidR="007E3315" w:rsidRPr="007E3315">
        <w:rPr>
          <w:rFonts w:ascii="Arial" w:hAnsi="Arial" w:cs="Arial"/>
        </w:rPr>
        <w:t> en gaan geen uitdaging uit de weg om je daarbij te helpen. NOVA, een plaats waar je goesting krijgt om te leren en te groeien.</w:t>
      </w:r>
      <w:r>
        <w:rPr>
          <w:rFonts w:ascii="Arial" w:hAnsi="Arial" w:cs="Arial"/>
        </w:rPr>
        <w:br/>
      </w:r>
    </w:p>
    <w:p w14:paraId="69C1D01B" w14:textId="52448085" w:rsidR="0006229D" w:rsidRPr="00F42BFF" w:rsidRDefault="0019065A" w:rsidP="009F4C38">
      <w:pPr>
        <w:tabs>
          <w:tab w:val="left" w:pos="3420"/>
          <w:tab w:val="left" w:pos="4500"/>
          <w:tab w:val="left" w:pos="6300"/>
        </w:tabs>
        <w:spacing w:line="320" w:lineRule="exact"/>
        <w:rPr>
          <w:rFonts w:ascii="Arial" w:hAnsi="Arial" w:cs="Arial"/>
          <w:highlight w:val="lightGray"/>
        </w:rPr>
      </w:pPr>
      <w:r w:rsidRPr="00F42BFF">
        <w:rPr>
          <w:rFonts w:ascii="Arial" w:hAnsi="Arial" w:cs="Arial"/>
          <w:highlight w:val="lightGray"/>
        </w:rPr>
        <w:t>Het pedagogisch project van onze school</w:t>
      </w:r>
      <w:r w:rsidR="006A5A0D" w:rsidRPr="00F42BFF">
        <w:rPr>
          <w:rFonts w:ascii="Arial" w:hAnsi="Arial" w:cs="Arial"/>
          <w:highlight w:val="lightGray"/>
        </w:rPr>
        <w:t xml:space="preserve"> gaat in dialoog met het pedagogisch credo dat we delen met alle katholieke scholen</w:t>
      </w:r>
      <w:r w:rsidRPr="00F42BFF">
        <w:rPr>
          <w:rFonts w:ascii="Arial" w:hAnsi="Arial" w:cs="Arial"/>
          <w:highlight w:val="lightGray"/>
        </w:rPr>
        <w:t xml:space="preserve">. Op onze school verwelkomen we gastvrij iedereen, van welke levensbeschouwelijke of religieuze achtergrond ook. Kiezen voor een katholieke school houdt voor iedereen een engagement in. Daarom mogen ouders verwachten dat de school hen zoveel mogelijk betrekt in het samen school maken. Ouders verwachten dat de school voor hun kinderen een leer- </w:t>
      </w:r>
      <w:r w:rsidR="00121122" w:rsidRPr="00F42BFF">
        <w:rPr>
          <w:rFonts w:ascii="Arial" w:hAnsi="Arial" w:cs="Arial"/>
          <w:highlight w:val="lightGray"/>
        </w:rPr>
        <w:t xml:space="preserve">en leefwereld is die bijdraagt </w:t>
      </w:r>
      <w:r w:rsidRPr="00F42BFF">
        <w:rPr>
          <w:rFonts w:ascii="Arial" w:hAnsi="Arial" w:cs="Arial"/>
          <w:highlight w:val="lightGray"/>
        </w:rPr>
        <w:t xml:space="preserve">aan de opvoeding die ze zelf willen geven. Ouders die kiezen voor een katholieke school geven aan dat ze </w:t>
      </w:r>
      <w:r w:rsidRPr="00F42BFF">
        <w:rPr>
          <w:rFonts w:ascii="Arial" w:hAnsi="Arial" w:cs="Arial"/>
          <w:highlight w:val="lightGray"/>
        </w:rPr>
        <w:lastRenderedPageBreak/>
        <w:t>vertrouwen stellen in de wijze waarop scholen vandaag in verscheidenheid</w:t>
      </w:r>
      <w:r w:rsidR="00F7083A" w:rsidRPr="00F42BFF">
        <w:rPr>
          <w:rFonts w:ascii="Arial" w:hAnsi="Arial" w:cs="Arial"/>
          <w:highlight w:val="lightGray"/>
        </w:rPr>
        <w:t xml:space="preserve"> het pedagogisch credo</w:t>
      </w:r>
      <w:r w:rsidRPr="00F42BFF">
        <w:rPr>
          <w:rFonts w:ascii="Arial" w:hAnsi="Arial" w:cs="Arial"/>
          <w:highlight w:val="lightGray"/>
        </w:rPr>
        <w:t xml:space="preserve"> gestalte geve</w:t>
      </w:r>
      <w:r w:rsidR="00807B1E" w:rsidRPr="00F42BFF">
        <w:rPr>
          <w:rFonts w:ascii="Arial" w:hAnsi="Arial" w:cs="Arial"/>
          <w:highlight w:val="lightGray"/>
        </w:rPr>
        <w:t xml:space="preserve">n. </w:t>
      </w:r>
      <w:r w:rsidR="0006229D" w:rsidRPr="00F42BFF">
        <w:rPr>
          <w:rFonts w:ascii="Arial" w:hAnsi="Arial" w:cs="Arial"/>
          <w:highlight w:val="lightGray"/>
        </w:rPr>
        <w:t>We verwachten dat ouders echte partners zijn voor de opvoeding en de vorming die de school hun kinderen</w:t>
      </w:r>
      <w:r w:rsidR="001964F2" w:rsidRPr="00F42BFF">
        <w:rPr>
          <w:rFonts w:ascii="Arial" w:hAnsi="Arial" w:cs="Arial"/>
          <w:highlight w:val="lightGray"/>
        </w:rPr>
        <w:t xml:space="preserve"> bied</w:t>
      </w:r>
      <w:r w:rsidR="0006229D" w:rsidRPr="00F42BFF">
        <w:rPr>
          <w:rFonts w:ascii="Arial" w:hAnsi="Arial" w:cs="Arial"/>
          <w:highlight w:val="lightGray"/>
        </w:rPr>
        <w:t>t. Dat houdt ook in dat leerlingen deelnemen aan de lessen rooms-katholiek</w:t>
      </w:r>
      <w:r w:rsidR="001F3EFC" w:rsidRPr="00F42BFF">
        <w:rPr>
          <w:rFonts w:ascii="Arial" w:hAnsi="Arial" w:cs="Arial"/>
          <w:highlight w:val="lightGray"/>
        </w:rPr>
        <w:t>e</w:t>
      </w:r>
      <w:r w:rsidR="0006229D" w:rsidRPr="00F42BFF">
        <w:rPr>
          <w:rFonts w:ascii="Arial" w:hAnsi="Arial" w:cs="Arial"/>
          <w:highlight w:val="lightGray"/>
        </w:rPr>
        <w:t xml:space="preserve"> godsdienst</w:t>
      </w:r>
      <w:r w:rsidR="00807B1E" w:rsidRPr="00F42BFF">
        <w:rPr>
          <w:rFonts w:ascii="Arial" w:hAnsi="Arial" w:cs="Arial"/>
          <w:highlight w:val="lightGray"/>
        </w:rPr>
        <w:t xml:space="preserve"> en de pastorale activiteiten tijdens de schooltijd</w:t>
      </w:r>
      <w:r w:rsidR="0006229D" w:rsidRPr="00F42BFF">
        <w:rPr>
          <w:rFonts w:ascii="Arial" w:hAnsi="Arial" w:cs="Arial"/>
          <w:highlight w:val="lightGray"/>
        </w:rPr>
        <w:t>.</w:t>
      </w:r>
    </w:p>
    <w:p w14:paraId="2BC46C4E" w14:textId="297BB0AC" w:rsidR="003517AC" w:rsidRPr="00CD42AF" w:rsidRDefault="003517AC" w:rsidP="00F42BFF">
      <w:pPr>
        <w:tabs>
          <w:tab w:val="left" w:pos="3420"/>
          <w:tab w:val="left" w:pos="4500"/>
          <w:tab w:val="left" w:pos="6300"/>
        </w:tabs>
        <w:spacing w:line="320" w:lineRule="exact"/>
        <w:jc w:val="both"/>
        <w:rPr>
          <w:rFonts w:ascii="Arial" w:hAnsi="Arial" w:cs="Arial"/>
        </w:rPr>
      </w:pPr>
      <w:r w:rsidRPr="00F42BFF">
        <w:rPr>
          <w:rFonts w:ascii="Arial" w:eastAsia="Calibri" w:hAnsi="Arial" w:cs="Arial"/>
          <w:highlight w:val="lightGray"/>
          <w:shd w:val="clear" w:color="auto" w:fill="CCC0D9" w:themeFill="accent4" w:themeFillTint="66"/>
        </w:rPr>
        <w:t xml:space="preserve">Het </w:t>
      </w:r>
      <w:hyperlink r:id="rId16" w:history="1">
        <w:r w:rsidRPr="00F42BFF">
          <w:rPr>
            <w:rStyle w:val="Hyperlink"/>
            <w:rFonts w:ascii="Arial" w:eastAsia="Calibri" w:hAnsi="Arial" w:cs="Arial"/>
            <w:color w:val="auto"/>
            <w:highlight w:val="lightGray"/>
            <w:shd w:val="clear" w:color="auto" w:fill="CCC0D9" w:themeFill="accent4" w:themeFillTint="66"/>
          </w:rPr>
          <w:t>pedagogisch credo</w:t>
        </w:r>
      </w:hyperlink>
      <w:r w:rsidRPr="00F42BFF">
        <w:rPr>
          <w:rFonts w:ascii="Arial" w:eastAsia="Calibri" w:hAnsi="Arial" w:cs="Arial"/>
          <w:highlight w:val="lightGray"/>
          <w:shd w:val="clear" w:color="auto" w:fill="CCC0D9" w:themeFill="accent4" w:themeFillTint="66"/>
        </w:rPr>
        <w:t xml:space="preserve"> en d</w:t>
      </w:r>
      <w:r w:rsidRPr="00F42BFF">
        <w:rPr>
          <w:rFonts w:ascii="Arial" w:eastAsia="Calibri" w:hAnsi="Arial" w:cs="Arial"/>
          <w:highlight w:val="lightGray"/>
        </w:rPr>
        <w:t>e</w:t>
      </w:r>
      <w:r w:rsidRPr="00F42BFF">
        <w:rPr>
          <w:rFonts w:ascii="Arial" w:hAnsi="Arial" w:cs="Arial"/>
          <w:highlight w:val="lightGray"/>
        </w:rPr>
        <w:t xml:space="preserve"> </w:t>
      </w:r>
      <w:hyperlink r:id="rId17" w:history="1">
        <w:r w:rsidRPr="00F42BFF">
          <w:rPr>
            <w:rStyle w:val="Hyperlink"/>
            <w:rFonts w:ascii="Arial" w:hAnsi="Arial" w:cs="Arial"/>
            <w:color w:val="auto"/>
            <w:highlight w:val="lightGray"/>
          </w:rPr>
          <w:t>volledige tekst van de engagementsverklaring</w:t>
        </w:r>
      </w:hyperlink>
      <w:r w:rsidRPr="00F42BFF">
        <w:rPr>
          <w:rFonts w:ascii="Arial" w:hAnsi="Arial" w:cs="Arial"/>
          <w:highlight w:val="lightGray"/>
        </w:rPr>
        <w:t xml:space="preserve"> vind je op de website van Katholiek Onderwijs Vlaanderen</w:t>
      </w:r>
    </w:p>
    <w:p w14:paraId="4E6C5511" w14:textId="77777777" w:rsidR="00B8110E" w:rsidRPr="007A4380" w:rsidRDefault="00B8110E" w:rsidP="009F4C38">
      <w:pPr>
        <w:spacing w:line="320" w:lineRule="exact"/>
        <w:jc w:val="both"/>
        <w:rPr>
          <w:rFonts w:ascii="Arial" w:hAnsi="Arial" w:cs="Arial"/>
        </w:rPr>
      </w:pPr>
    </w:p>
    <w:p w14:paraId="31D87348" w14:textId="63317ED0" w:rsidR="008D4B9C" w:rsidRPr="00B44163" w:rsidRDefault="0047513C" w:rsidP="00B44163">
      <w:pPr>
        <w:rPr>
          <w:rFonts w:ascii="Arial" w:eastAsia="Arial" w:hAnsi="Arial" w:cs="Arial"/>
          <w:b/>
          <w:bCs/>
          <w:sz w:val="22"/>
          <w:szCs w:val="22"/>
        </w:rPr>
      </w:pPr>
      <w:bookmarkStart w:id="2" w:name="engagement"/>
      <w:r w:rsidRPr="009F0DDF">
        <w:rPr>
          <w:rFonts w:ascii="Arial" w:eastAsia="Arial" w:hAnsi="Arial" w:cs="Arial"/>
          <w:b/>
          <w:bCs/>
          <w:sz w:val="22"/>
          <w:szCs w:val="22"/>
        </w:rPr>
        <w:t xml:space="preserve">ENGAGEMENTSVERKLARING </w:t>
      </w:r>
      <w:bookmarkEnd w:id="2"/>
      <w:r w:rsidRPr="009F0DDF">
        <w:rPr>
          <w:rFonts w:ascii="Arial" w:eastAsia="Arial" w:hAnsi="Arial" w:cs="Arial"/>
          <w:b/>
          <w:bCs/>
          <w:sz w:val="22"/>
          <w:szCs w:val="22"/>
        </w:rPr>
        <w:t>TUSSEN SCHOOL EN OUDERS</w:t>
      </w:r>
    </w:p>
    <w:p w14:paraId="6CBD4B9F" w14:textId="195D8776" w:rsidR="005E40D7" w:rsidRPr="009F0DDF" w:rsidRDefault="00B44163" w:rsidP="004C53C4">
      <w:pPr>
        <w:spacing w:line="240" w:lineRule="auto"/>
        <w:jc w:val="both"/>
        <w:rPr>
          <w:rFonts w:ascii="Arial" w:eastAsia="Arial" w:hAnsi="Arial" w:cs="Arial"/>
          <w:lang w:val="nl-NL"/>
        </w:rPr>
      </w:pPr>
      <w:r w:rsidRPr="00B44163">
        <w:rPr>
          <w:rFonts w:ascii="Arial" w:eastAsia="Arial" w:hAnsi="Arial" w:cs="Arial"/>
          <w:lang w:val="nl-NL"/>
        </w:rPr>
        <w:br/>
      </w:r>
      <w:r w:rsidR="005E40D7" w:rsidRPr="009F0DDF">
        <w:rPr>
          <w:rFonts w:ascii="Arial" w:eastAsia="Arial" w:hAnsi="Arial" w:cs="Arial"/>
          <w:lang w:val="nl-NL"/>
        </w:rPr>
        <w:t>Beste ouders</w:t>
      </w:r>
    </w:p>
    <w:p w14:paraId="57CB5C9C" w14:textId="02933A1F" w:rsidR="008D4B9C" w:rsidRPr="009F0DDF" w:rsidRDefault="005E40D7" w:rsidP="004C53C4">
      <w:pPr>
        <w:spacing w:line="320" w:lineRule="exact"/>
        <w:jc w:val="both"/>
        <w:rPr>
          <w:rFonts w:ascii="Arial" w:eastAsia="Arial" w:hAnsi="Arial" w:cs="Arial"/>
          <w:lang w:val="nl-NL"/>
        </w:rPr>
      </w:pPr>
      <w:r w:rsidRPr="009F0DDF">
        <w:rPr>
          <w:rFonts w:ascii="Arial" w:eastAsia="Arial" w:hAnsi="Arial" w:cs="Arial"/>
          <w:lang w:val="nl-NL"/>
        </w:rPr>
        <w:t>I</w:t>
      </w:r>
      <w:r w:rsidR="1EA13078" w:rsidRPr="009F0DDF">
        <w:rPr>
          <w:rFonts w:ascii="Arial" w:eastAsia="Arial" w:hAnsi="Arial" w:cs="Arial"/>
          <w:lang w:val="nl-NL"/>
        </w:rPr>
        <w:t>n deze engagementsverklaring vind je een aantal afspraken die wij bij de inschrijving willen maken. Deze afspraken gelden voor de hele periode dat je zoon/dochter bij ons is ingeschreven.</w:t>
      </w:r>
    </w:p>
    <w:p w14:paraId="2FACA324" w14:textId="77777777" w:rsidR="00FA0B0C" w:rsidRPr="009F0DDF" w:rsidRDefault="1EA13078" w:rsidP="004C53C4">
      <w:pPr>
        <w:spacing w:line="320" w:lineRule="exact"/>
        <w:jc w:val="both"/>
        <w:rPr>
          <w:rFonts w:ascii="Arial" w:eastAsia="Arial" w:hAnsi="Arial" w:cs="Arial"/>
          <w:lang w:val="nl-NL"/>
        </w:rPr>
      </w:pPr>
      <w:r w:rsidRPr="009F0DDF">
        <w:rPr>
          <w:rFonts w:ascii="Arial" w:eastAsia="Arial" w:hAnsi="Arial" w:cs="Arial"/>
          <w:lang w:val="nl-NL"/>
        </w:rPr>
        <w:t>Deze engagementsverklaring kwam tot stand na overleg binnen de scholengemeenschap Sint-Michiel, waartoe onze school behoort en met de schoolraad van onze school.</w:t>
      </w:r>
    </w:p>
    <w:p w14:paraId="0CFB6716" w14:textId="39466B84" w:rsidR="00B8110E" w:rsidRPr="009F0DDF" w:rsidRDefault="1EA13078" w:rsidP="004C53C4">
      <w:pPr>
        <w:spacing w:line="320" w:lineRule="exact"/>
        <w:jc w:val="both"/>
        <w:rPr>
          <w:rFonts w:ascii="Arial" w:eastAsia="Arial" w:hAnsi="Arial" w:cs="Arial"/>
          <w:lang w:val="nl-NL"/>
        </w:rPr>
      </w:pPr>
      <w:r w:rsidRPr="009F0DDF">
        <w:rPr>
          <w:rFonts w:ascii="Arial" w:eastAsia="Arial" w:hAnsi="Arial" w:cs="Arial"/>
          <w:lang w:val="nl-NL"/>
        </w:rPr>
        <w:t>Als katholieke school zullen wij alles in het werk stellen om je zoon/dochter op een zo goed mogelijke manier te begeleiden doorheen zijn school- en studieloopbaan. Het inschrijven van je zoon/dochter in onze school is echter niet vrijblijvend. Wij willen werken in partnerschap en rekenen daarom ook ten volle op jullie medewerking.</w:t>
      </w:r>
      <w:r w:rsidR="0086679A">
        <w:rPr>
          <w:rFonts w:ascii="Arial" w:eastAsia="Arial" w:hAnsi="Arial" w:cs="Arial"/>
          <w:lang w:val="nl-NL"/>
        </w:rPr>
        <w:t xml:space="preserve">  </w:t>
      </w:r>
      <w:r w:rsidR="00D469C2" w:rsidRPr="00F42BFF">
        <w:rPr>
          <w:rFonts w:ascii="Arial" w:eastAsia="Arial" w:hAnsi="Arial" w:cs="Arial"/>
          <w:lang w:val="nl-NL"/>
        </w:rPr>
        <w:t xml:space="preserve">We </w:t>
      </w:r>
      <w:r w:rsidR="0086679A" w:rsidRPr="00F42BFF">
        <w:rPr>
          <w:rFonts w:ascii="Arial" w:hAnsi="Arial" w:cs="Arial"/>
        </w:rPr>
        <w:t>verwachten dan ook dat je respect opbrengt voor de school en voor het gezag van de leraren en directie</w:t>
      </w:r>
      <w:r w:rsidR="00D469C2" w:rsidRPr="00F42BFF">
        <w:rPr>
          <w:rFonts w:ascii="Arial" w:hAnsi="Arial" w:cs="Arial"/>
        </w:rPr>
        <w:t>.</w:t>
      </w:r>
    </w:p>
    <w:p w14:paraId="38B7C606" w14:textId="6FA00F9E" w:rsidR="0047513C" w:rsidRPr="007A4380" w:rsidRDefault="0047513C" w:rsidP="004C53C4">
      <w:pPr>
        <w:pStyle w:val="Default"/>
        <w:spacing w:line="320" w:lineRule="exact"/>
        <w:jc w:val="both"/>
        <w:rPr>
          <w:b/>
          <w:color w:val="auto"/>
          <w:sz w:val="20"/>
          <w:szCs w:val="20"/>
          <w:u w:val="single"/>
        </w:rPr>
      </w:pPr>
      <w:r w:rsidRPr="007A4380">
        <w:rPr>
          <w:b/>
          <w:color w:val="auto"/>
          <w:sz w:val="20"/>
          <w:szCs w:val="20"/>
          <w:u w:val="single"/>
        </w:rPr>
        <w:t>1. Wederzijdse afspraken met betrekking tot het oudercontact</w:t>
      </w:r>
    </w:p>
    <w:p w14:paraId="008A8DA5" w14:textId="1435D1ED" w:rsidR="004D005E" w:rsidRPr="007A4380" w:rsidRDefault="1EA13078" w:rsidP="004C53C4">
      <w:pPr>
        <w:spacing w:line="320" w:lineRule="exact"/>
        <w:jc w:val="both"/>
        <w:rPr>
          <w:rFonts w:ascii="Arial" w:eastAsia="Arial" w:hAnsi="Arial" w:cs="Arial"/>
          <w:lang w:val="nl-NL"/>
        </w:rPr>
      </w:pPr>
      <w:r w:rsidRPr="007A4380">
        <w:rPr>
          <w:rFonts w:ascii="Arial" w:eastAsia="Arial" w:hAnsi="Arial" w:cs="Arial"/>
          <w:lang w:val="nl-NL"/>
        </w:rPr>
        <w:t>Regelmatig worden er oudercontacten georganiseerd. Bij sommige daarvan verwachten we dat je aanwezig bent. Andere oudercontacten zijn vrijblijvend. Die ontmoetingen vinden we zeer waardevol</w:t>
      </w:r>
      <w:r w:rsidR="004E77B9">
        <w:rPr>
          <w:rFonts w:ascii="Arial" w:eastAsia="Arial" w:hAnsi="Arial" w:cs="Arial"/>
          <w:lang w:val="nl-NL"/>
        </w:rPr>
        <w:t>. H</w:t>
      </w:r>
      <w:r w:rsidRPr="007A4380">
        <w:rPr>
          <w:rFonts w:ascii="Arial" w:eastAsia="Arial" w:hAnsi="Arial" w:cs="Arial"/>
          <w:lang w:val="nl-NL"/>
        </w:rPr>
        <w:t xml:space="preserve">et is in het belang van je kind dat ouders en </w:t>
      </w:r>
      <w:r w:rsidR="004E77B9">
        <w:rPr>
          <w:rFonts w:ascii="Arial" w:eastAsia="Arial" w:hAnsi="Arial" w:cs="Arial"/>
          <w:lang w:val="nl-NL"/>
        </w:rPr>
        <w:t>school</w:t>
      </w:r>
      <w:r w:rsidRPr="007A4380">
        <w:rPr>
          <w:rFonts w:ascii="Arial" w:eastAsia="Arial" w:hAnsi="Arial" w:cs="Arial"/>
          <w:lang w:val="nl-NL"/>
        </w:rPr>
        <w:t xml:space="preserve"> met elkaar spreken over studiehouding, resultaten, gedrag en toekomstmogelijkheden. We nodigen je telkens uit met een brief en </w:t>
      </w:r>
      <w:r w:rsidR="00880151" w:rsidRPr="007A4380">
        <w:rPr>
          <w:rFonts w:ascii="Arial" w:eastAsia="Arial" w:hAnsi="Arial" w:cs="Arial"/>
          <w:lang w:val="nl-NL"/>
        </w:rPr>
        <w:t>inschrijven gebeurt digitaal via Smartschoo</w:t>
      </w:r>
      <w:r w:rsidR="00964938">
        <w:rPr>
          <w:rFonts w:ascii="Arial" w:eastAsia="Arial" w:hAnsi="Arial" w:cs="Arial"/>
          <w:lang w:val="nl-NL"/>
        </w:rPr>
        <w:t>l.</w:t>
      </w:r>
    </w:p>
    <w:p w14:paraId="5E68B3D4" w14:textId="77777777" w:rsidR="004D005E" w:rsidRPr="007A4380" w:rsidRDefault="1EA13078" w:rsidP="004C53C4">
      <w:pPr>
        <w:spacing w:line="320" w:lineRule="exact"/>
        <w:jc w:val="both"/>
        <w:rPr>
          <w:rFonts w:ascii="Arial" w:eastAsia="Arial" w:hAnsi="Arial" w:cs="Arial"/>
          <w:lang w:val="nl-NL"/>
        </w:rPr>
      </w:pPr>
      <w:r w:rsidRPr="007A4380">
        <w:rPr>
          <w:rFonts w:ascii="Arial" w:eastAsia="Arial" w:hAnsi="Arial" w:cs="Arial"/>
          <w:lang w:val="nl-NL"/>
        </w:rPr>
        <w:t>We verwachten dat je, wanneer je voor individuele oudercontacten wordt uitgenodigd door de school, op die uitnodiging ingaat en, indien dit niet mogelijk is, de school op voorhand verwittigt om een ander overlegmoment af te spreken.</w:t>
      </w:r>
    </w:p>
    <w:p w14:paraId="71C7B164" w14:textId="451E2C7F" w:rsidR="004D005E" w:rsidRPr="007A4380" w:rsidRDefault="00BD2464" w:rsidP="004C53C4">
      <w:pPr>
        <w:spacing w:line="320" w:lineRule="exact"/>
        <w:jc w:val="both"/>
        <w:rPr>
          <w:rFonts w:ascii="Arial" w:eastAsia="Arial" w:hAnsi="Arial" w:cs="Arial"/>
          <w:lang w:val="nl-NL"/>
        </w:rPr>
      </w:pPr>
      <w:r>
        <w:rPr>
          <w:rFonts w:ascii="Arial" w:eastAsia="Arial" w:hAnsi="Arial" w:cs="Arial"/>
          <w:lang w:val="nl-NL"/>
        </w:rPr>
        <w:t>Je kan</w:t>
      </w:r>
      <w:r w:rsidR="1EA13078" w:rsidRPr="007A4380">
        <w:rPr>
          <w:rFonts w:ascii="Arial" w:eastAsia="Arial" w:hAnsi="Arial" w:cs="Arial"/>
          <w:lang w:val="nl-NL"/>
        </w:rPr>
        <w:t xml:space="preserve"> ook altijd een afspraak maken voor een individueel gesprek met de directie, de klastitularis, een vakleraar of iemand van het ondersteunend personeel. Dit kan telefonisch, per mail of via Smartschool.</w:t>
      </w:r>
    </w:p>
    <w:p w14:paraId="6E80F445" w14:textId="7082D329" w:rsidR="00CE70A9" w:rsidRPr="007A4380" w:rsidRDefault="1EA13078" w:rsidP="004C53C4">
      <w:pPr>
        <w:pStyle w:val="Default"/>
        <w:spacing w:line="320" w:lineRule="exact"/>
        <w:jc w:val="both"/>
        <w:rPr>
          <w:color w:val="auto"/>
          <w:sz w:val="20"/>
          <w:szCs w:val="20"/>
        </w:rPr>
      </w:pPr>
      <w:r w:rsidRPr="007A4380">
        <w:rPr>
          <w:color w:val="auto"/>
          <w:sz w:val="20"/>
          <w:szCs w:val="20"/>
        </w:rPr>
        <w:t xml:space="preserve">Voor de wijze waarop we de oudercontacten organiseren en de doelstelling, verwijzen we </w:t>
      </w:r>
      <w:r w:rsidR="006908C9" w:rsidRPr="00F963D2">
        <w:rPr>
          <w:color w:val="auto"/>
          <w:sz w:val="20"/>
          <w:szCs w:val="20"/>
        </w:rPr>
        <w:t xml:space="preserve">naar </w:t>
      </w:r>
      <w:r w:rsidR="006908C9" w:rsidRPr="00F963D2">
        <w:rPr>
          <w:b/>
          <w:bCs/>
          <w:color w:val="auto"/>
          <w:sz w:val="20"/>
          <w:szCs w:val="20"/>
          <w:u w:val="single"/>
        </w:rPr>
        <w:fldChar w:fldCharType="begin"/>
      </w:r>
      <w:r w:rsidR="006908C9" w:rsidRPr="00F963D2">
        <w:rPr>
          <w:b/>
          <w:bCs/>
          <w:color w:val="auto"/>
          <w:sz w:val="20"/>
          <w:szCs w:val="20"/>
          <w:u w:val="single"/>
        </w:rPr>
        <w:instrText xml:space="preserve"> REF _Ref174637564 \r \h  \* MERGEFORMAT </w:instrText>
      </w:r>
      <w:r w:rsidR="006908C9" w:rsidRPr="00F963D2">
        <w:rPr>
          <w:b/>
          <w:bCs/>
          <w:color w:val="auto"/>
          <w:sz w:val="20"/>
          <w:szCs w:val="20"/>
          <w:u w:val="single"/>
        </w:rPr>
      </w:r>
      <w:r w:rsidR="006908C9" w:rsidRPr="00F963D2">
        <w:rPr>
          <w:b/>
          <w:bCs/>
          <w:color w:val="auto"/>
          <w:sz w:val="20"/>
          <w:szCs w:val="20"/>
          <w:u w:val="single"/>
        </w:rPr>
        <w:fldChar w:fldCharType="separate"/>
      </w:r>
      <w:r w:rsidR="006908C9" w:rsidRPr="00F963D2">
        <w:rPr>
          <w:b/>
          <w:bCs/>
          <w:color w:val="auto"/>
          <w:sz w:val="20"/>
          <w:szCs w:val="20"/>
          <w:u w:val="single"/>
        </w:rPr>
        <w:t>3.7.3.5</w:t>
      </w:r>
      <w:r w:rsidR="006908C9" w:rsidRPr="00F963D2">
        <w:rPr>
          <w:b/>
          <w:bCs/>
          <w:color w:val="auto"/>
          <w:sz w:val="20"/>
          <w:szCs w:val="20"/>
          <w:u w:val="single"/>
        </w:rPr>
        <w:fldChar w:fldCharType="end"/>
      </w:r>
      <w:r w:rsidR="00B42CFB" w:rsidRPr="00F963D2">
        <w:rPr>
          <w:color w:val="auto"/>
          <w:sz w:val="20"/>
          <w:szCs w:val="20"/>
        </w:rPr>
        <w:t>.</w:t>
      </w:r>
      <w:r w:rsidRPr="00F963D2">
        <w:rPr>
          <w:color w:val="auto"/>
          <w:sz w:val="20"/>
          <w:szCs w:val="20"/>
        </w:rPr>
        <w:t xml:space="preserve"> Daar </w:t>
      </w:r>
      <w:r w:rsidRPr="007A4380">
        <w:rPr>
          <w:color w:val="auto"/>
          <w:sz w:val="20"/>
          <w:szCs w:val="20"/>
        </w:rPr>
        <w:t>kan je ook nalezen hoe we met ouders communiceren. Je bent steeds welkom!</w:t>
      </w:r>
    </w:p>
    <w:p w14:paraId="28C419F6" w14:textId="5500CF7E" w:rsidR="0047513C" w:rsidRPr="007A4380" w:rsidRDefault="0047513C" w:rsidP="00AE0183">
      <w:pPr>
        <w:pStyle w:val="Default"/>
        <w:spacing w:line="320" w:lineRule="exact"/>
        <w:rPr>
          <w:b/>
          <w:color w:val="auto"/>
          <w:sz w:val="20"/>
          <w:szCs w:val="20"/>
          <w:u w:val="single"/>
        </w:rPr>
      </w:pPr>
      <w:r w:rsidRPr="007A4380">
        <w:rPr>
          <w:b/>
          <w:color w:val="auto"/>
          <w:sz w:val="20"/>
          <w:szCs w:val="20"/>
          <w:u w:val="single"/>
        </w:rPr>
        <w:t>2. Wederzijdse afspraken over de regelmatige aanwezigheid en het spijbelbeleid.</w:t>
      </w:r>
    </w:p>
    <w:p w14:paraId="21064649" w14:textId="00D1CAF9" w:rsidR="00FE37CE" w:rsidRPr="007A4380" w:rsidRDefault="1EA13078" w:rsidP="0076414D">
      <w:pPr>
        <w:pStyle w:val="Default"/>
        <w:spacing w:line="320" w:lineRule="exact"/>
        <w:jc w:val="both"/>
        <w:rPr>
          <w:color w:val="auto"/>
          <w:sz w:val="20"/>
          <w:szCs w:val="20"/>
        </w:rPr>
      </w:pPr>
      <w:r w:rsidRPr="007A4380">
        <w:rPr>
          <w:color w:val="auto"/>
          <w:sz w:val="20"/>
          <w:szCs w:val="20"/>
        </w:rPr>
        <w:t>Door de inschrijving van je kind in onze school verwachten we dat h</w:t>
      </w:r>
      <w:r w:rsidR="00B11387">
        <w:rPr>
          <w:color w:val="auto"/>
          <w:sz w:val="20"/>
          <w:szCs w:val="20"/>
        </w:rPr>
        <w:t xml:space="preserve">et </w:t>
      </w:r>
      <w:r w:rsidRPr="007A4380">
        <w:rPr>
          <w:color w:val="auto"/>
          <w:sz w:val="20"/>
          <w:szCs w:val="20"/>
        </w:rPr>
        <w:t>vanaf de eerste schooldag tot en met 30 juni deelneemt aan alle lessen en activiteiten van het leerjaar dat h</w:t>
      </w:r>
      <w:r w:rsidR="005072FA">
        <w:rPr>
          <w:color w:val="auto"/>
          <w:sz w:val="20"/>
          <w:szCs w:val="20"/>
        </w:rPr>
        <w:t>et</w:t>
      </w:r>
      <w:r w:rsidRPr="007A4380">
        <w:rPr>
          <w:color w:val="auto"/>
          <w:sz w:val="20"/>
          <w:szCs w:val="20"/>
        </w:rPr>
        <w:t xml:space="preserve"> volgt. </w:t>
      </w:r>
    </w:p>
    <w:p w14:paraId="4B403DCF" w14:textId="598FB83D" w:rsidR="00290796" w:rsidRPr="007A4380" w:rsidRDefault="1EA13078" w:rsidP="0076414D">
      <w:pPr>
        <w:pStyle w:val="Default"/>
        <w:spacing w:line="320" w:lineRule="exact"/>
        <w:jc w:val="both"/>
        <w:rPr>
          <w:color w:val="auto"/>
          <w:sz w:val="20"/>
          <w:szCs w:val="20"/>
        </w:rPr>
      </w:pPr>
      <w:r w:rsidRPr="007A4380">
        <w:rPr>
          <w:color w:val="auto"/>
          <w:sz w:val="20"/>
          <w:szCs w:val="20"/>
        </w:rPr>
        <w:t xml:space="preserve">Bezinningsdagen, studie-uitstappen, schoolreizen, projectdagen of andere les- of </w:t>
      </w:r>
      <w:proofErr w:type="spellStart"/>
      <w:r w:rsidRPr="007A4380">
        <w:rPr>
          <w:color w:val="auto"/>
          <w:sz w:val="20"/>
          <w:szCs w:val="20"/>
        </w:rPr>
        <w:t>klasoverstijgende</w:t>
      </w:r>
      <w:proofErr w:type="spellEnd"/>
      <w:r w:rsidRPr="007A4380">
        <w:rPr>
          <w:color w:val="auto"/>
          <w:sz w:val="20"/>
          <w:szCs w:val="20"/>
        </w:rPr>
        <w:t xml:space="preserve"> activiteiten worden als normale schooldagen beschouwd, ook als ze meerdere dagen in beslag nemen. Ze geven je kind een kans om zich te verrijken en zich verder te ontwikkelen. Dat betekent dan ook dat je kind hieraan moet deelnemen. </w:t>
      </w:r>
    </w:p>
    <w:p w14:paraId="7A900530" w14:textId="77777777" w:rsidR="00290796" w:rsidRPr="007A4380" w:rsidRDefault="1EA13078" w:rsidP="0076414D">
      <w:pPr>
        <w:pStyle w:val="Default"/>
        <w:spacing w:line="320" w:lineRule="exact"/>
        <w:jc w:val="both"/>
        <w:rPr>
          <w:color w:val="auto"/>
          <w:sz w:val="20"/>
          <w:szCs w:val="20"/>
        </w:rPr>
      </w:pPr>
      <w:r w:rsidRPr="007A4380">
        <w:rPr>
          <w:color w:val="auto"/>
          <w:sz w:val="20"/>
          <w:szCs w:val="20"/>
        </w:rPr>
        <w:t>Vakantieperiodes kunnen door de ouders niet vervroegd of verlengd worden (bv. wegens reis).</w:t>
      </w:r>
    </w:p>
    <w:p w14:paraId="0223FE39" w14:textId="77777777" w:rsidR="00F42D96" w:rsidRPr="007A4380" w:rsidRDefault="1EA13078" w:rsidP="0076414D">
      <w:pPr>
        <w:pStyle w:val="Default"/>
        <w:spacing w:line="320" w:lineRule="exact"/>
        <w:jc w:val="both"/>
        <w:rPr>
          <w:color w:val="auto"/>
          <w:sz w:val="20"/>
          <w:szCs w:val="20"/>
        </w:rPr>
      </w:pPr>
      <w:r w:rsidRPr="007A4380">
        <w:rPr>
          <w:color w:val="auto"/>
          <w:sz w:val="20"/>
          <w:szCs w:val="20"/>
        </w:rPr>
        <w:lastRenderedPageBreak/>
        <w:t xml:space="preserve">We verwachten ook dat je kind elke schooldag tijdig aanwezig is op school. Te laat komen kan gesanctioneerd worden met een orde- of tuchtmaatregel. </w:t>
      </w:r>
    </w:p>
    <w:p w14:paraId="39DC86E2" w14:textId="48CE9DCD" w:rsidR="00382CBC" w:rsidRPr="00565677" w:rsidRDefault="1EA13078" w:rsidP="0076414D">
      <w:pPr>
        <w:pStyle w:val="Default"/>
        <w:spacing w:line="320" w:lineRule="exact"/>
        <w:jc w:val="both"/>
        <w:rPr>
          <w:color w:val="auto"/>
          <w:sz w:val="20"/>
          <w:szCs w:val="20"/>
        </w:rPr>
      </w:pPr>
      <w:r w:rsidRPr="007A4380">
        <w:rPr>
          <w:color w:val="auto"/>
          <w:sz w:val="20"/>
          <w:szCs w:val="20"/>
        </w:rPr>
        <w:t xml:space="preserve">Het kan altijd gebeuren dat je kind om een bepaalde reden niet kan deelnemen aan alle lessen of </w:t>
      </w:r>
      <w:proofErr w:type="spellStart"/>
      <w:r w:rsidRPr="007A4380">
        <w:rPr>
          <w:color w:val="auto"/>
          <w:sz w:val="20"/>
          <w:szCs w:val="20"/>
        </w:rPr>
        <w:t>lesvervangende</w:t>
      </w:r>
      <w:proofErr w:type="spellEnd"/>
      <w:r w:rsidRPr="007A4380">
        <w:rPr>
          <w:color w:val="auto"/>
          <w:sz w:val="20"/>
          <w:szCs w:val="20"/>
        </w:rPr>
        <w:t xml:space="preserve"> activiteiten of dat h</w:t>
      </w:r>
      <w:r w:rsidR="002A57CB">
        <w:rPr>
          <w:color w:val="auto"/>
          <w:sz w:val="20"/>
          <w:szCs w:val="20"/>
        </w:rPr>
        <w:t xml:space="preserve">et </w:t>
      </w:r>
      <w:r w:rsidRPr="007A4380">
        <w:rPr>
          <w:color w:val="auto"/>
          <w:sz w:val="20"/>
          <w:szCs w:val="20"/>
        </w:rPr>
        <w:t xml:space="preserve">te laat komt. De concrete afspraken hierover </w:t>
      </w:r>
      <w:r w:rsidRPr="00565677">
        <w:rPr>
          <w:color w:val="auto"/>
          <w:sz w:val="20"/>
          <w:szCs w:val="20"/>
        </w:rPr>
        <w:t xml:space="preserve">vind je terug onder </w:t>
      </w:r>
      <w:r w:rsidR="006908C9" w:rsidRPr="00565677">
        <w:rPr>
          <w:color w:val="auto"/>
          <w:sz w:val="20"/>
          <w:szCs w:val="20"/>
          <w:u w:val="single"/>
        </w:rPr>
        <w:fldChar w:fldCharType="begin"/>
      </w:r>
      <w:r w:rsidR="006908C9" w:rsidRPr="00565677">
        <w:rPr>
          <w:color w:val="auto"/>
          <w:sz w:val="20"/>
          <w:szCs w:val="20"/>
          <w:u w:val="single"/>
        </w:rPr>
        <w:instrText xml:space="preserve"> REF _Ref174637679 \r \h </w:instrText>
      </w:r>
      <w:r w:rsidR="0076414D">
        <w:rPr>
          <w:color w:val="auto"/>
          <w:sz w:val="20"/>
          <w:szCs w:val="20"/>
          <w:u w:val="single"/>
        </w:rPr>
        <w:instrText xml:space="preserve"> \* MERGEFORMAT </w:instrText>
      </w:r>
      <w:r w:rsidR="006908C9" w:rsidRPr="00565677">
        <w:rPr>
          <w:color w:val="auto"/>
          <w:sz w:val="20"/>
          <w:szCs w:val="20"/>
          <w:u w:val="single"/>
        </w:rPr>
      </w:r>
      <w:r w:rsidR="006908C9" w:rsidRPr="00565677">
        <w:rPr>
          <w:color w:val="auto"/>
          <w:sz w:val="20"/>
          <w:szCs w:val="20"/>
          <w:u w:val="single"/>
        </w:rPr>
        <w:fldChar w:fldCharType="separate"/>
      </w:r>
      <w:r w:rsidR="006908C9" w:rsidRPr="00565677">
        <w:rPr>
          <w:color w:val="auto"/>
          <w:sz w:val="20"/>
          <w:szCs w:val="20"/>
          <w:u w:val="single"/>
        </w:rPr>
        <w:t>2.3</w:t>
      </w:r>
      <w:r w:rsidR="006908C9" w:rsidRPr="00565677">
        <w:rPr>
          <w:color w:val="auto"/>
          <w:sz w:val="20"/>
          <w:szCs w:val="20"/>
          <w:u w:val="single"/>
        </w:rPr>
        <w:fldChar w:fldCharType="end"/>
      </w:r>
      <w:r w:rsidRPr="00565677">
        <w:rPr>
          <w:color w:val="auto"/>
          <w:sz w:val="20"/>
          <w:szCs w:val="20"/>
        </w:rPr>
        <w:t xml:space="preserve">,  en onder </w:t>
      </w:r>
      <w:r w:rsidR="006908C9" w:rsidRPr="00565677">
        <w:rPr>
          <w:color w:val="auto"/>
          <w:sz w:val="20"/>
          <w:szCs w:val="20"/>
          <w:u w:val="single"/>
        </w:rPr>
        <w:fldChar w:fldCharType="begin"/>
      </w:r>
      <w:r w:rsidR="006908C9" w:rsidRPr="00565677">
        <w:rPr>
          <w:color w:val="auto"/>
          <w:sz w:val="20"/>
          <w:szCs w:val="20"/>
          <w:u w:val="single"/>
        </w:rPr>
        <w:instrText xml:space="preserve"> REF _Ref174637743 \r \h  \* MERGEFORMAT </w:instrText>
      </w:r>
      <w:r w:rsidR="006908C9" w:rsidRPr="00565677">
        <w:rPr>
          <w:color w:val="auto"/>
          <w:sz w:val="20"/>
          <w:szCs w:val="20"/>
          <w:u w:val="single"/>
        </w:rPr>
      </w:r>
      <w:r w:rsidR="006908C9" w:rsidRPr="00565677">
        <w:rPr>
          <w:color w:val="auto"/>
          <w:sz w:val="20"/>
          <w:szCs w:val="20"/>
          <w:u w:val="single"/>
        </w:rPr>
        <w:fldChar w:fldCharType="separate"/>
      </w:r>
      <w:r w:rsidR="006908C9" w:rsidRPr="00565677">
        <w:rPr>
          <w:color w:val="auto"/>
          <w:sz w:val="20"/>
          <w:szCs w:val="20"/>
          <w:u w:val="single"/>
        </w:rPr>
        <w:t>3.2</w:t>
      </w:r>
      <w:r w:rsidR="006908C9" w:rsidRPr="00565677">
        <w:rPr>
          <w:color w:val="auto"/>
          <w:sz w:val="20"/>
          <w:szCs w:val="20"/>
          <w:u w:val="single"/>
        </w:rPr>
        <w:fldChar w:fldCharType="end"/>
      </w:r>
      <w:r w:rsidRPr="00565677">
        <w:rPr>
          <w:color w:val="auto"/>
          <w:sz w:val="20"/>
          <w:szCs w:val="20"/>
        </w:rPr>
        <w:t>.</w:t>
      </w:r>
    </w:p>
    <w:p w14:paraId="5C2F4C17" w14:textId="5A55528E" w:rsidR="00B03A46" w:rsidRDefault="1EA13078" w:rsidP="0076414D">
      <w:pPr>
        <w:pStyle w:val="Default"/>
        <w:spacing w:line="320" w:lineRule="exact"/>
        <w:jc w:val="both"/>
        <w:rPr>
          <w:color w:val="auto"/>
          <w:sz w:val="20"/>
          <w:szCs w:val="20"/>
        </w:rPr>
      </w:pPr>
      <w:r w:rsidRPr="007A4380">
        <w:rPr>
          <w:color w:val="auto"/>
          <w:sz w:val="20"/>
          <w:szCs w:val="20"/>
        </w:rPr>
        <w:t xml:space="preserve">Om het recht op een </w:t>
      </w:r>
      <w:r w:rsidR="00DA30E6" w:rsidRPr="007A4380">
        <w:rPr>
          <w:color w:val="auto"/>
          <w:sz w:val="20"/>
          <w:szCs w:val="20"/>
        </w:rPr>
        <w:t xml:space="preserve">schooltoeslag (die een onderdeel is van het </w:t>
      </w:r>
      <w:r w:rsidR="00ED49BC" w:rsidRPr="007A4380">
        <w:rPr>
          <w:color w:val="auto"/>
          <w:sz w:val="20"/>
          <w:szCs w:val="20"/>
        </w:rPr>
        <w:t>G</w:t>
      </w:r>
      <w:r w:rsidR="00DA30E6" w:rsidRPr="007A4380">
        <w:rPr>
          <w:color w:val="auto"/>
          <w:sz w:val="20"/>
          <w:szCs w:val="20"/>
        </w:rPr>
        <w:t xml:space="preserve">roeipakket)  </w:t>
      </w:r>
      <w:r w:rsidRPr="007A4380">
        <w:rPr>
          <w:color w:val="auto"/>
          <w:sz w:val="20"/>
          <w:szCs w:val="20"/>
        </w:rPr>
        <w:t>niet te verliezen mag een leerling niet meer dan 29 halve schooldagen</w:t>
      </w:r>
      <w:r w:rsidR="0045576D">
        <w:rPr>
          <w:color w:val="auto"/>
          <w:sz w:val="20"/>
          <w:szCs w:val="20"/>
        </w:rPr>
        <w:t xml:space="preserve"> </w:t>
      </w:r>
      <w:r w:rsidR="0045576D" w:rsidRPr="0076414D">
        <w:rPr>
          <w:color w:val="auto"/>
          <w:sz w:val="20"/>
          <w:szCs w:val="20"/>
        </w:rPr>
        <w:t>per schooljaar</w:t>
      </w:r>
      <w:r w:rsidRPr="0076414D">
        <w:rPr>
          <w:color w:val="auto"/>
          <w:sz w:val="20"/>
          <w:szCs w:val="20"/>
        </w:rPr>
        <w:t xml:space="preserve"> </w:t>
      </w:r>
      <w:r w:rsidRPr="007A4380">
        <w:rPr>
          <w:color w:val="auto"/>
          <w:sz w:val="20"/>
          <w:szCs w:val="20"/>
        </w:rPr>
        <w:t>ongewettigd afwezig zijn geweest. Als de schooltoe</w:t>
      </w:r>
      <w:r w:rsidR="00DA30E6" w:rsidRPr="007A4380">
        <w:rPr>
          <w:color w:val="auto"/>
          <w:sz w:val="20"/>
          <w:szCs w:val="20"/>
        </w:rPr>
        <w:t xml:space="preserve">slag </w:t>
      </w:r>
      <w:r w:rsidRPr="007A4380">
        <w:rPr>
          <w:color w:val="auto"/>
          <w:sz w:val="20"/>
          <w:szCs w:val="20"/>
        </w:rPr>
        <w:t>dan al was uitgereikt, moet ze worden terugbetaald.</w:t>
      </w:r>
    </w:p>
    <w:p w14:paraId="4C06DFAC" w14:textId="73BBEB0C" w:rsidR="00D932AF" w:rsidRPr="0076414D" w:rsidRDefault="00D932AF" w:rsidP="1EA13078">
      <w:pPr>
        <w:pStyle w:val="Default"/>
        <w:spacing w:line="320" w:lineRule="exact"/>
        <w:rPr>
          <w:color w:val="auto"/>
          <w:sz w:val="20"/>
          <w:szCs w:val="20"/>
        </w:rPr>
      </w:pPr>
      <w:r w:rsidRPr="0076414D">
        <w:rPr>
          <w:color w:val="auto"/>
          <w:sz w:val="20"/>
          <w:szCs w:val="20"/>
          <w:highlight w:val="lightGray"/>
          <w:lang w:val="nl-NL"/>
        </w:rPr>
        <w:t>Een afwezigheid van een leerling wordt beschouwd als een problematische afwezigheid als die leerling minimaal één lesuur van de halve lesdag ongewettigd afwezig is.</w:t>
      </w:r>
    </w:p>
    <w:p w14:paraId="5FAB481D" w14:textId="23253621" w:rsidR="00D041C6" w:rsidRPr="007A4380" w:rsidRDefault="1EA13078" w:rsidP="00AE0183">
      <w:pPr>
        <w:pStyle w:val="Default"/>
        <w:spacing w:line="320" w:lineRule="exact"/>
        <w:rPr>
          <w:color w:val="auto"/>
          <w:sz w:val="20"/>
          <w:szCs w:val="20"/>
        </w:rPr>
      </w:pPr>
      <w:r w:rsidRPr="007A4380">
        <w:rPr>
          <w:color w:val="auto"/>
          <w:sz w:val="20"/>
          <w:szCs w:val="20"/>
        </w:rPr>
        <w:t>Wij verwachten dat je je engageert om er mee op toe te zien dat je kind dagelijks op school is,</w:t>
      </w:r>
      <w:r w:rsidR="00D0441B">
        <w:rPr>
          <w:color w:val="auto"/>
          <w:sz w:val="20"/>
          <w:szCs w:val="20"/>
        </w:rPr>
        <w:t xml:space="preserve"> daarbij ook telkens op tijd</w:t>
      </w:r>
      <w:r w:rsidR="004E0862">
        <w:rPr>
          <w:color w:val="auto"/>
          <w:sz w:val="20"/>
          <w:szCs w:val="20"/>
        </w:rPr>
        <w:t xml:space="preserve"> aanwezig is en</w:t>
      </w:r>
      <w:r w:rsidRPr="007A4380">
        <w:rPr>
          <w:color w:val="auto"/>
          <w:sz w:val="20"/>
          <w:szCs w:val="20"/>
        </w:rPr>
        <w:t xml:space="preserve"> deelneemt aan de door de school georganiseerde activiteiten</w:t>
      </w:r>
      <w:r w:rsidR="004E0862">
        <w:rPr>
          <w:color w:val="auto"/>
          <w:sz w:val="20"/>
          <w:szCs w:val="20"/>
        </w:rPr>
        <w:t>.</w:t>
      </w:r>
    </w:p>
    <w:p w14:paraId="496C6F66" w14:textId="15782453" w:rsidR="00290796" w:rsidRPr="007A4380" w:rsidRDefault="1EA13078" w:rsidP="1EA13078">
      <w:pPr>
        <w:pStyle w:val="Default"/>
        <w:spacing w:line="320" w:lineRule="exact"/>
        <w:rPr>
          <w:color w:val="auto"/>
          <w:sz w:val="20"/>
          <w:szCs w:val="20"/>
        </w:rPr>
      </w:pPr>
      <w:r w:rsidRPr="007A4380">
        <w:rPr>
          <w:color w:val="auto"/>
          <w:sz w:val="20"/>
          <w:szCs w:val="20"/>
        </w:rPr>
        <w:t>Jongeren ervaren leren en schoollopen som</w:t>
      </w:r>
      <w:r w:rsidR="009713C1" w:rsidRPr="007A4380">
        <w:rPr>
          <w:color w:val="auto"/>
          <w:sz w:val="20"/>
          <w:szCs w:val="20"/>
        </w:rPr>
        <w:t>s om diverse redenen als lastig</w:t>
      </w:r>
      <w:r w:rsidRPr="007A4380">
        <w:rPr>
          <w:color w:val="auto"/>
          <w:sz w:val="20"/>
          <w:szCs w:val="20"/>
        </w:rPr>
        <w:t>. Zomaar wegblijven uit de school kan echter niet. Bij moeilijkheden wil de school, samen met het CLB, helpen ze op te lossen. De school verwacht bovendien je actieve medewerking bij eventuele begeleidingsmaatregelen op dit vlak.</w:t>
      </w:r>
    </w:p>
    <w:p w14:paraId="5FFA6CAD" w14:textId="1A130143" w:rsidR="00554B07" w:rsidRPr="007A4380" w:rsidRDefault="1EA13078" w:rsidP="1EA13078">
      <w:pPr>
        <w:pStyle w:val="Default"/>
        <w:spacing w:line="320" w:lineRule="exact"/>
        <w:rPr>
          <w:color w:val="auto"/>
          <w:sz w:val="20"/>
          <w:szCs w:val="20"/>
        </w:rPr>
      </w:pPr>
      <w:r w:rsidRPr="007A4380">
        <w:rPr>
          <w:color w:val="auto"/>
          <w:sz w:val="20"/>
          <w:szCs w:val="20"/>
        </w:rPr>
        <w:t xml:space="preserve">Van zodra we de spijbelproblematiek beschouwen als zorgwekkend, spelen we het dossier door naar het </w:t>
      </w:r>
      <w:r w:rsidR="00086385" w:rsidRPr="007A4380">
        <w:rPr>
          <w:color w:val="auto"/>
          <w:sz w:val="20"/>
          <w:szCs w:val="20"/>
        </w:rPr>
        <w:t>M</w:t>
      </w:r>
      <w:r w:rsidRPr="007A4380">
        <w:rPr>
          <w:color w:val="auto"/>
          <w:sz w:val="20"/>
          <w:szCs w:val="20"/>
        </w:rPr>
        <w:t xml:space="preserve">inisterie van </w:t>
      </w:r>
      <w:r w:rsidR="00086385" w:rsidRPr="007A4380">
        <w:rPr>
          <w:color w:val="auto"/>
          <w:sz w:val="20"/>
          <w:szCs w:val="20"/>
        </w:rPr>
        <w:t>O</w:t>
      </w:r>
      <w:r w:rsidRPr="007A4380">
        <w:rPr>
          <w:color w:val="auto"/>
          <w:sz w:val="20"/>
          <w:szCs w:val="20"/>
        </w:rPr>
        <w:t xml:space="preserve">nderwijs. </w:t>
      </w:r>
    </w:p>
    <w:p w14:paraId="252813C6" w14:textId="6674BD6B" w:rsidR="00382CBC" w:rsidRPr="00565677" w:rsidRDefault="1EA13078" w:rsidP="1EA13078">
      <w:pPr>
        <w:pStyle w:val="Default"/>
        <w:spacing w:line="320" w:lineRule="exact"/>
        <w:rPr>
          <w:color w:val="auto"/>
          <w:sz w:val="20"/>
          <w:szCs w:val="20"/>
        </w:rPr>
      </w:pPr>
      <w:r w:rsidRPr="007A4380">
        <w:rPr>
          <w:color w:val="auto"/>
          <w:sz w:val="20"/>
          <w:szCs w:val="20"/>
        </w:rPr>
        <w:t xml:space="preserve">Meer informatie over het spijbelbeleid van de </w:t>
      </w:r>
      <w:r w:rsidRPr="006908C9">
        <w:rPr>
          <w:color w:val="auto"/>
          <w:sz w:val="20"/>
          <w:szCs w:val="20"/>
        </w:rPr>
        <w:t xml:space="preserve">school </w:t>
      </w:r>
      <w:r w:rsidR="006B6705" w:rsidRPr="006908C9">
        <w:rPr>
          <w:color w:val="auto"/>
          <w:sz w:val="20"/>
          <w:szCs w:val="20"/>
        </w:rPr>
        <w:t xml:space="preserve">(aanwezigheid) </w:t>
      </w:r>
      <w:r w:rsidRPr="006908C9">
        <w:rPr>
          <w:color w:val="auto"/>
          <w:sz w:val="20"/>
          <w:szCs w:val="20"/>
        </w:rPr>
        <w:t xml:space="preserve">vind je </w:t>
      </w:r>
      <w:r w:rsidRPr="00565677">
        <w:rPr>
          <w:color w:val="auto"/>
          <w:sz w:val="20"/>
          <w:szCs w:val="20"/>
        </w:rPr>
        <w:t xml:space="preserve">terug onder </w:t>
      </w:r>
      <w:r w:rsidR="00FC1A76" w:rsidRPr="00565677">
        <w:rPr>
          <w:color w:val="auto"/>
          <w:sz w:val="20"/>
          <w:szCs w:val="20"/>
          <w:u w:val="single"/>
        </w:rPr>
        <w:fldChar w:fldCharType="begin"/>
      </w:r>
      <w:r w:rsidR="00FC1A76" w:rsidRPr="00565677">
        <w:rPr>
          <w:color w:val="auto"/>
          <w:sz w:val="20"/>
          <w:szCs w:val="20"/>
          <w:u w:val="single"/>
        </w:rPr>
        <w:instrText xml:space="preserve"> REF _Ref174638058 \r \h </w:instrText>
      </w:r>
      <w:r w:rsidR="00FC1A76" w:rsidRPr="00565677">
        <w:rPr>
          <w:color w:val="auto"/>
          <w:sz w:val="20"/>
          <w:szCs w:val="20"/>
          <w:u w:val="single"/>
        </w:rPr>
      </w:r>
      <w:r w:rsidR="00FC1A76" w:rsidRPr="00565677">
        <w:rPr>
          <w:color w:val="auto"/>
          <w:sz w:val="20"/>
          <w:szCs w:val="20"/>
          <w:u w:val="single"/>
        </w:rPr>
        <w:fldChar w:fldCharType="separate"/>
      </w:r>
      <w:r w:rsidR="00FC1A76" w:rsidRPr="00565677">
        <w:rPr>
          <w:color w:val="auto"/>
          <w:sz w:val="20"/>
          <w:szCs w:val="20"/>
          <w:u w:val="single"/>
        </w:rPr>
        <w:t>3.1</w:t>
      </w:r>
      <w:r w:rsidR="00FC1A76" w:rsidRPr="00565677">
        <w:rPr>
          <w:color w:val="auto"/>
          <w:sz w:val="20"/>
          <w:szCs w:val="20"/>
          <w:u w:val="single"/>
        </w:rPr>
        <w:fldChar w:fldCharType="end"/>
      </w:r>
      <w:r w:rsidR="00B42CFB" w:rsidRPr="00565677">
        <w:rPr>
          <w:color w:val="auto"/>
          <w:sz w:val="20"/>
          <w:szCs w:val="20"/>
          <w:u w:val="single"/>
        </w:rPr>
        <w:t>.</w:t>
      </w:r>
      <w:r w:rsidR="002F7687">
        <w:rPr>
          <w:color w:val="auto"/>
          <w:sz w:val="20"/>
          <w:szCs w:val="20"/>
          <w:u w:val="single"/>
        </w:rPr>
        <w:t xml:space="preserve"> </w:t>
      </w:r>
      <w:r w:rsidRPr="00565677">
        <w:rPr>
          <w:color w:val="auto"/>
          <w:sz w:val="20"/>
          <w:szCs w:val="20"/>
        </w:rPr>
        <w:t xml:space="preserve">Voor de samenwerking met de politie verwijzen we naar </w:t>
      </w:r>
      <w:r w:rsidR="00FC1A76" w:rsidRPr="00565677">
        <w:rPr>
          <w:color w:val="auto"/>
          <w:sz w:val="20"/>
          <w:szCs w:val="20"/>
        </w:rPr>
        <w:t xml:space="preserve">deel 3 punt </w:t>
      </w:r>
      <w:r w:rsidR="00FC1A76" w:rsidRPr="00565677">
        <w:rPr>
          <w:color w:val="auto"/>
          <w:sz w:val="20"/>
          <w:szCs w:val="20"/>
          <w:u w:val="single"/>
        </w:rPr>
        <w:fldChar w:fldCharType="begin"/>
      </w:r>
      <w:r w:rsidR="00FC1A76" w:rsidRPr="00565677">
        <w:rPr>
          <w:color w:val="auto"/>
          <w:sz w:val="20"/>
          <w:szCs w:val="20"/>
          <w:u w:val="single"/>
        </w:rPr>
        <w:instrText xml:space="preserve"> REF _Ref174637937 \r \h </w:instrText>
      </w:r>
      <w:r w:rsidR="00FC1A76" w:rsidRPr="00565677">
        <w:rPr>
          <w:color w:val="auto"/>
          <w:sz w:val="20"/>
          <w:szCs w:val="20"/>
          <w:u w:val="single"/>
        </w:rPr>
      </w:r>
      <w:r w:rsidR="00FC1A76" w:rsidRPr="00565677">
        <w:rPr>
          <w:color w:val="auto"/>
          <w:sz w:val="20"/>
          <w:szCs w:val="20"/>
          <w:u w:val="single"/>
        </w:rPr>
        <w:fldChar w:fldCharType="separate"/>
      </w:r>
      <w:r w:rsidR="00FC1A76" w:rsidRPr="00565677">
        <w:rPr>
          <w:color w:val="auto"/>
          <w:sz w:val="20"/>
          <w:szCs w:val="20"/>
          <w:u w:val="single"/>
        </w:rPr>
        <w:t>8</w:t>
      </w:r>
      <w:r w:rsidR="00FC1A76" w:rsidRPr="00565677">
        <w:rPr>
          <w:color w:val="auto"/>
          <w:sz w:val="20"/>
          <w:szCs w:val="20"/>
          <w:u w:val="single"/>
        </w:rPr>
        <w:fldChar w:fldCharType="end"/>
      </w:r>
      <w:r w:rsidR="00FC1A76" w:rsidRPr="00565677">
        <w:rPr>
          <w:color w:val="auto"/>
          <w:sz w:val="20"/>
          <w:szCs w:val="20"/>
        </w:rPr>
        <w:t>.</w:t>
      </w:r>
    </w:p>
    <w:p w14:paraId="3440E822" w14:textId="3636B99E" w:rsidR="0018681C" w:rsidRPr="007A4380" w:rsidRDefault="1EA13078" w:rsidP="00AE0183">
      <w:pPr>
        <w:pStyle w:val="Default"/>
        <w:spacing w:line="320" w:lineRule="exact"/>
        <w:rPr>
          <w:color w:val="auto"/>
          <w:sz w:val="20"/>
          <w:szCs w:val="20"/>
        </w:rPr>
      </w:pPr>
      <w:r w:rsidRPr="007A4380">
        <w:rPr>
          <w:color w:val="auto"/>
          <w:sz w:val="20"/>
          <w:szCs w:val="20"/>
        </w:rPr>
        <w:t xml:space="preserve">Indien jij of je kind niet meewerkt aan onze begeleidingsinspanningen, kan de directeur beslissen om een tuchtprocedure tegen </w:t>
      </w:r>
      <w:r w:rsidR="002F7687">
        <w:rPr>
          <w:color w:val="auto"/>
          <w:sz w:val="20"/>
          <w:szCs w:val="20"/>
        </w:rPr>
        <w:t xml:space="preserve">je kind </w:t>
      </w:r>
      <w:r w:rsidRPr="007A4380">
        <w:rPr>
          <w:color w:val="auto"/>
          <w:sz w:val="20"/>
          <w:szCs w:val="20"/>
        </w:rPr>
        <w:t>op te starten omdat h</w:t>
      </w:r>
      <w:r w:rsidR="00E42A54">
        <w:rPr>
          <w:color w:val="auto"/>
          <w:sz w:val="20"/>
          <w:szCs w:val="20"/>
        </w:rPr>
        <w:t xml:space="preserve">et </w:t>
      </w:r>
      <w:proofErr w:type="spellStart"/>
      <w:r w:rsidRPr="007A4380">
        <w:rPr>
          <w:color w:val="auto"/>
          <w:sz w:val="20"/>
          <w:szCs w:val="20"/>
        </w:rPr>
        <w:t>het</w:t>
      </w:r>
      <w:proofErr w:type="spellEnd"/>
      <w:r w:rsidRPr="007A4380">
        <w:rPr>
          <w:color w:val="auto"/>
          <w:sz w:val="20"/>
          <w:szCs w:val="20"/>
        </w:rPr>
        <w:t xml:space="preserve"> onderwijs- en vormingsgebeuren in gevaar brengt. Verder kan de school ook beslissen je kind uit te schrijven, bv. omdat hij of zij hardnekkig blijft spijbelen of omdat het voor de school al een hele tijd niet duidelijk is waar je kind verblijft. </w:t>
      </w:r>
    </w:p>
    <w:p w14:paraId="64624F1D" w14:textId="5A5097EF" w:rsidR="0047513C" w:rsidRPr="007A4380" w:rsidRDefault="0047513C" w:rsidP="00AE0183">
      <w:pPr>
        <w:pStyle w:val="Default"/>
        <w:spacing w:line="320" w:lineRule="exact"/>
        <w:rPr>
          <w:b/>
          <w:color w:val="auto"/>
          <w:sz w:val="20"/>
          <w:szCs w:val="20"/>
          <w:u w:val="single"/>
        </w:rPr>
      </w:pPr>
      <w:r w:rsidRPr="007A4380">
        <w:rPr>
          <w:b/>
          <w:color w:val="auto"/>
          <w:sz w:val="20"/>
          <w:szCs w:val="20"/>
          <w:u w:val="single"/>
        </w:rPr>
        <w:t>3. Wederzijdse afspraken over vormen van individuele leerlingenbegeleiding</w:t>
      </w:r>
    </w:p>
    <w:p w14:paraId="2413489D" w14:textId="77777777" w:rsidR="001750C3" w:rsidRPr="007A4380" w:rsidRDefault="1EA13078" w:rsidP="1EA13078">
      <w:pPr>
        <w:pStyle w:val="Default"/>
        <w:spacing w:line="320" w:lineRule="exact"/>
        <w:rPr>
          <w:color w:val="auto"/>
          <w:sz w:val="20"/>
          <w:szCs w:val="20"/>
        </w:rPr>
      </w:pPr>
      <w:r w:rsidRPr="007A4380">
        <w:rPr>
          <w:color w:val="auto"/>
          <w:sz w:val="20"/>
          <w:szCs w:val="20"/>
        </w:rPr>
        <w:t xml:space="preserve">Op school is er individuele leerlingenbegeleiding, zowel op studievlak als op socio-emotioneel vlak. </w:t>
      </w:r>
    </w:p>
    <w:p w14:paraId="12D56EA7" w14:textId="77777777" w:rsidR="00B902AF" w:rsidRPr="007A4380" w:rsidRDefault="1EA13078" w:rsidP="1EA13078">
      <w:pPr>
        <w:spacing w:line="320" w:lineRule="exact"/>
        <w:rPr>
          <w:rFonts w:ascii="Arial" w:eastAsia="Arial" w:hAnsi="Arial" w:cs="Arial"/>
        </w:rPr>
      </w:pPr>
      <w:r w:rsidRPr="007A4380">
        <w:rPr>
          <w:rFonts w:ascii="Arial" w:eastAsia="Arial" w:hAnsi="Arial" w:cs="Arial"/>
        </w:rPr>
        <w:t>Wij, leerkrachten, opvoeders, leerlingenbegeleiders en directie, bieden graag een luisterend oor.</w:t>
      </w:r>
    </w:p>
    <w:p w14:paraId="2102B850" w14:textId="77777777" w:rsidR="00B902AF" w:rsidRPr="007A4380" w:rsidRDefault="1EA13078" w:rsidP="1EA13078">
      <w:pPr>
        <w:spacing w:line="320" w:lineRule="exact"/>
        <w:rPr>
          <w:rFonts w:ascii="Arial" w:eastAsia="Arial" w:hAnsi="Arial" w:cs="Arial"/>
        </w:rPr>
      </w:pPr>
      <w:r w:rsidRPr="007A4380">
        <w:rPr>
          <w:rFonts w:ascii="Arial" w:eastAsia="Arial" w:hAnsi="Arial" w:cs="Arial"/>
        </w:rPr>
        <w:t>De klastitularis is het eerste aanspreekpunt. We proberen leerlingen zoveel mogelijk te helpen in de les. Is dit onvoldoende, dan is er persoonlijke begeleiding buiten de les. We streven er naar dat iedereen zich prima voelt op school en zich in de beste omstandigheden kan ontplooien.</w:t>
      </w:r>
    </w:p>
    <w:p w14:paraId="00659F05" w14:textId="2C9DE0CD" w:rsidR="00B902AF" w:rsidRPr="007A4380" w:rsidRDefault="00AB0813" w:rsidP="1EA13078">
      <w:pPr>
        <w:spacing w:line="320" w:lineRule="exact"/>
        <w:rPr>
          <w:rFonts w:ascii="Arial" w:eastAsia="Arial" w:hAnsi="Arial" w:cs="Arial"/>
        </w:rPr>
      </w:pPr>
      <w:r w:rsidRPr="007A4380">
        <w:rPr>
          <w:rFonts w:ascii="Arial" w:eastAsia="Arial" w:hAnsi="Arial" w:cs="Arial"/>
        </w:rPr>
        <w:t xml:space="preserve">In het </w:t>
      </w:r>
      <w:r w:rsidR="00956898">
        <w:rPr>
          <w:rFonts w:ascii="Arial" w:eastAsia="Arial" w:hAnsi="Arial" w:cs="Arial"/>
        </w:rPr>
        <w:t>NOVA campus VISO</w:t>
      </w:r>
      <w:r w:rsidRPr="007A4380">
        <w:rPr>
          <w:rFonts w:ascii="Arial" w:eastAsia="Arial" w:hAnsi="Arial" w:cs="Arial"/>
        </w:rPr>
        <w:t xml:space="preserve"> staan vijf</w:t>
      </w:r>
      <w:r w:rsidR="1EA13078" w:rsidRPr="007A4380">
        <w:rPr>
          <w:rFonts w:ascii="Arial" w:eastAsia="Arial" w:hAnsi="Arial" w:cs="Arial"/>
        </w:rPr>
        <w:t xml:space="preserve"> leerlingenbegeleiders paraat om in vertrouwen te luisteren. </w:t>
      </w:r>
    </w:p>
    <w:p w14:paraId="55924102" w14:textId="5FC2AA65" w:rsidR="00B902AF" w:rsidRPr="007A4380" w:rsidRDefault="1EA13078" w:rsidP="1EA13078">
      <w:pPr>
        <w:pStyle w:val="Default"/>
        <w:spacing w:line="320" w:lineRule="exact"/>
        <w:rPr>
          <w:color w:val="auto"/>
          <w:sz w:val="20"/>
          <w:szCs w:val="20"/>
        </w:rPr>
      </w:pPr>
      <w:r w:rsidRPr="007A4380">
        <w:rPr>
          <w:color w:val="auto"/>
          <w:sz w:val="20"/>
          <w:szCs w:val="20"/>
        </w:rPr>
        <w:t xml:space="preserve">De klastitularis </w:t>
      </w:r>
      <w:r w:rsidRPr="00FC1A76">
        <w:rPr>
          <w:color w:val="auto"/>
          <w:sz w:val="20"/>
          <w:szCs w:val="20"/>
        </w:rPr>
        <w:t xml:space="preserve">(zie </w:t>
      </w:r>
      <w:r w:rsidR="00FC1A76" w:rsidRPr="00FC1A76">
        <w:rPr>
          <w:color w:val="00B0F0"/>
          <w:sz w:val="20"/>
          <w:szCs w:val="20"/>
          <w:u w:val="single"/>
        </w:rPr>
        <w:fldChar w:fldCharType="begin"/>
      </w:r>
      <w:r w:rsidR="00FC1A76" w:rsidRPr="00FC1A76">
        <w:rPr>
          <w:color w:val="00B0F0"/>
          <w:sz w:val="20"/>
          <w:szCs w:val="20"/>
          <w:u w:val="single"/>
        </w:rPr>
        <w:instrText xml:space="preserve"> REF _Ref174638106 \r \h </w:instrText>
      </w:r>
      <w:r w:rsidR="00FC1A76" w:rsidRPr="00FC1A76">
        <w:rPr>
          <w:color w:val="00B0F0"/>
          <w:sz w:val="20"/>
          <w:szCs w:val="20"/>
          <w:u w:val="single"/>
        </w:rPr>
      </w:r>
      <w:r w:rsidR="00FC1A76" w:rsidRPr="00FC1A76">
        <w:rPr>
          <w:color w:val="00B0F0"/>
          <w:sz w:val="20"/>
          <w:szCs w:val="20"/>
          <w:u w:val="single"/>
        </w:rPr>
        <w:fldChar w:fldCharType="separate"/>
      </w:r>
      <w:r w:rsidR="00FC1A76" w:rsidRPr="00FC1A76">
        <w:rPr>
          <w:color w:val="00B0F0"/>
          <w:sz w:val="20"/>
          <w:szCs w:val="20"/>
          <w:u w:val="single"/>
        </w:rPr>
        <w:t>3.7.1</w:t>
      </w:r>
      <w:r w:rsidR="00FC1A76" w:rsidRPr="00FC1A76">
        <w:rPr>
          <w:color w:val="00B0F0"/>
          <w:sz w:val="20"/>
          <w:szCs w:val="20"/>
          <w:u w:val="single"/>
        </w:rPr>
        <w:fldChar w:fldCharType="end"/>
      </w:r>
      <w:r w:rsidR="00B42CFB">
        <w:rPr>
          <w:color w:val="auto"/>
          <w:sz w:val="20"/>
          <w:szCs w:val="20"/>
        </w:rPr>
        <w:t>)</w:t>
      </w:r>
      <w:r w:rsidRPr="00FC1A76">
        <w:rPr>
          <w:color w:val="auto"/>
          <w:sz w:val="20"/>
          <w:szCs w:val="20"/>
        </w:rPr>
        <w:t xml:space="preserve">, de begeleidende klassenraad (zie </w:t>
      </w:r>
      <w:r w:rsidR="00FC1A76">
        <w:rPr>
          <w:color w:val="00B0F0"/>
          <w:sz w:val="20"/>
          <w:szCs w:val="20"/>
          <w:u w:val="single"/>
        </w:rPr>
        <w:fldChar w:fldCharType="begin"/>
      </w:r>
      <w:r w:rsidR="00FC1A76">
        <w:rPr>
          <w:color w:val="00B0F0"/>
          <w:sz w:val="20"/>
          <w:szCs w:val="20"/>
          <w:u w:val="single"/>
        </w:rPr>
        <w:instrText xml:space="preserve"> REF _Ref174638177 \r \h </w:instrText>
      </w:r>
      <w:r w:rsidR="00FC1A76">
        <w:rPr>
          <w:color w:val="00B0F0"/>
          <w:sz w:val="20"/>
          <w:szCs w:val="20"/>
          <w:u w:val="single"/>
        </w:rPr>
      </w:r>
      <w:r w:rsidR="00FC1A76">
        <w:rPr>
          <w:color w:val="00B0F0"/>
          <w:sz w:val="20"/>
          <w:szCs w:val="20"/>
          <w:u w:val="single"/>
        </w:rPr>
        <w:fldChar w:fldCharType="separate"/>
      </w:r>
      <w:r w:rsidR="00FC1A76">
        <w:rPr>
          <w:color w:val="00B0F0"/>
          <w:sz w:val="20"/>
          <w:szCs w:val="20"/>
          <w:u w:val="single"/>
        </w:rPr>
        <w:t>3.7.2</w:t>
      </w:r>
      <w:r w:rsidR="00FC1A76">
        <w:rPr>
          <w:color w:val="00B0F0"/>
          <w:sz w:val="20"/>
          <w:szCs w:val="20"/>
          <w:u w:val="single"/>
        </w:rPr>
        <w:fldChar w:fldCharType="end"/>
      </w:r>
      <w:r w:rsidRPr="00FC1A76">
        <w:rPr>
          <w:color w:val="auto"/>
          <w:sz w:val="20"/>
          <w:szCs w:val="20"/>
        </w:rPr>
        <w:t xml:space="preserve">), de cel leerlingenbegeleiding (zie </w:t>
      </w:r>
      <w:r w:rsidR="00FC1A76" w:rsidRPr="00FC1A76">
        <w:rPr>
          <w:color w:val="00B0F0"/>
          <w:sz w:val="20"/>
          <w:szCs w:val="20"/>
          <w:u w:val="single"/>
        </w:rPr>
        <w:fldChar w:fldCharType="begin"/>
      </w:r>
      <w:r w:rsidR="00FC1A76" w:rsidRPr="00FC1A76">
        <w:rPr>
          <w:color w:val="00B0F0"/>
          <w:sz w:val="20"/>
          <w:szCs w:val="20"/>
          <w:u w:val="single"/>
        </w:rPr>
        <w:instrText xml:space="preserve"> REF _Ref174638223 \r \h </w:instrText>
      </w:r>
      <w:r w:rsidR="00FC1A76">
        <w:rPr>
          <w:color w:val="00B0F0"/>
          <w:sz w:val="20"/>
          <w:szCs w:val="20"/>
          <w:u w:val="single"/>
        </w:rPr>
        <w:instrText xml:space="preserve"> \* MERGEFORMAT </w:instrText>
      </w:r>
      <w:r w:rsidR="00FC1A76" w:rsidRPr="00FC1A76">
        <w:rPr>
          <w:color w:val="00B0F0"/>
          <w:sz w:val="20"/>
          <w:szCs w:val="20"/>
          <w:u w:val="single"/>
        </w:rPr>
      </w:r>
      <w:r w:rsidR="00FC1A76" w:rsidRPr="00FC1A76">
        <w:rPr>
          <w:color w:val="00B0F0"/>
          <w:sz w:val="20"/>
          <w:szCs w:val="20"/>
          <w:u w:val="single"/>
        </w:rPr>
        <w:fldChar w:fldCharType="separate"/>
      </w:r>
      <w:r w:rsidR="00FC1A76" w:rsidRPr="00FC1A76">
        <w:rPr>
          <w:color w:val="00B0F0"/>
          <w:sz w:val="20"/>
          <w:szCs w:val="20"/>
          <w:u w:val="single"/>
        </w:rPr>
        <w:t>1.6</w:t>
      </w:r>
      <w:r w:rsidR="00FC1A76" w:rsidRPr="00FC1A76">
        <w:rPr>
          <w:color w:val="00B0F0"/>
          <w:sz w:val="20"/>
          <w:szCs w:val="20"/>
          <w:u w:val="single"/>
        </w:rPr>
        <w:fldChar w:fldCharType="end"/>
      </w:r>
      <w:r w:rsidRPr="00FC1A76">
        <w:rPr>
          <w:color w:val="auto"/>
          <w:sz w:val="20"/>
          <w:szCs w:val="20"/>
        </w:rPr>
        <w:t xml:space="preserve">) en het CLB (zie </w:t>
      </w:r>
      <w:r w:rsidR="00FC1A76" w:rsidRPr="00FC1A76">
        <w:rPr>
          <w:color w:val="00B0F0"/>
          <w:sz w:val="20"/>
          <w:szCs w:val="20"/>
          <w:u w:val="single"/>
        </w:rPr>
        <w:fldChar w:fldCharType="begin"/>
      </w:r>
      <w:r w:rsidR="00FC1A76" w:rsidRPr="00FC1A76">
        <w:rPr>
          <w:color w:val="00B0F0"/>
          <w:sz w:val="20"/>
          <w:szCs w:val="20"/>
          <w:u w:val="single"/>
        </w:rPr>
        <w:instrText xml:space="preserve"> REF _Ref174638235 \r \h </w:instrText>
      </w:r>
      <w:r w:rsidR="00FC1A76">
        <w:rPr>
          <w:color w:val="00B0F0"/>
          <w:sz w:val="20"/>
          <w:szCs w:val="20"/>
          <w:u w:val="single"/>
        </w:rPr>
        <w:instrText xml:space="preserve"> \* MERGEFORMAT </w:instrText>
      </w:r>
      <w:r w:rsidR="00FC1A76" w:rsidRPr="00FC1A76">
        <w:rPr>
          <w:color w:val="00B0F0"/>
          <w:sz w:val="20"/>
          <w:szCs w:val="20"/>
          <w:u w:val="single"/>
        </w:rPr>
      </w:r>
      <w:r w:rsidR="00FC1A76" w:rsidRPr="00FC1A76">
        <w:rPr>
          <w:color w:val="00B0F0"/>
          <w:sz w:val="20"/>
          <w:szCs w:val="20"/>
          <w:u w:val="single"/>
        </w:rPr>
        <w:fldChar w:fldCharType="separate"/>
      </w:r>
      <w:r w:rsidR="00FC1A76" w:rsidRPr="00FC1A76">
        <w:rPr>
          <w:color w:val="00B0F0"/>
          <w:sz w:val="20"/>
          <w:szCs w:val="20"/>
          <w:u w:val="single"/>
        </w:rPr>
        <w:t>1.10</w:t>
      </w:r>
      <w:r w:rsidR="00FC1A76" w:rsidRPr="00FC1A76">
        <w:rPr>
          <w:color w:val="00B0F0"/>
          <w:sz w:val="20"/>
          <w:szCs w:val="20"/>
          <w:u w:val="single"/>
        </w:rPr>
        <w:fldChar w:fldCharType="end"/>
      </w:r>
      <w:r w:rsidR="00B42CFB">
        <w:rPr>
          <w:color w:val="auto"/>
          <w:sz w:val="20"/>
          <w:szCs w:val="20"/>
        </w:rPr>
        <w:t>)</w:t>
      </w:r>
      <w:r w:rsidRPr="007A4380">
        <w:rPr>
          <w:color w:val="auto"/>
          <w:sz w:val="20"/>
          <w:szCs w:val="20"/>
        </w:rPr>
        <w:t xml:space="preserve"> spelen allen een belangrijke rol. </w:t>
      </w:r>
    </w:p>
    <w:p w14:paraId="66D4BA6C" w14:textId="43A387CB" w:rsidR="00737FB9" w:rsidRPr="007A4380" w:rsidRDefault="1EA13078" w:rsidP="1EA13078">
      <w:pPr>
        <w:pStyle w:val="Default"/>
        <w:spacing w:line="320" w:lineRule="exact"/>
        <w:rPr>
          <w:color w:val="auto"/>
          <w:sz w:val="20"/>
          <w:szCs w:val="20"/>
        </w:rPr>
      </w:pPr>
      <w:r w:rsidRPr="007A4380">
        <w:rPr>
          <w:color w:val="auto"/>
          <w:sz w:val="20"/>
          <w:szCs w:val="20"/>
        </w:rPr>
        <w:t xml:space="preserve">In punt </w:t>
      </w:r>
      <w:r w:rsidR="00FC1A76" w:rsidRPr="00FC1A76">
        <w:rPr>
          <w:color w:val="00B0F0"/>
          <w:sz w:val="20"/>
          <w:szCs w:val="20"/>
          <w:u w:val="single"/>
        </w:rPr>
        <w:fldChar w:fldCharType="begin"/>
      </w:r>
      <w:r w:rsidR="00FC1A76" w:rsidRPr="00FC1A76">
        <w:rPr>
          <w:color w:val="00B0F0"/>
          <w:sz w:val="20"/>
          <w:szCs w:val="20"/>
          <w:u w:val="single"/>
        </w:rPr>
        <w:instrText xml:space="preserve"> REF _Ref174638321 \r \h </w:instrText>
      </w:r>
      <w:r w:rsidR="00FC1A76" w:rsidRPr="00FC1A76">
        <w:rPr>
          <w:color w:val="00B0F0"/>
          <w:sz w:val="20"/>
          <w:szCs w:val="20"/>
          <w:u w:val="single"/>
        </w:rPr>
      </w:r>
      <w:r w:rsidR="00FC1A76" w:rsidRPr="00FC1A76">
        <w:rPr>
          <w:color w:val="00B0F0"/>
          <w:sz w:val="20"/>
          <w:szCs w:val="20"/>
          <w:u w:val="single"/>
        </w:rPr>
        <w:fldChar w:fldCharType="separate"/>
      </w:r>
      <w:r w:rsidR="00FC1A76" w:rsidRPr="00FC1A76">
        <w:rPr>
          <w:color w:val="00B0F0"/>
          <w:sz w:val="20"/>
          <w:szCs w:val="20"/>
          <w:u w:val="single"/>
        </w:rPr>
        <w:t>6</w:t>
      </w:r>
      <w:r w:rsidR="00FC1A76" w:rsidRPr="00FC1A76">
        <w:rPr>
          <w:color w:val="00B0F0"/>
          <w:sz w:val="20"/>
          <w:szCs w:val="20"/>
          <w:u w:val="single"/>
        </w:rPr>
        <w:fldChar w:fldCharType="end"/>
      </w:r>
      <w:r w:rsidRPr="00FC1A76">
        <w:rPr>
          <w:color w:val="00B0F0"/>
          <w:sz w:val="20"/>
          <w:szCs w:val="20"/>
        </w:rPr>
        <w:t xml:space="preserve"> </w:t>
      </w:r>
      <w:r w:rsidRPr="007A4380">
        <w:rPr>
          <w:color w:val="auto"/>
          <w:sz w:val="20"/>
          <w:szCs w:val="20"/>
        </w:rPr>
        <w:t>van deel 3 staat beschreven bij wie leerlingen terecht kunnen als ze het moeilijk hebben en welke afspraken we in dit verband maken.</w:t>
      </w:r>
    </w:p>
    <w:p w14:paraId="5A0C973B" w14:textId="419419B2" w:rsidR="00F90409" w:rsidRDefault="1EA13078" w:rsidP="00AE0183">
      <w:pPr>
        <w:pStyle w:val="Default"/>
        <w:spacing w:line="320" w:lineRule="exact"/>
        <w:rPr>
          <w:color w:val="auto"/>
          <w:sz w:val="20"/>
          <w:szCs w:val="20"/>
        </w:rPr>
      </w:pPr>
      <w:r w:rsidRPr="007A4380">
        <w:rPr>
          <w:color w:val="auto"/>
          <w:sz w:val="20"/>
          <w:szCs w:val="20"/>
        </w:rPr>
        <w:t>In overleg met leerling en ouders zal de school zoeken naar de meest aangewezen vorm van begeleiding. De school rekent hiervoor op je positieve medewerking als ouder. We verwachten onder meer dat je ingaat op onze uitnodigingen tot overleg. Je mag zelf ook steeds aankloppen bij ons.</w:t>
      </w:r>
    </w:p>
    <w:p w14:paraId="3FBCB7A7" w14:textId="6B72817E" w:rsidR="00301A28" w:rsidRPr="0018074E" w:rsidRDefault="00301A28" w:rsidP="00301A28">
      <w:pPr>
        <w:rPr>
          <w:rFonts w:ascii="Arial" w:hAnsi="Arial" w:cs="Arial"/>
        </w:rPr>
      </w:pPr>
      <w:r w:rsidRPr="0018074E">
        <w:rPr>
          <w:rFonts w:ascii="Arial" w:hAnsi="Arial" w:cs="Arial"/>
        </w:rPr>
        <w:t>We rekenen er ook op dat je het voorkomen van pesten en andere vormen van grensoverschrijdend gedrag ondersteunt.</w:t>
      </w:r>
    </w:p>
    <w:p w14:paraId="3D3E3F06" w14:textId="044EC847" w:rsidR="0047513C" w:rsidRPr="007A4380" w:rsidRDefault="0047513C" w:rsidP="00AE0183">
      <w:pPr>
        <w:pStyle w:val="Default"/>
        <w:spacing w:line="320" w:lineRule="exact"/>
        <w:rPr>
          <w:b/>
          <w:color w:val="auto"/>
          <w:sz w:val="20"/>
          <w:szCs w:val="20"/>
          <w:u w:val="single"/>
        </w:rPr>
      </w:pPr>
      <w:r w:rsidRPr="007A4380">
        <w:rPr>
          <w:b/>
          <w:color w:val="auto"/>
          <w:sz w:val="20"/>
          <w:szCs w:val="20"/>
          <w:u w:val="single"/>
        </w:rPr>
        <w:lastRenderedPageBreak/>
        <w:t>4. Positief engag</w:t>
      </w:r>
      <w:r w:rsidR="00DA30E6" w:rsidRPr="007A4380">
        <w:rPr>
          <w:b/>
          <w:color w:val="auto"/>
          <w:sz w:val="20"/>
          <w:szCs w:val="20"/>
          <w:u w:val="single"/>
        </w:rPr>
        <w:t>e</w:t>
      </w:r>
      <w:r w:rsidRPr="007A4380">
        <w:rPr>
          <w:b/>
          <w:color w:val="auto"/>
          <w:sz w:val="20"/>
          <w:szCs w:val="20"/>
          <w:u w:val="single"/>
        </w:rPr>
        <w:t xml:space="preserve">ment ten </w:t>
      </w:r>
      <w:r w:rsidR="00DA30E6" w:rsidRPr="007A4380">
        <w:rPr>
          <w:b/>
          <w:color w:val="auto"/>
          <w:sz w:val="20"/>
          <w:szCs w:val="20"/>
          <w:u w:val="single"/>
        </w:rPr>
        <w:t>aanzien van de onderwijstaal</w:t>
      </w:r>
    </w:p>
    <w:p w14:paraId="05672282" w14:textId="77777777" w:rsidR="00D041C6" w:rsidRPr="007A4380" w:rsidRDefault="1EA13078" w:rsidP="1EA13078">
      <w:pPr>
        <w:pStyle w:val="Default"/>
        <w:spacing w:line="320" w:lineRule="exact"/>
        <w:rPr>
          <w:color w:val="auto"/>
          <w:sz w:val="20"/>
          <w:szCs w:val="20"/>
        </w:rPr>
      </w:pPr>
      <w:r w:rsidRPr="007A4380">
        <w:rPr>
          <w:color w:val="auto"/>
          <w:sz w:val="20"/>
          <w:szCs w:val="20"/>
        </w:rPr>
        <w:t>Onze school is een Nederlandstalige school. Jouw keuze voor het Nederlandstalig onderwijs betekent ook dat je jouw kinderen aanmoedigt om Nederlands te leren, ook buiten de school. Om jouw kind een behoorlijke kennis van het Nederlands bij te brengen, is het een grote hulp wanneer je kind niet enkel tijdens de schooluren, maar ook thuis Nederlands hoort, spreekt of leest. Wij verwachten daarnaast dat jij ook instemt met bijkomende taalondersteuning als de klassenraad daartoe beslist.</w:t>
      </w:r>
    </w:p>
    <w:p w14:paraId="60A38C99" w14:textId="77777777" w:rsidR="000C4331" w:rsidRPr="007A4380" w:rsidRDefault="000C4331" w:rsidP="00AE0183">
      <w:pPr>
        <w:pStyle w:val="Default"/>
        <w:spacing w:line="320" w:lineRule="exact"/>
        <w:rPr>
          <w:color w:val="auto"/>
          <w:sz w:val="20"/>
          <w:szCs w:val="20"/>
        </w:rPr>
      </w:pPr>
      <w:r w:rsidRPr="007A4380">
        <w:rPr>
          <w:color w:val="auto"/>
          <w:sz w:val="20"/>
          <w:szCs w:val="20"/>
        </w:rPr>
        <w:br w:type="page"/>
      </w:r>
    </w:p>
    <w:p w14:paraId="4407D1BC" w14:textId="30D759FB" w:rsidR="00531217" w:rsidRPr="00A46D60" w:rsidRDefault="1EA13078"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bookmarkStart w:id="3" w:name="_Toc238482547"/>
      <w:r w:rsidRPr="06E79DE9">
        <w:rPr>
          <w:rFonts w:eastAsia="Arial"/>
          <w:lang w:val="nl-NL"/>
        </w:rPr>
        <w:lastRenderedPageBreak/>
        <w:t>DEEL 2:</w:t>
      </w:r>
      <w:r>
        <w:br/>
      </w:r>
      <w:r w:rsidRPr="06E79DE9">
        <w:rPr>
          <w:rFonts w:eastAsia="Arial"/>
          <w:lang w:val="nl-NL"/>
        </w:rPr>
        <w:t>REGLEMENT</w:t>
      </w:r>
      <w:bookmarkEnd w:id="3"/>
    </w:p>
    <w:p w14:paraId="73E4FA21" w14:textId="106327F1" w:rsidR="009F21CD" w:rsidRPr="001066E4" w:rsidRDefault="00531217" w:rsidP="00FF4869">
      <w:pPr>
        <w:pStyle w:val="Kopje1"/>
        <w:rPr>
          <w:rFonts w:eastAsia="Arial"/>
          <w:lang w:val="nl-NL"/>
        </w:rPr>
      </w:pPr>
      <w:bookmarkStart w:id="4" w:name="_Toc238482548"/>
      <w:r>
        <w:t>INSCHRIJVING</w:t>
      </w:r>
      <w:bookmarkEnd w:id="4"/>
    </w:p>
    <w:p w14:paraId="2C5AF810" w14:textId="1F0466C7" w:rsidR="00303ED4" w:rsidRPr="001066E4" w:rsidRDefault="00303ED4" w:rsidP="00FF4869">
      <w:pPr>
        <w:pStyle w:val="Kopje2"/>
      </w:pPr>
      <w:bookmarkStart w:id="5" w:name="_Toc238482549"/>
      <w:r>
        <w:t>Inschrijving</w:t>
      </w:r>
      <w:bookmarkEnd w:id="5"/>
    </w:p>
    <w:p w14:paraId="3604A50F" w14:textId="10FEE227" w:rsidR="00303ED4" w:rsidRPr="001066E4" w:rsidRDefault="1EA13078" w:rsidP="00AE0183">
      <w:pPr>
        <w:spacing w:line="320" w:lineRule="exact"/>
        <w:rPr>
          <w:rFonts w:ascii="Arial" w:eastAsia="Arial" w:hAnsi="Arial" w:cs="Arial"/>
        </w:rPr>
      </w:pPr>
      <w:r w:rsidRPr="007A4380">
        <w:rPr>
          <w:rFonts w:ascii="Arial" w:eastAsia="Arial" w:hAnsi="Arial" w:cs="Arial"/>
        </w:rPr>
        <w:t xml:space="preserve">Vooraleer je ingeschreven wordt, nemen jij en je ouders kennis van het pedagogisch project en het schoolreglement van de school. Je kunt pas ingeschreven worden nadat je ouders akkoord zijn gegaan met het pedagogisch project en het schoolreglement. Dit betekent dat je niet telefonisch ingeschreven kan worden en dat minstens één van je ouders, die handelt met de instemming van de andere ouder, aanwezig is op het intakegesprek. </w:t>
      </w:r>
    </w:p>
    <w:p w14:paraId="6B3CFEF9" w14:textId="68A5CDFC" w:rsidR="00D16950" w:rsidRPr="007A4380" w:rsidRDefault="1EA13078" w:rsidP="1EA13078">
      <w:pPr>
        <w:spacing w:line="320" w:lineRule="exact"/>
        <w:rPr>
          <w:rFonts w:ascii="Arial" w:eastAsia="Arial" w:hAnsi="Arial" w:cs="Arial"/>
        </w:rPr>
      </w:pPr>
      <w:bookmarkStart w:id="6" w:name="_Hlk134461404"/>
      <w:r w:rsidRPr="007A4380">
        <w:rPr>
          <w:rFonts w:ascii="Arial" w:eastAsia="Arial" w:hAnsi="Arial" w:cs="Arial"/>
        </w:rPr>
        <w:t>Eenmaal ingeschreven, blijf je ook de volgende schooljaren bij ons ingeschreven. De inschrijving stopt enkel als</w:t>
      </w:r>
      <w:r w:rsidR="00086385" w:rsidRPr="007A4380">
        <w:rPr>
          <w:rFonts w:ascii="Arial" w:eastAsia="Arial" w:hAnsi="Arial" w:cs="Arial"/>
        </w:rPr>
        <w:t xml:space="preserve"> één van de volgende situaties zich voordoet</w:t>
      </w:r>
      <w:r w:rsidRPr="007A4380">
        <w:rPr>
          <w:rFonts w:ascii="Arial" w:eastAsia="Arial" w:hAnsi="Arial" w:cs="Arial"/>
        </w:rPr>
        <w:t>:</w:t>
      </w:r>
    </w:p>
    <w:p w14:paraId="660678D4" w14:textId="77777777" w:rsidR="00086385" w:rsidRPr="007A4380" w:rsidRDefault="1EA13078" w:rsidP="007E478C">
      <w:pPr>
        <w:pStyle w:val="Lijstalinea"/>
        <w:numPr>
          <w:ilvl w:val="0"/>
          <w:numId w:val="81"/>
        </w:numPr>
        <w:spacing w:line="320" w:lineRule="exact"/>
        <w:rPr>
          <w:rFonts w:ascii="Arial" w:eastAsia="Arial" w:hAnsi="Arial" w:cs="Arial"/>
        </w:rPr>
      </w:pPr>
      <w:r w:rsidRPr="007A4380">
        <w:rPr>
          <w:rFonts w:ascii="Arial" w:eastAsia="Arial" w:hAnsi="Arial" w:cs="Arial"/>
        </w:rPr>
        <w:t xml:space="preserve">je </w:t>
      </w:r>
      <w:r w:rsidR="00086385" w:rsidRPr="007A4380">
        <w:rPr>
          <w:rFonts w:ascii="Arial" w:eastAsia="Arial" w:hAnsi="Arial" w:cs="Arial"/>
        </w:rPr>
        <w:t>verlaat zelf onze school;</w:t>
      </w:r>
    </w:p>
    <w:p w14:paraId="2D07CD90" w14:textId="17F6227B" w:rsidR="00BF0764" w:rsidRPr="007A4380" w:rsidRDefault="1EA13078" w:rsidP="007E478C">
      <w:pPr>
        <w:pStyle w:val="Lijstalinea"/>
        <w:numPr>
          <w:ilvl w:val="0"/>
          <w:numId w:val="81"/>
        </w:numPr>
        <w:spacing w:line="320" w:lineRule="exact"/>
        <w:rPr>
          <w:rFonts w:ascii="Arial" w:eastAsia="Arial" w:hAnsi="Arial" w:cs="Arial"/>
        </w:rPr>
      </w:pPr>
      <w:r w:rsidRPr="007A4380">
        <w:rPr>
          <w:rFonts w:ascii="Arial" w:eastAsia="Arial" w:hAnsi="Arial" w:cs="Arial"/>
        </w:rPr>
        <w:t xml:space="preserve">je </w:t>
      </w:r>
      <w:r w:rsidR="00086385" w:rsidRPr="007A4380">
        <w:rPr>
          <w:rFonts w:ascii="Arial" w:eastAsia="Arial" w:hAnsi="Arial" w:cs="Arial"/>
        </w:rPr>
        <w:t xml:space="preserve">wordt </w:t>
      </w:r>
      <w:r w:rsidRPr="007A4380">
        <w:rPr>
          <w:rFonts w:ascii="Arial" w:eastAsia="Arial" w:hAnsi="Arial" w:cs="Arial"/>
        </w:rPr>
        <w:t>als gevolg van een tuchtmaatregel definitief van school gestuurd;</w:t>
      </w:r>
    </w:p>
    <w:p w14:paraId="4BBCFB8C" w14:textId="52086DAA" w:rsidR="00086385" w:rsidRPr="007A4380" w:rsidRDefault="00086385" w:rsidP="007E478C">
      <w:pPr>
        <w:pStyle w:val="Lijstalinea"/>
        <w:numPr>
          <w:ilvl w:val="0"/>
          <w:numId w:val="81"/>
        </w:numPr>
        <w:spacing w:line="320" w:lineRule="exact"/>
        <w:rPr>
          <w:rFonts w:ascii="Arial" w:eastAsia="Arial" w:hAnsi="Arial" w:cs="Arial"/>
        </w:rPr>
      </w:pPr>
      <w:r w:rsidRPr="007A4380">
        <w:rPr>
          <w:rFonts w:ascii="Arial" w:eastAsia="Arial" w:hAnsi="Arial" w:cs="Arial"/>
        </w:rPr>
        <w:t>je voldoet niet langer aan de toelatingsvoorwaarden</w:t>
      </w:r>
      <w:r w:rsidR="00880151" w:rsidRPr="007A4380">
        <w:rPr>
          <w:rFonts w:ascii="Arial" w:eastAsia="Arial" w:hAnsi="Arial" w:cs="Arial"/>
        </w:rPr>
        <w:t>;</w:t>
      </w:r>
    </w:p>
    <w:p w14:paraId="3C690969" w14:textId="07508A79" w:rsidR="00086385" w:rsidRPr="007A4380" w:rsidRDefault="00086385" w:rsidP="007E478C">
      <w:pPr>
        <w:pStyle w:val="Lijstalinea"/>
        <w:numPr>
          <w:ilvl w:val="0"/>
          <w:numId w:val="81"/>
        </w:numPr>
        <w:spacing w:line="320" w:lineRule="exact"/>
        <w:rPr>
          <w:rFonts w:ascii="Arial" w:eastAsia="Arial" w:hAnsi="Arial" w:cs="Arial"/>
        </w:rPr>
      </w:pPr>
      <w:r w:rsidRPr="007A4380">
        <w:rPr>
          <w:rFonts w:ascii="Arial" w:eastAsia="Arial" w:hAnsi="Arial" w:cs="Arial"/>
        </w:rPr>
        <w:t>je bent ingeschreven onder ontbindende voorwaarde en na afweging blijkt dat het voor jou niet mogelijk is om het gemeenschappelijk curriculum te volgen. We onderscheiden daarbij twee situaties, naargelang het soort verslag:</w:t>
      </w:r>
    </w:p>
    <w:p w14:paraId="35493543" w14:textId="07C5BADE" w:rsidR="00086385" w:rsidRPr="00077923" w:rsidRDefault="00086385" w:rsidP="007E478C">
      <w:pPr>
        <w:pStyle w:val="Lijstalinea"/>
        <w:numPr>
          <w:ilvl w:val="0"/>
          <w:numId w:val="94"/>
        </w:numPr>
        <w:spacing w:line="320" w:lineRule="exact"/>
        <w:rPr>
          <w:rFonts w:ascii="Arial" w:eastAsia="Arial" w:hAnsi="Arial" w:cs="Arial"/>
        </w:rPr>
      </w:pPr>
      <w:r w:rsidRPr="00077923">
        <w:rPr>
          <w:rFonts w:ascii="Arial" w:eastAsia="Arial" w:hAnsi="Arial" w:cs="Arial"/>
        </w:rPr>
        <w:t>je beschikt over een verslag OV4 (opgemaakt vóór 1 september 2023) of over een OV4-verslag (opgemaakt vanaf 1 september 2023). In dat geval is een indi</w:t>
      </w:r>
      <w:r w:rsidR="00201823" w:rsidRPr="00077923">
        <w:rPr>
          <w:rFonts w:ascii="Arial" w:eastAsia="Arial" w:hAnsi="Arial" w:cs="Arial"/>
        </w:rPr>
        <w:t>vidueel aangepast curriculum geen mogelijkheid. Je inschrijving kan dan na overleg met jou, je ouders en het CLB ontbonden worden en stopt in dat geval ofwel op het moment dat je in een andere school ingeschreven bent en uiterlijk een maand (vakantieperioden niet inbegrepen) na onze beslissing, ofwel op het einde van het huidige schooljaar, ofwel op het einde van het daaropvolgende schooljaar.</w:t>
      </w:r>
    </w:p>
    <w:p w14:paraId="2DD08DAD" w14:textId="0E496D42" w:rsidR="00201823" w:rsidRPr="007A4380" w:rsidRDefault="00201823" w:rsidP="007E478C">
      <w:pPr>
        <w:pStyle w:val="Lijstalinea"/>
        <w:numPr>
          <w:ilvl w:val="0"/>
          <w:numId w:val="94"/>
        </w:numPr>
        <w:spacing w:line="320" w:lineRule="exact"/>
        <w:rPr>
          <w:rFonts w:ascii="Arial" w:eastAsia="Arial" w:hAnsi="Arial" w:cs="Arial"/>
        </w:rPr>
      </w:pPr>
      <w:r w:rsidRPr="00077923">
        <w:rPr>
          <w:rFonts w:ascii="Arial" w:eastAsia="Arial" w:hAnsi="Arial" w:cs="Arial"/>
        </w:rPr>
        <w:t>Je beschikt over een verslag OV1, 2 of 3 (opgemaakt vóór 1 september 2023) of over een IAC-verslag (opgemaakt vanaf 1 september 2023). In dat geval maken we nog de afweging of een</w:t>
      </w:r>
      <w:r w:rsidRPr="007A4380">
        <w:rPr>
          <w:rFonts w:ascii="Arial" w:eastAsia="Arial" w:hAnsi="Arial" w:cs="Arial"/>
        </w:rPr>
        <w:t xml:space="preserve"> individueel aangepast curriculum mogelijk is. Alleen als we ook een IAC niet haalbaar zien, kan je inschrijving na overleg met jou, je ouders en het CLB ontbonden worden. De inschrijving stopt in dat geval ofwel op het moment dat je in een andere school ingeschreven bent en uiterlijk een maand (vakantieperioden niet inbegrepen) na onze beslissing, ofwel op het einde van het huidige schooljaar, ofwel op het einde van het daaropvolgende schooljaar.</w:t>
      </w:r>
    </w:p>
    <w:p w14:paraId="448A5E1D" w14:textId="184DE058" w:rsidR="00201823" w:rsidRPr="007A4380" w:rsidRDefault="00201823" w:rsidP="007E478C">
      <w:pPr>
        <w:pStyle w:val="Lijstalinea"/>
        <w:numPr>
          <w:ilvl w:val="0"/>
          <w:numId w:val="81"/>
        </w:numPr>
        <w:spacing w:line="320" w:lineRule="exact"/>
        <w:rPr>
          <w:rFonts w:ascii="Arial" w:eastAsia="Arial" w:hAnsi="Arial" w:cs="Arial"/>
        </w:rPr>
      </w:pPr>
      <w:r w:rsidRPr="007A4380">
        <w:rPr>
          <w:rFonts w:ascii="Arial" w:eastAsia="Arial" w:hAnsi="Arial" w:cs="Arial"/>
        </w:rPr>
        <w:t>Je bent ingeschreven maar je noden als leerling wijzigen. We onderscheiden daarbij drie situaties:</w:t>
      </w:r>
    </w:p>
    <w:p w14:paraId="01E9B97E" w14:textId="45340390" w:rsidR="00201823" w:rsidRPr="007A4380" w:rsidRDefault="00201823" w:rsidP="007E478C">
      <w:pPr>
        <w:pStyle w:val="Lijstalinea"/>
        <w:numPr>
          <w:ilvl w:val="0"/>
          <w:numId w:val="94"/>
        </w:numPr>
        <w:spacing w:line="320" w:lineRule="exact"/>
        <w:rPr>
          <w:rFonts w:ascii="Arial" w:eastAsia="Arial" w:hAnsi="Arial" w:cs="Arial"/>
        </w:rPr>
      </w:pPr>
      <w:r w:rsidRPr="007A4380">
        <w:rPr>
          <w:rFonts w:ascii="Arial" w:eastAsia="Arial" w:hAnsi="Arial" w:cs="Arial"/>
        </w:rPr>
        <w:t>het CLB maakt een IAC-verslag op omdat ook na redelijke aanpassingen het voor jou niet mogelijk is om het gemeenschappelijk curriculum te blijven volgen. Je inschrijving kan dan na overleg met jou, je ouders en he</w:t>
      </w:r>
      <w:r w:rsidR="00CC012A" w:rsidRPr="007A4380">
        <w:rPr>
          <w:rFonts w:ascii="Arial" w:eastAsia="Arial" w:hAnsi="Arial" w:cs="Arial"/>
        </w:rPr>
        <w:t>t</w:t>
      </w:r>
      <w:r w:rsidRPr="007A4380">
        <w:rPr>
          <w:rFonts w:ascii="Arial" w:eastAsia="Arial" w:hAnsi="Arial" w:cs="Arial"/>
        </w:rPr>
        <w:t xml:space="preserve"> CLB ontbonden worden en stopt in dat geval ofwel op het einde van het huidige schooljaar ofwel op het einde van het daaropvolgende schooljaar, tenzij we een individueel aangepast curriculum haalbaar zien.</w:t>
      </w:r>
    </w:p>
    <w:p w14:paraId="54CEEEBB" w14:textId="1F93CDA8" w:rsidR="00201823" w:rsidRPr="007A4380" w:rsidRDefault="00201823" w:rsidP="007E478C">
      <w:pPr>
        <w:pStyle w:val="Lijstalinea"/>
        <w:numPr>
          <w:ilvl w:val="0"/>
          <w:numId w:val="94"/>
        </w:numPr>
        <w:spacing w:line="320" w:lineRule="exact"/>
        <w:rPr>
          <w:rFonts w:ascii="Arial" w:eastAsia="Arial" w:hAnsi="Arial" w:cs="Arial"/>
        </w:rPr>
      </w:pPr>
      <w:r w:rsidRPr="007A4380">
        <w:rPr>
          <w:rFonts w:ascii="Arial" w:eastAsia="Arial" w:hAnsi="Arial" w:cs="Arial"/>
        </w:rPr>
        <w:t>het CLB maakt een OV4-verslag op. Je inschrijving kan dan na overleg met jou, je ouders en het CLB ontbonden worden en stopt in dat geval ofwel op het einde van het huidige schooljaar ofwel op het einde van het daaropvolgende schooljaar, tenzij we een gemeenschappelijk curriculum met de nodige hulpverlening mogelijk zien.</w:t>
      </w:r>
    </w:p>
    <w:p w14:paraId="76730045" w14:textId="364797A7" w:rsidR="00201823" w:rsidRPr="007A4380" w:rsidRDefault="00201823" w:rsidP="007E478C">
      <w:pPr>
        <w:pStyle w:val="Lijstalinea"/>
        <w:numPr>
          <w:ilvl w:val="0"/>
          <w:numId w:val="94"/>
        </w:numPr>
        <w:spacing w:line="320" w:lineRule="exact"/>
        <w:rPr>
          <w:rFonts w:ascii="Arial" w:eastAsia="Arial" w:hAnsi="Arial" w:cs="Arial"/>
        </w:rPr>
      </w:pPr>
      <w:r w:rsidRPr="00077923">
        <w:rPr>
          <w:rFonts w:ascii="Arial" w:eastAsia="Arial" w:hAnsi="Arial" w:cs="Arial"/>
        </w:rPr>
        <w:t>het CLB wijzigt het huidige verslag (opgemaakt vóór 1 september 2023) of IAC-verslag</w:t>
      </w:r>
      <w:r w:rsidRPr="007A4380">
        <w:rPr>
          <w:rFonts w:ascii="Arial" w:eastAsia="Arial" w:hAnsi="Arial" w:cs="Arial"/>
        </w:rPr>
        <w:t xml:space="preserve"> (opgemaakt vanaf 1 september 2023) omdat ook na redelijke aanpassingen het voor jou niet </w:t>
      </w:r>
      <w:r w:rsidRPr="007A4380">
        <w:rPr>
          <w:rFonts w:ascii="Arial" w:eastAsia="Arial" w:hAnsi="Arial" w:cs="Arial"/>
        </w:rPr>
        <w:lastRenderedPageBreak/>
        <w:t xml:space="preserve">mogelijk is om het IAC te blijven volgen. De inschrijving kan dan na overleg met jou en het CLB </w:t>
      </w:r>
      <w:r w:rsidR="008146C5" w:rsidRPr="007A4380">
        <w:rPr>
          <w:rFonts w:ascii="Arial" w:eastAsia="Arial" w:hAnsi="Arial" w:cs="Arial"/>
        </w:rPr>
        <w:t>ontbonden worden en stopt in dat geval ofwel op het einde van het huidige schooljaar, ofwel op het einde van het daaropvolgende schooljaar.</w:t>
      </w:r>
    </w:p>
    <w:p w14:paraId="1F65D04D" w14:textId="554D44D0" w:rsidR="00BC3E9E" w:rsidRPr="007A4380" w:rsidRDefault="00387E1D" w:rsidP="007E478C">
      <w:pPr>
        <w:pStyle w:val="Lijstalinea"/>
        <w:numPr>
          <w:ilvl w:val="0"/>
          <w:numId w:val="81"/>
        </w:numPr>
        <w:spacing w:line="320" w:lineRule="exact"/>
        <w:rPr>
          <w:rFonts w:ascii="Arial" w:eastAsia="Arial" w:hAnsi="Arial" w:cs="Arial"/>
        </w:rPr>
      </w:pPr>
      <w:r>
        <w:rPr>
          <w:rFonts w:ascii="Arial" w:eastAsia="Arial" w:hAnsi="Arial" w:cs="Arial"/>
        </w:rPr>
        <w:t xml:space="preserve">Je </w:t>
      </w:r>
      <w:r w:rsidR="1EA13078" w:rsidRPr="007A4380">
        <w:rPr>
          <w:rFonts w:ascii="Arial" w:eastAsia="Arial" w:hAnsi="Arial" w:cs="Arial"/>
        </w:rPr>
        <w:t xml:space="preserve">ouders </w:t>
      </w:r>
      <w:r w:rsidR="008146C5" w:rsidRPr="007A4380">
        <w:rPr>
          <w:rFonts w:ascii="Arial" w:eastAsia="Arial" w:hAnsi="Arial" w:cs="Arial"/>
        </w:rPr>
        <w:t xml:space="preserve">gaan </w:t>
      </w:r>
      <w:r w:rsidR="1EA13078" w:rsidRPr="007A4380">
        <w:rPr>
          <w:rFonts w:ascii="Arial" w:eastAsia="Arial" w:hAnsi="Arial" w:cs="Arial"/>
        </w:rPr>
        <w:t>niet akkoord met een nieuwe versie van het schoolreglement. Je inschrijving stopt dan op het einde van het lopende schooljaar</w:t>
      </w:r>
      <w:r w:rsidR="008146C5" w:rsidRPr="007A4380">
        <w:rPr>
          <w:rFonts w:ascii="Arial" w:eastAsia="Arial" w:hAnsi="Arial" w:cs="Arial"/>
        </w:rPr>
        <w:t>.</w:t>
      </w:r>
    </w:p>
    <w:p w14:paraId="1FF4DC49" w14:textId="154AC82D" w:rsidR="00BC3E9E" w:rsidRDefault="1EA13078" w:rsidP="007E478C">
      <w:pPr>
        <w:pStyle w:val="Lijstalinea"/>
        <w:numPr>
          <w:ilvl w:val="0"/>
          <w:numId w:val="81"/>
        </w:numPr>
        <w:spacing w:line="320" w:lineRule="exact"/>
        <w:rPr>
          <w:rFonts w:ascii="Arial" w:eastAsia="Arial" w:hAnsi="Arial" w:cs="Arial"/>
        </w:rPr>
      </w:pPr>
      <w:r w:rsidRPr="007A4380">
        <w:rPr>
          <w:rFonts w:ascii="Arial" w:eastAsia="Arial" w:hAnsi="Arial" w:cs="Arial"/>
        </w:rPr>
        <w:t xml:space="preserve">je </w:t>
      </w:r>
      <w:r w:rsidR="008146C5" w:rsidRPr="007A4380">
        <w:rPr>
          <w:rFonts w:ascii="Arial" w:eastAsia="Arial" w:hAnsi="Arial" w:cs="Arial"/>
        </w:rPr>
        <w:t xml:space="preserve">blijft </w:t>
      </w:r>
      <w:r w:rsidRPr="007A4380">
        <w:rPr>
          <w:rFonts w:ascii="Arial" w:eastAsia="Arial" w:hAnsi="Arial" w:cs="Arial"/>
        </w:rPr>
        <w:t>ondanks begeleiding spijbelen (zie punt 3.2.11)</w:t>
      </w:r>
      <w:r w:rsidR="00881B45" w:rsidRPr="007A4380">
        <w:rPr>
          <w:rFonts w:ascii="Arial" w:eastAsia="Arial" w:hAnsi="Arial" w:cs="Arial"/>
        </w:rPr>
        <w:t>.</w:t>
      </w:r>
    </w:p>
    <w:p w14:paraId="359BEE1A" w14:textId="77777777" w:rsidR="008008C2" w:rsidRPr="007A4380" w:rsidRDefault="008008C2" w:rsidP="00394FD9">
      <w:pPr>
        <w:pStyle w:val="Lijstalinea"/>
        <w:spacing w:line="320" w:lineRule="exact"/>
        <w:rPr>
          <w:rFonts w:ascii="Arial" w:eastAsia="Arial" w:hAnsi="Arial" w:cs="Arial"/>
        </w:rPr>
      </w:pPr>
    </w:p>
    <w:bookmarkEnd w:id="6"/>
    <w:p w14:paraId="061FE1CD" w14:textId="441649FC" w:rsidR="00303ED4" w:rsidRPr="001066E4" w:rsidRDefault="1EA13078" w:rsidP="004315DB">
      <w:pPr>
        <w:spacing w:line="320" w:lineRule="exact"/>
        <w:rPr>
          <w:rFonts w:ascii="Arial" w:eastAsia="Arial" w:hAnsi="Arial" w:cs="Arial"/>
        </w:rPr>
      </w:pPr>
      <w:r w:rsidRPr="007A4380">
        <w:rPr>
          <w:rFonts w:ascii="Arial" w:eastAsia="Arial" w:hAnsi="Arial" w:cs="Arial"/>
        </w:rPr>
        <w:t>Omwille van praktische redenen vragen we je in de loop van het 3</w:t>
      </w:r>
      <w:r w:rsidRPr="007A4380">
        <w:rPr>
          <w:rFonts w:ascii="Arial" w:eastAsia="Arial" w:hAnsi="Arial" w:cs="Arial"/>
          <w:vertAlign w:val="superscript"/>
        </w:rPr>
        <w:t>de</w:t>
      </w:r>
      <w:r w:rsidRPr="007A4380">
        <w:rPr>
          <w:rFonts w:ascii="Arial" w:eastAsia="Arial" w:hAnsi="Arial" w:cs="Arial"/>
        </w:rPr>
        <w:t xml:space="preserve"> trimester te bevestigen of je ook het volgende schooljaar bij ons blijft en zo ja, in welke studierichting. Een</w:t>
      </w:r>
      <w:r w:rsidR="00F83F1D" w:rsidRPr="007A4380">
        <w:rPr>
          <w:rFonts w:ascii="Arial" w:eastAsia="Arial" w:hAnsi="Arial" w:cs="Arial"/>
        </w:rPr>
        <w:t xml:space="preserve"> digitale</w:t>
      </w:r>
      <w:r w:rsidRPr="007A4380">
        <w:rPr>
          <w:rFonts w:ascii="Arial" w:eastAsia="Arial" w:hAnsi="Arial" w:cs="Arial"/>
        </w:rPr>
        <w:t xml:space="preserve"> brief met verdere informatie wordt dan meegegeven.</w:t>
      </w:r>
      <w:r w:rsidR="00C9734F" w:rsidRPr="007A4380">
        <w:rPr>
          <w:rFonts w:ascii="Arial" w:eastAsia="Arial" w:hAnsi="Arial" w:cs="Arial"/>
        </w:rPr>
        <w:t xml:space="preserve"> Deze herbevestiging gebeurt digitaal.</w:t>
      </w:r>
    </w:p>
    <w:p w14:paraId="59A5E99A" w14:textId="4CFFAA3D" w:rsidR="00D06652" w:rsidRDefault="00213E59" w:rsidP="00213E59">
      <w:pPr>
        <w:spacing w:line="320" w:lineRule="exact"/>
        <w:rPr>
          <w:rFonts w:ascii="Arial" w:eastAsia="Arial" w:hAnsi="Arial" w:cs="Arial"/>
        </w:rPr>
      </w:pPr>
      <w:r w:rsidRPr="007A4380">
        <w:rPr>
          <w:rFonts w:ascii="Arial" w:eastAsia="Arial" w:hAnsi="Arial" w:cs="Arial"/>
        </w:rPr>
        <w:t xml:space="preserve">We kunnen je niet inschrijven in het secundair onderwijs als je vóór de start van het schooljaar al 25 jaar bent geworden. </w:t>
      </w:r>
      <w:r w:rsidR="00D06652" w:rsidRPr="00C939D7">
        <w:rPr>
          <w:rFonts w:ascii="Arial" w:hAnsi="Arial" w:cs="Arial"/>
          <w:highlight w:val="lightGray"/>
        </w:rPr>
        <w:t>Word je 25 jaar in de loop van het schooljaar, dan kan je het secundair onderwijs volgen tot het einde van dat schooljaar. Word je 19 jaar uiterlijk op 31 december, dan beslist de klassenraad of je nog kan worden toegelaten tot de eerste of tweede graad.</w:t>
      </w:r>
    </w:p>
    <w:p w14:paraId="19F7D588" w14:textId="159D9691" w:rsidR="00213E59" w:rsidRPr="007A4380" w:rsidRDefault="00213E59" w:rsidP="00213E59">
      <w:pPr>
        <w:spacing w:line="320" w:lineRule="exact"/>
        <w:rPr>
          <w:rFonts w:ascii="Arial" w:eastAsia="Arial" w:hAnsi="Arial" w:cs="Arial"/>
        </w:rPr>
      </w:pPr>
      <w:r w:rsidRPr="007A4380">
        <w:rPr>
          <w:rFonts w:ascii="Arial" w:eastAsia="Arial" w:hAnsi="Arial" w:cs="Arial"/>
        </w:rPr>
        <w:t>Voor 7</w:t>
      </w:r>
      <w:r w:rsidRPr="007A4380">
        <w:rPr>
          <w:rFonts w:ascii="Arial" w:eastAsia="Arial" w:hAnsi="Arial" w:cs="Arial"/>
          <w:vertAlign w:val="superscript"/>
        </w:rPr>
        <w:t>de</w:t>
      </w:r>
      <w:r w:rsidRPr="007A4380">
        <w:rPr>
          <w:rFonts w:ascii="Arial" w:eastAsia="Arial" w:hAnsi="Arial" w:cs="Arial"/>
        </w:rPr>
        <w:t xml:space="preserve"> leerjaren geldt deze maximumleeftijd niet.</w:t>
      </w:r>
    </w:p>
    <w:p w14:paraId="27E246AE" w14:textId="5FA427F9" w:rsidR="00213E59" w:rsidRPr="007A4380" w:rsidRDefault="00213E59" w:rsidP="00213E59">
      <w:pPr>
        <w:spacing w:line="320" w:lineRule="exact"/>
        <w:rPr>
          <w:rFonts w:ascii="Arial" w:eastAsia="Arial" w:hAnsi="Arial" w:cs="Arial"/>
        </w:rPr>
      </w:pPr>
      <w:r w:rsidRPr="007A4380">
        <w:rPr>
          <w:rFonts w:ascii="Arial" w:eastAsia="Arial" w:hAnsi="Arial" w:cs="Arial"/>
        </w:rPr>
        <w:t>In de loop van het schooljaar kan je enkel overstappen naar een andere studierichting vóór een bepaalde datum die wettelijk is vastgelegd. Daarna kan enkel in uitzonderlijke gevallen de toelatingsklassenraad beslissen dat je nog kan veranderen. Je kan niet veranderen als in de andere studierichting de maximumcapaciteit al werd bereikt.</w:t>
      </w:r>
    </w:p>
    <w:p w14:paraId="1AD539A8" w14:textId="250DD9D8" w:rsidR="00213E59" w:rsidRPr="001066E4" w:rsidRDefault="006C4C56" w:rsidP="004315DB">
      <w:pPr>
        <w:spacing w:line="320" w:lineRule="exact"/>
        <w:rPr>
          <w:rFonts w:ascii="Arial" w:eastAsia="Arial" w:hAnsi="Arial" w:cs="Arial"/>
          <w:strike/>
        </w:rPr>
      </w:pPr>
      <w:bookmarkStart w:id="7" w:name="_Hlk134461812"/>
      <w:r w:rsidRPr="007A4380">
        <w:rPr>
          <w:rFonts w:ascii="Arial" w:eastAsia="Arial" w:hAnsi="Arial" w:cs="Arial"/>
        </w:rPr>
        <w:t xml:space="preserve">In </w:t>
      </w:r>
      <w:r w:rsidR="00B609F3" w:rsidRPr="007A4380">
        <w:rPr>
          <w:rFonts w:ascii="Arial" w:eastAsia="Arial" w:hAnsi="Arial" w:cs="Arial"/>
        </w:rPr>
        <w:t xml:space="preserve">de eerste graad </w:t>
      </w:r>
      <w:r w:rsidRPr="007A4380">
        <w:rPr>
          <w:rFonts w:ascii="Arial" w:eastAsia="Arial" w:hAnsi="Arial" w:cs="Arial"/>
        </w:rPr>
        <w:t>heb je bij inschrijving</w:t>
      </w:r>
      <w:r w:rsidR="00FB2823" w:rsidRPr="007A4380">
        <w:rPr>
          <w:rFonts w:ascii="Arial" w:eastAsia="Arial" w:hAnsi="Arial" w:cs="Arial"/>
        </w:rPr>
        <w:t xml:space="preserve"> in </w:t>
      </w:r>
      <w:r w:rsidR="00956898">
        <w:rPr>
          <w:rFonts w:ascii="Arial" w:eastAsia="Arial" w:hAnsi="Arial" w:cs="Arial"/>
        </w:rPr>
        <w:t>NOVA campus VISO</w:t>
      </w:r>
      <w:r w:rsidRPr="007A4380">
        <w:rPr>
          <w:rFonts w:ascii="Arial" w:eastAsia="Arial" w:hAnsi="Arial" w:cs="Arial"/>
        </w:rPr>
        <w:t xml:space="preserve"> keuze tussen verschillende talenturen (keuze-uren). </w:t>
      </w:r>
      <w:r w:rsidR="00F83F1D" w:rsidRPr="007A4380">
        <w:rPr>
          <w:rFonts w:ascii="Arial" w:hAnsi="Arial" w:cs="Arial"/>
        </w:rPr>
        <w:t>In principe verander je niet van talenturen (idem voor keuzes binnen de basisoptie in 2B). Heb je hier vragen rond, neem dan contact met directie.</w:t>
      </w:r>
      <w:r w:rsidR="00F83F1D" w:rsidRPr="007A4380">
        <w:rPr>
          <w:rFonts w:ascii="Arial" w:hAnsi="Arial" w:cs="Arial"/>
          <w:b/>
          <w:bCs/>
        </w:rPr>
        <w:t xml:space="preserve"> </w:t>
      </w:r>
    </w:p>
    <w:p w14:paraId="58C469A1" w14:textId="79AE67C2" w:rsidR="00C12289" w:rsidRPr="001066E4" w:rsidRDefault="00C12289" w:rsidP="00FF4869">
      <w:pPr>
        <w:pStyle w:val="Kopje2"/>
      </w:pPr>
      <w:bookmarkStart w:id="8" w:name="_Toc238482550"/>
      <w:bookmarkStart w:id="9" w:name="_Hlk134461918"/>
      <w:bookmarkEnd w:id="7"/>
      <w:r>
        <w:t xml:space="preserve">Samenwerking </w:t>
      </w:r>
      <w:r w:rsidR="00786551">
        <w:t>met andere scholen</w:t>
      </w:r>
      <w:bookmarkEnd w:id="8"/>
    </w:p>
    <w:bookmarkEnd w:id="9"/>
    <w:p w14:paraId="32A7BB26" w14:textId="1F870F03" w:rsidR="004F0721" w:rsidRPr="00BB09B0" w:rsidRDefault="001E06B5" w:rsidP="008D09F0">
      <w:pPr>
        <w:spacing w:line="320" w:lineRule="exact"/>
        <w:rPr>
          <w:rFonts w:ascii="Arial" w:eastAsia="Arial" w:hAnsi="Arial" w:cs="Arial"/>
        </w:rPr>
      </w:pPr>
      <w:r w:rsidRPr="00BB09B0">
        <w:rPr>
          <w:rFonts w:ascii="Arial" w:eastAsia="Arial" w:hAnsi="Arial" w:cs="Arial"/>
        </w:rPr>
        <w:t xml:space="preserve">Zoals vermeld bij ons pedagogisch project, </w:t>
      </w:r>
      <w:r w:rsidR="001C04B8" w:rsidRPr="00BB09B0">
        <w:rPr>
          <w:rFonts w:ascii="Arial" w:eastAsia="Arial" w:hAnsi="Arial" w:cs="Arial"/>
        </w:rPr>
        <w:t xml:space="preserve">groeien we naar één school met NOVA campus </w:t>
      </w:r>
      <w:proofErr w:type="spellStart"/>
      <w:r w:rsidR="001C04B8" w:rsidRPr="00BB09B0">
        <w:rPr>
          <w:rFonts w:ascii="Arial" w:eastAsia="Arial" w:hAnsi="Arial" w:cs="Arial"/>
        </w:rPr>
        <w:t>Barnum</w:t>
      </w:r>
      <w:proofErr w:type="spellEnd"/>
      <w:r w:rsidR="001C04B8" w:rsidRPr="00BB09B0">
        <w:rPr>
          <w:rFonts w:ascii="Arial" w:eastAsia="Arial" w:hAnsi="Arial" w:cs="Arial"/>
        </w:rPr>
        <w:t>.</w:t>
      </w:r>
    </w:p>
    <w:p w14:paraId="56BBBCA9" w14:textId="1346D1A8" w:rsidR="00600711" w:rsidRPr="001066E4" w:rsidRDefault="00956898" w:rsidP="008D09F0">
      <w:pPr>
        <w:spacing w:line="320" w:lineRule="exact"/>
        <w:rPr>
          <w:rFonts w:ascii="Arial" w:eastAsia="Arial" w:hAnsi="Arial" w:cs="Arial"/>
        </w:rPr>
      </w:pPr>
      <w:r>
        <w:rPr>
          <w:rFonts w:ascii="Arial" w:eastAsia="Arial" w:hAnsi="Arial" w:cs="Arial"/>
        </w:rPr>
        <w:t>NOVA campus VISO</w:t>
      </w:r>
      <w:r w:rsidR="1EA13078" w:rsidRPr="007A4380">
        <w:rPr>
          <w:rFonts w:ascii="Arial" w:eastAsia="Arial" w:hAnsi="Arial" w:cs="Arial"/>
        </w:rPr>
        <w:t xml:space="preserve"> bestaat uit 2 verschillende </w:t>
      </w:r>
      <w:r w:rsidR="002E63AA" w:rsidRPr="007A4380">
        <w:rPr>
          <w:rFonts w:ascii="Arial" w:eastAsia="Arial" w:hAnsi="Arial" w:cs="Arial"/>
        </w:rPr>
        <w:t>administratieve scholen die volledig</w:t>
      </w:r>
      <w:r w:rsidR="1EA13078" w:rsidRPr="007A4380">
        <w:rPr>
          <w:rFonts w:ascii="Arial" w:eastAsia="Arial" w:hAnsi="Arial" w:cs="Arial"/>
        </w:rPr>
        <w:t xml:space="preserve"> samenwerken (</w:t>
      </w:r>
      <w:r>
        <w:rPr>
          <w:rFonts w:ascii="Arial" w:eastAsia="Arial" w:hAnsi="Arial" w:cs="Arial"/>
        </w:rPr>
        <w:t>NOVA campus VISO</w:t>
      </w:r>
      <w:r w:rsidR="1EA13078" w:rsidRPr="007A4380">
        <w:rPr>
          <w:rFonts w:ascii="Arial" w:eastAsia="Arial" w:hAnsi="Arial" w:cs="Arial"/>
        </w:rPr>
        <w:t xml:space="preserve"> eerste graad en </w:t>
      </w:r>
      <w:r>
        <w:rPr>
          <w:rFonts w:ascii="Arial" w:eastAsia="Arial" w:hAnsi="Arial" w:cs="Arial"/>
        </w:rPr>
        <w:t>NOVA campus VISO</w:t>
      </w:r>
      <w:r w:rsidR="1EA13078" w:rsidRPr="007A4380">
        <w:rPr>
          <w:rFonts w:ascii="Arial" w:eastAsia="Arial" w:hAnsi="Arial" w:cs="Arial"/>
        </w:rPr>
        <w:t>)</w:t>
      </w:r>
      <w:r w:rsidR="0F72BDBC" w:rsidRPr="007A4380">
        <w:rPr>
          <w:rFonts w:ascii="Arial" w:eastAsia="Arial" w:hAnsi="Arial" w:cs="Arial"/>
        </w:rPr>
        <w:t xml:space="preserve"> met één schoolreglement</w:t>
      </w:r>
      <w:r w:rsidR="1EA13078" w:rsidRPr="007A4380">
        <w:rPr>
          <w:rFonts w:ascii="Arial" w:eastAsia="Arial" w:hAnsi="Arial" w:cs="Arial"/>
        </w:rPr>
        <w:t>. Een inschrijving in de ene school geldt meteen ook voor de andere school. Als je verandert, hoef je je dus niet opnieuw in te schrijven.</w:t>
      </w:r>
    </w:p>
    <w:p w14:paraId="21DAD100" w14:textId="6206A507" w:rsidR="005A6D08" w:rsidRPr="001066E4" w:rsidRDefault="00094940" w:rsidP="00002316">
      <w:pPr>
        <w:spacing w:line="320" w:lineRule="exact"/>
        <w:rPr>
          <w:rFonts w:ascii="Arial Nova" w:eastAsia="Arial Nova" w:hAnsi="Arial Nova" w:cs="Arial Nova"/>
        </w:rPr>
      </w:pPr>
      <w:r w:rsidRPr="007A4380">
        <w:rPr>
          <w:rFonts w:ascii="Arial" w:hAnsi="Arial" w:cs="Arial"/>
        </w:rPr>
        <w:t xml:space="preserve">Naast de twee campussen, heeft </w:t>
      </w:r>
      <w:r w:rsidR="00956898">
        <w:rPr>
          <w:rFonts w:ascii="Arial" w:hAnsi="Arial" w:cs="Arial"/>
        </w:rPr>
        <w:t>NOVA campus VISO</w:t>
      </w:r>
      <w:r w:rsidRPr="007A4380">
        <w:rPr>
          <w:rFonts w:ascii="Arial" w:hAnsi="Arial" w:cs="Arial"/>
        </w:rPr>
        <w:t xml:space="preserve"> ook een vestigingsplaats in de Stokerijstraat 9 in </w:t>
      </w:r>
      <w:r w:rsidR="00482B5F">
        <w:rPr>
          <w:rFonts w:ascii="Arial" w:hAnsi="Arial" w:cs="Arial"/>
        </w:rPr>
        <w:t xml:space="preserve">NOVA campus </w:t>
      </w:r>
      <w:proofErr w:type="spellStart"/>
      <w:r w:rsidRPr="007A4380">
        <w:rPr>
          <w:rFonts w:ascii="Arial" w:hAnsi="Arial" w:cs="Arial"/>
        </w:rPr>
        <w:t>Barnum</w:t>
      </w:r>
      <w:proofErr w:type="spellEnd"/>
      <w:r w:rsidRPr="007A4380">
        <w:rPr>
          <w:rFonts w:ascii="Arial" w:hAnsi="Arial" w:cs="Arial"/>
        </w:rPr>
        <w:t xml:space="preserve">. </w:t>
      </w:r>
      <w:r w:rsidRPr="00825787">
        <w:rPr>
          <w:rFonts w:ascii="Arial" w:hAnsi="Arial" w:cs="Arial"/>
          <w:highlight w:val="lightGray"/>
        </w:rPr>
        <w:t xml:space="preserve">Concreet betekent dit dat we </w:t>
      </w:r>
      <w:r w:rsidR="00956898" w:rsidRPr="00825787">
        <w:rPr>
          <w:rFonts w:ascii="Arial" w:hAnsi="Arial" w:cs="Arial"/>
          <w:highlight w:val="lightGray"/>
        </w:rPr>
        <w:t xml:space="preserve">voor de klassen van de doorstroom- en dubbele finaliteit van de derde graad </w:t>
      </w:r>
      <w:r w:rsidR="287768F4" w:rsidRPr="00825787">
        <w:rPr>
          <w:rFonts w:ascii="Arial" w:hAnsi="Arial" w:cs="Arial"/>
          <w:highlight w:val="lightGray"/>
        </w:rPr>
        <w:t>één</w:t>
      </w:r>
      <w:r w:rsidR="00956898" w:rsidRPr="00825787">
        <w:rPr>
          <w:rFonts w:ascii="Arial" w:hAnsi="Arial" w:cs="Arial"/>
          <w:highlight w:val="lightGray"/>
        </w:rPr>
        <w:t xml:space="preserve"> of meerdere halve of volle dagen de lesse</w:t>
      </w:r>
      <w:r w:rsidRPr="00825787">
        <w:rPr>
          <w:rFonts w:ascii="Arial" w:hAnsi="Arial" w:cs="Arial"/>
          <w:highlight w:val="lightGray"/>
        </w:rPr>
        <w:t>n op die locatie organiseren</w:t>
      </w:r>
      <w:r w:rsidRPr="00BB09B0">
        <w:rPr>
          <w:rFonts w:ascii="Arial" w:hAnsi="Arial" w:cs="Arial"/>
        </w:rPr>
        <w:t>.</w:t>
      </w:r>
      <w:r w:rsidRPr="007A4380">
        <w:rPr>
          <w:rFonts w:ascii="Arial" w:hAnsi="Arial" w:cs="Arial"/>
        </w:rPr>
        <w:t xml:space="preserve"> Je blijft echter leerling van </w:t>
      </w:r>
      <w:r w:rsidR="00956898">
        <w:rPr>
          <w:rFonts w:ascii="Arial" w:hAnsi="Arial" w:cs="Arial"/>
        </w:rPr>
        <w:t>NOVA campus VISO</w:t>
      </w:r>
      <w:r w:rsidRPr="007A4380">
        <w:rPr>
          <w:rFonts w:ascii="Arial" w:hAnsi="Arial" w:cs="Arial"/>
        </w:rPr>
        <w:t xml:space="preserve"> en zal ook les krijgen van leerkrachten van </w:t>
      </w:r>
      <w:r w:rsidR="00956898">
        <w:rPr>
          <w:rFonts w:ascii="Arial" w:hAnsi="Arial" w:cs="Arial"/>
        </w:rPr>
        <w:t>NOVA campus VISO</w:t>
      </w:r>
      <w:r w:rsidRPr="007A4380">
        <w:rPr>
          <w:rFonts w:ascii="Arial" w:hAnsi="Arial" w:cs="Arial"/>
        </w:rPr>
        <w:t xml:space="preserve">. Het schoolreglement blijft ook op die locatie geldig, behalve eventueel enkele kleine wijzigingen </w:t>
      </w:r>
      <w:r w:rsidR="47536953" w:rsidRPr="007A4380">
        <w:rPr>
          <w:rFonts w:ascii="Arial" w:hAnsi="Arial" w:cs="Arial"/>
        </w:rPr>
        <w:t>afhankelijk van</w:t>
      </w:r>
      <w:r w:rsidRPr="007A4380">
        <w:rPr>
          <w:rFonts w:ascii="Arial" w:hAnsi="Arial" w:cs="Arial"/>
        </w:rPr>
        <w:t xml:space="preserve"> de lokale context. Die zullen schriftelijk meegedeeld worden.</w:t>
      </w:r>
    </w:p>
    <w:p w14:paraId="51CEAC07" w14:textId="100CE4A8" w:rsidR="0037393D" w:rsidRDefault="00002316" w:rsidP="001066E4">
      <w:pPr>
        <w:spacing w:line="320" w:lineRule="exact"/>
        <w:rPr>
          <w:rFonts w:ascii="Arial" w:eastAsia="Arial" w:hAnsi="Arial" w:cs="Arial"/>
        </w:rPr>
      </w:pPr>
      <w:bookmarkStart w:id="10" w:name="_Hlk134461951"/>
      <w:r w:rsidRPr="009B7536">
        <w:rPr>
          <w:rFonts w:ascii="Arial" w:eastAsia="Arial" w:hAnsi="Arial" w:cs="Arial"/>
        </w:rPr>
        <w:t xml:space="preserve">Beschik je over een verslag (opgemaakt vóór 1 september 2023), een IAC- of een OV4-verslag (opgemaakt vanaf 1 september 2023), kun je maximaal halftijds de lessen bijwonen in een school voor buitengewoon onderwijs. Deze mogelijkheid is een gunst, geen recht. Dit betekent concreet dat beide scholen hiermee akkoord moeten gaan. We maken daarover afspraken in overleg met jou, je ouders en het CLB. </w:t>
      </w:r>
      <w:r w:rsidR="002553FE" w:rsidRPr="00FD144D">
        <w:rPr>
          <w:rFonts w:ascii="Arial" w:hAnsi="Arial" w:cs="Arial"/>
          <w:lang w:val="nl-NL"/>
        </w:rPr>
        <w:t>Je recht op leersteun vanuit het leersteuncentrum blijft enkel van toepassing voor de lesuren op onze school. Tijdens de lesuren in de school voor buitengewoon onderwijs staan zij in voor jouw ondersteuning</w:t>
      </w:r>
      <w:r w:rsidR="002553FE" w:rsidRPr="00FD144D">
        <w:rPr>
          <w:rFonts w:ascii="Arial" w:hAnsi="Arial" w:cs="Arial"/>
        </w:rPr>
        <w:t>.</w:t>
      </w:r>
    </w:p>
    <w:p w14:paraId="3A37D09B" w14:textId="77777777" w:rsidR="0089324A" w:rsidRPr="007A4380" w:rsidRDefault="0089324A" w:rsidP="001066E4">
      <w:pPr>
        <w:spacing w:line="320" w:lineRule="exact"/>
        <w:rPr>
          <w:rFonts w:ascii="Arial" w:eastAsia="Arial" w:hAnsi="Arial" w:cs="Arial"/>
        </w:rPr>
      </w:pPr>
    </w:p>
    <w:p w14:paraId="5E4945FC" w14:textId="7A46B5CD" w:rsidR="00786551" w:rsidRPr="001066E4" w:rsidRDefault="00213E59" w:rsidP="00FF4869">
      <w:pPr>
        <w:pStyle w:val="Kopje2"/>
      </w:pPr>
      <w:bookmarkStart w:id="11" w:name="_Ref175404457"/>
      <w:bookmarkStart w:id="12" w:name="_Toc238482551"/>
      <w:r>
        <w:lastRenderedPageBreak/>
        <w:t>Samenwerking met een leersteuncentrum</w:t>
      </w:r>
      <w:bookmarkEnd w:id="11"/>
      <w:bookmarkEnd w:id="12"/>
    </w:p>
    <w:p w14:paraId="7997D7A8" w14:textId="7919E6B4" w:rsidR="009362CA" w:rsidRPr="007A4380" w:rsidRDefault="00213E59" w:rsidP="00786551">
      <w:pPr>
        <w:spacing w:line="320" w:lineRule="exact"/>
        <w:rPr>
          <w:rFonts w:ascii="Arial" w:eastAsia="Arial" w:hAnsi="Arial" w:cs="Arial"/>
        </w:rPr>
      </w:pPr>
      <w:r w:rsidRPr="007A4380">
        <w:rPr>
          <w:rFonts w:ascii="Arial" w:eastAsia="Arial" w:hAnsi="Arial" w:cs="Arial"/>
        </w:rPr>
        <w:t>Het leersteuncentrum biedt leersteun aan de school op basis van de ondersteuningsbehoeften van leerlingen, leraren en het schoolteam met een maximaal effect op de klasvloer. Leersteun is ondersteuning die jouw maximale ontplooiing, leerwinst, welbevinden, zelfredzaamheid en volwaardige participatie bevordert en die de competenties van leraren versterkt in het begeleiden van leerlingen met specifieke onderwijsbehoeften. Leersteun zet in op het creëren van een inclusieve klaspraktijk en inclusieve schoolcultuur.</w:t>
      </w:r>
    </w:p>
    <w:p w14:paraId="1E866CAF" w14:textId="71B47EE6" w:rsidR="009362CA" w:rsidRPr="007A4380" w:rsidRDefault="00213E59" w:rsidP="00786551">
      <w:pPr>
        <w:spacing w:line="320" w:lineRule="exact"/>
        <w:rPr>
          <w:rFonts w:ascii="Arial" w:eastAsia="Arial" w:hAnsi="Arial" w:cs="Arial"/>
        </w:rPr>
      </w:pPr>
      <w:r w:rsidRPr="007A4380">
        <w:rPr>
          <w:rFonts w:ascii="Arial" w:eastAsia="Arial" w:hAnsi="Arial" w:cs="Arial"/>
        </w:rPr>
        <w:t xml:space="preserve">Onze school is aangesloten bij </w:t>
      </w:r>
      <w:r w:rsidR="00DA111E" w:rsidRPr="007A4380">
        <w:rPr>
          <w:rFonts w:ascii="Arial" w:eastAsia="Arial" w:hAnsi="Arial" w:cs="Arial"/>
        </w:rPr>
        <w:t xml:space="preserve">het </w:t>
      </w:r>
      <w:r w:rsidR="00907291" w:rsidRPr="007A4380">
        <w:rPr>
          <w:rFonts w:ascii="Arial" w:eastAsia="Arial" w:hAnsi="Arial" w:cs="Arial"/>
        </w:rPr>
        <w:t>Katholiek Leersteuncentrum West-Vlaanderen Zuid</w:t>
      </w:r>
      <w:r w:rsidR="00B07350" w:rsidRPr="007A4380">
        <w:rPr>
          <w:rFonts w:ascii="Arial" w:eastAsia="Arial" w:hAnsi="Arial" w:cs="Arial"/>
        </w:rPr>
        <w:t xml:space="preserve">. </w:t>
      </w:r>
      <w:r w:rsidR="00636023" w:rsidRPr="007A4380">
        <w:rPr>
          <w:rFonts w:ascii="Arial" w:eastAsia="Arial" w:hAnsi="Arial" w:cs="Arial"/>
        </w:rPr>
        <w:t>Dit leersteuncentrum biedt leersteun aan voor het</w:t>
      </w:r>
      <w:r w:rsidR="000E2D00" w:rsidRPr="007A4380">
        <w:rPr>
          <w:rFonts w:ascii="Arial" w:eastAsia="Arial" w:hAnsi="Arial" w:cs="Arial"/>
        </w:rPr>
        <w:t xml:space="preserve"> type basisaanbod, type 2, type 3 en type 9</w:t>
      </w:r>
      <w:r w:rsidR="00965C1D" w:rsidRPr="007A4380">
        <w:rPr>
          <w:rFonts w:ascii="Arial" w:eastAsia="Arial" w:hAnsi="Arial" w:cs="Arial"/>
        </w:rPr>
        <w:t xml:space="preserve">. Voor type 4, </w:t>
      </w:r>
      <w:r w:rsidR="007259DF" w:rsidRPr="007A4380">
        <w:rPr>
          <w:rFonts w:ascii="Arial" w:eastAsia="Arial" w:hAnsi="Arial" w:cs="Arial"/>
        </w:rPr>
        <w:t xml:space="preserve">type 6 en type 7 werkt dit leersteuncentrum structureel samen </w:t>
      </w:r>
      <w:r w:rsidR="00907291" w:rsidRPr="007A4380">
        <w:rPr>
          <w:rFonts w:ascii="Arial" w:eastAsia="Arial" w:hAnsi="Arial" w:cs="Arial"/>
        </w:rPr>
        <w:t xml:space="preserve">met de specifieke leersteuncentra </w:t>
      </w:r>
      <w:proofErr w:type="spellStart"/>
      <w:r w:rsidR="000E2D00" w:rsidRPr="007A4380">
        <w:rPr>
          <w:rFonts w:ascii="Arial" w:eastAsia="Arial" w:hAnsi="Arial" w:cs="Arial"/>
        </w:rPr>
        <w:t>Dominiek</w:t>
      </w:r>
      <w:proofErr w:type="spellEnd"/>
      <w:r w:rsidR="000E2D00" w:rsidRPr="007A4380">
        <w:rPr>
          <w:rFonts w:ascii="Arial" w:eastAsia="Arial" w:hAnsi="Arial" w:cs="Arial"/>
        </w:rPr>
        <w:t xml:space="preserve"> </w:t>
      </w:r>
      <w:proofErr w:type="spellStart"/>
      <w:r w:rsidR="000E2D00" w:rsidRPr="007A4380">
        <w:rPr>
          <w:rFonts w:ascii="Arial" w:eastAsia="Arial" w:hAnsi="Arial" w:cs="Arial"/>
        </w:rPr>
        <w:t>Savio</w:t>
      </w:r>
      <w:proofErr w:type="spellEnd"/>
      <w:r w:rsidR="000E2D00" w:rsidRPr="007A4380">
        <w:rPr>
          <w:rFonts w:ascii="Arial" w:eastAsia="Arial" w:hAnsi="Arial" w:cs="Arial"/>
        </w:rPr>
        <w:t xml:space="preserve"> </w:t>
      </w:r>
      <w:r w:rsidR="001016D6" w:rsidRPr="007A4380">
        <w:rPr>
          <w:rFonts w:ascii="Arial" w:eastAsia="Arial" w:hAnsi="Arial" w:cs="Arial"/>
        </w:rPr>
        <w:t xml:space="preserve">en </w:t>
      </w:r>
      <w:proofErr w:type="spellStart"/>
      <w:r w:rsidR="001016D6" w:rsidRPr="007A4380">
        <w:rPr>
          <w:rFonts w:ascii="Arial" w:eastAsia="Arial" w:hAnsi="Arial" w:cs="Arial"/>
        </w:rPr>
        <w:t>Spermalie</w:t>
      </w:r>
      <w:proofErr w:type="spellEnd"/>
      <w:r w:rsidR="001016D6" w:rsidRPr="007A4380">
        <w:rPr>
          <w:rFonts w:ascii="Arial" w:eastAsia="Arial" w:hAnsi="Arial" w:cs="Arial"/>
        </w:rPr>
        <w:t>-</w:t>
      </w:r>
      <w:r w:rsidR="000E2D00" w:rsidRPr="007A4380">
        <w:rPr>
          <w:rFonts w:ascii="Arial" w:eastAsia="Arial" w:hAnsi="Arial" w:cs="Arial"/>
        </w:rPr>
        <w:t>De Kade</w:t>
      </w:r>
      <w:r w:rsidR="000157DD" w:rsidRPr="007A4380">
        <w:rPr>
          <w:rFonts w:ascii="Arial" w:eastAsia="Arial" w:hAnsi="Arial" w:cs="Arial"/>
        </w:rPr>
        <w:t>.</w:t>
      </w:r>
    </w:p>
    <w:p w14:paraId="097F3FB3" w14:textId="347532F8" w:rsidR="009362CA" w:rsidRPr="001066E4" w:rsidRDefault="005419A2" w:rsidP="00C77BDA">
      <w:pPr>
        <w:spacing w:line="320" w:lineRule="exact"/>
        <w:rPr>
          <w:rFonts w:ascii="Arial" w:eastAsia="Arial" w:hAnsi="Arial" w:cs="Arial"/>
        </w:rPr>
      </w:pPr>
      <w:bookmarkStart w:id="13" w:name="_Hlk142890113"/>
      <w:r w:rsidRPr="007A4380">
        <w:rPr>
          <w:rFonts w:ascii="Arial" w:eastAsia="Arial" w:hAnsi="Arial" w:cs="Arial"/>
        </w:rPr>
        <w:t xml:space="preserve">De school kan leersteun aanvragen voor alle leerlingen die beschikken over een gemotiveerd verslag of </w:t>
      </w:r>
      <w:r w:rsidRPr="00077923">
        <w:rPr>
          <w:rFonts w:ascii="Arial" w:eastAsia="Arial" w:hAnsi="Arial" w:cs="Arial"/>
        </w:rPr>
        <w:t>verslag (opgemaakt vóór 1 september 2023) of over een GC-verslag, IAC-verslag of OV4-verslag (opgemaakt vanaf 1 september 2023). Zo een verslag wordt opgemaakt door het CLB in overleg met de school, je ouders en jijzelf.</w:t>
      </w:r>
      <w:bookmarkEnd w:id="13"/>
    </w:p>
    <w:p w14:paraId="73CBA91F" w14:textId="476FCB31" w:rsidR="00970282" w:rsidRPr="007A4380" w:rsidRDefault="005419A2" w:rsidP="00786551">
      <w:pPr>
        <w:spacing w:line="320" w:lineRule="exact"/>
        <w:rPr>
          <w:rFonts w:ascii="Arial" w:eastAsia="Arial" w:hAnsi="Arial" w:cs="Arial"/>
        </w:rPr>
      </w:pPr>
      <w:r w:rsidRPr="007A4380">
        <w:rPr>
          <w:rFonts w:ascii="Arial" w:eastAsia="Arial" w:hAnsi="Arial" w:cs="Arial"/>
        </w:rPr>
        <w:t>De leerondersteuner komt naar je school. Hij/zij kan jou ondersteunen, je le</w:t>
      </w:r>
      <w:r w:rsidR="00191D2D">
        <w:rPr>
          <w:rFonts w:ascii="Arial" w:eastAsia="Arial" w:hAnsi="Arial" w:cs="Arial"/>
        </w:rPr>
        <w:t>erkracht</w:t>
      </w:r>
      <w:r w:rsidRPr="007A4380">
        <w:rPr>
          <w:rFonts w:ascii="Arial" w:eastAsia="Arial" w:hAnsi="Arial" w:cs="Arial"/>
        </w:rPr>
        <w:t xml:space="preserve"> en/of het hele schoolteam. Het leersteuncentrum geeft jouw leersteuntraject vorm in overleg met je school, jijzelf en je ouders. He</w:t>
      </w:r>
      <w:r w:rsidR="00002316" w:rsidRPr="007A4380">
        <w:rPr>
          <w:rFonts w:ascii="Arial" w:eastAsia="Arial" w:hAnsi="Arial" w:cs="Arial"/>
        </w:rPr>
        <w:t>t</w:t>
      </w:r>
      <w:r w:rsidRPr="007A4380">
        <w:rPr>
          <w:rFonts w:ascii="Arial" w:eastAsia="Arial" w:hAnsi="Arial" w:cs="Arial"/>
        </w:rPr>
        <w:t xml:space="preserve"> CLB kan hierbij betrokken worden als dat nodig zou zijn.</w:t>
      </w:r>
    </w:p>
    <w:p w14:paraId="776A3F18" w14:textId="1037CE73" w:rsidR="00213E59" w:rsidRPr="007A4380" w:rsidRDefault="005419A2" w:rsidP="3BD5784C">
      <w:pPr>
        <w:spacing w:line="320" w:lineRule="exact"/>
        <w:rPr>
          <w:rFonts w:ascii="Arial" w:eastAsia="Arial" w:hAnsi="Arial" w:cs="Arial"/>
        </w:rPr>
      </w:pPr>
      <w:r w:rsidRPr="007A4380">
        <w:rPr>
          <w:rFonts w:ascii="Arial" w:eastAsia="Arial" w:hAnsi="Arial" w:cs="Arial"/>
        </w:rPr>
        <w:t>Voor algemene vragen over leerondersteuning kun je terecht bij het informatiepunt van het leersteuncentrum. Wanneer je klachten zou hebben over de leersteun, dan kun je klacht indienen bij het leersteuncentrum. Als de klacht onvoldoende zou gehoord of behandeld worden door het leersteuncentrum, dan is er bemiddeling door het CLB mogelijk.</w:t>
      </w:r>
      <w:bookmarkEnd w:id="10"/>
    </w:p>
    <w:p w14:paraId="54653D29" w14:textId="19BBEB83" w:rsidR="00531217" w:rsidRPr="001066E4" w:rsidRDefault="00531217" w:rsidP="00FF4869">
      <w:pPr>
        <w:pStyle w:val="Kopje2"/>
      </w:pPr>
      <w:bookmarkStart w:id="14" w:name="_Toc238482552"/>
      <w:r>
        <w:t>Vrije leerling</w:t>
      </w:r>
      <w:bookmarkEnd w:id="14"/>
    </w:p>
    <w:p w14:paraId="4957314D" w14:textId="79047933" w:rsidR="001376AB" w:rsidRPr="00C269C2" w:rsidRDefault="1EA13078" w:rsidP="00C269C2">
      <w:pPr>
        <w:pStyle w:val="Plattetekst2"/>
        <w:spacing w:line="320" w:lineRule="exact"/>
        <w:rPr>
          <w:rFonts w:ascii="Arial" w:eastAsia="Arial" w:hAnsi="Arial" w:cs="Arial"/>
          <w:sz w:val="20"/>
          <w:lang w:val="nl-NL"/>
        </w:rPr>
      </w:pPr>
      <w:r w:rsidRPr="007A4380">
        <w:rPr>
          <w:rFonts w:ascii="Arial" w:eastAsia="Arial" w:hAnsi="Arial" w:cs="Arial"/>
          <w:sz w:val="20"/>
          <w:lang w:val="nl-NL"/>
        </w:rPr>
        <w:t>Als je niet voldoet aan de reglementair vastgestelde toelatings- of overgangsvoorwaarden, kan je inschrijving geweigerd worden. In een dergelijk geval kan je ingeschreven worden als vrije leerling. Op een dergelijke inschrijving heb je geen recht. Ze heeft ook als gevolg dat er op het einde van het schooljaar geen studiebewijs uitgereikt kan worden.</w:t>
      </w:r>
    </w:p>
    <w:p w14:paraId="0B6BBAE7" w14:textId="77777777" w:rsidR="00FF4869" w:rsidRDefault="00667863" w:rsidP="00FF4869">
      <w:pPr>
        <w:pStyle w:val="Kopje1"/>
        <w:rPr>
          <w:rFonts w:eastAsia="Arial"/>
          <w:lang w:val="nl-NL"/>
        </w:rPr>
      </w:pPr>
      <w:bookmarkStart w:id="15" w:name="_Toc238482553"/>
      <w:r w:rsidRPr="06E79DE9">
        <w:rPr>
          <w:rFonts w:eastAsia="Arial"/>
          <w:lang w:val="nl-NL"/>
        </w:rPr>
        <w:t>ONZE SCHOOL</w:t>
      </w:r>
      <w:bookmarkEnd w:id="15"/>
    </w:p>
    <w:p w14:paraId="48B6D8EE" w14:textId="77777777" w:rsidR="00FF4869" w:rsidRDefault="00AE537B" w:rsidP="00FF4869">
      <w:pPr>
        <w:pStyle w:val="Kopje2"/>
      </w:pPr>
      <w:bookmarkStart w:id="16" w:name="_Toc238482554"/>
      <w:r>
        <w:t>Dagindeling – vakantie- en verlofregeling</w:t>
      </w:r>
      <w:bookmarkEnd w:id="16"/>
    </w:p>
    <w:p w14:paraId="0D4905E0" w14:textId="1611ECD1" w:rsidR="00AE537B" w:rsidRPr="00FF4869" w:rsidRDefault="00AE537B" w:rsidP="00FF4869">
      <w:pPr>
        <w:pStyle w:val="Kopje3"/>
        <w:rPr>
          <w:lang w:val="nl-BE"/>
        </w:rPr>
      </w:pPr>
      <w:bookmarkStart w:id="17" w:name="_Ref174642742"/>
      <w:bookmarkStart w:id="18" w:name="_Toc238482555"/>
      <w:r>
        <w:t>Dagindeling</w:t>
      </w:r>
      <w:bookmarkEnd w:id="17"/>
      <w:bookmarkEnd w:id="18"/>
    </w:p>
    <w:p w14:paraId="6A56A6A9"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w:t>
      </w:r>
      <w:r w:rsidRPr="007A4380">
        <w:rPr>
          <w:rFonts w:ascii="Arial" w:eastAsia="Arial" w:hAnsi="Arial" w:cs="Arial"/>
          <w:vertAlign w:val="superscript"/>
          <w:lang w:val="nl-NL"/>
        </w:rPr>
        <w:t>ste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08.25 uur – 09.15 uur</w:t>
      </w:r>
    </w:p>
    <w:p w14:paraId="1944867A"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2</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09.15 uur – 10.05 uur</w:t>
      </w:r>
    </w:p>
    <w:p w14:paraId="74E7AB11"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 xml:space="preserve">voormiddagpauze: </w:t>
      </w:r>
      <w:r w:rsidRPr="007A4380">
        <w:rPr>
          <w:rFonts w:ascii="Arial" w:hAnsi="Arial" w:cs="Arial"/>
          <w:lang w:val="nl-NL"/>
        </w:rPr>
        <w:tab/>
      </w:r>
      <w:r w:rsidRPr="007A4380">
        <w:rPr>
          <w:rFonts w:ascii="Arial" w:eastAsia="Arial" w:hAnsi="Arial" w:cs="Arial"/>
          <w:lang w:val="nl-NL"/>
        </w:rPr>
        <w:t>10.05 uur – 10.20 uur</w:t>
      </w:r>
    </w:p>
    <w:p w14:paraId="769AA694"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3</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10.20 uur – 11.10 uur</w:t>
      </w:r>
    </w:p>
    <w:p w14:paraId="25F58244"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4</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11.10 uur – 12.00 uur</w:t>
      </w:r>
    </w:p>
    <w:p w14:paraId="653E9947" w14:textId="1067497B"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middagpauze:</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12.00 uur – 13.15 uur</w:t>
      </w:r>
    </w:p>
    <w:p w14:paraId="4DB2475D" w14:textId="657AAB81"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5</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13.15 uur – 14.05 uur</w:t>
      </w:r>
    </w:p>
    <w:p w14:paraId="4B68A51C"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6</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14.05 uur – 14.55 uur</w:t>
      </w:r>
    </w:p>
    <w:p w14:paraId="0892F359"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namiddagpauze:</w:t>
      </w:r>
      <w:r w:rsidRPr="007A4380">
        <w:rPr>
          <w:rFonts w:ascii="Arial" w:hAnsi="Arial" w:cs="Arial"/>
          <w:lang w:val="nl-NL"/>
        </w:rPr>
        <w:tab/>
      </w:r>
      <w:r w:rsidRPr="007A4380">
        <w:rPr>
          <w:rFonts w:ascii="Arial" w:eastAsia="Arial" w:hAnsi="Arial" w:cs="Arial"/>
          <w:lang w:val="nl-NL"/>
        </w:rPr>
        <w:t>14.55 uur – 15.10 uur</w:t>
      </w:r>
    </w:p>
    <w:p w14:paraId="088E5E73" w14:textId="77777777" w:rsidR="00AE537B" w:rsidRPr="007A4380" w:rsidRDefault="00AE537B" w:rsidP="00FC1A76">
      <w:pPr>
        <w:spacing w:after="0" w:line="288" w:lineRule="auto"/>
        <w:ind w:left="708" w:right="23" w:firstLine="708"/>
        <w:rPr>
          <w:rFonts w:ascii="Arial" w:eastAsia="Arial" w:hAnsi="Arial" w:cs="Arial"/>
          <w:lang w:val="nl-NL"/>
        </w:rPr>
      </w:pPr>
      <w:r w:rsidRPr="007A4380">
        <w:rPr>
          <w:rFonts w:ascii="Arial" w:eastAsia="Arial" w:hAnsi="Arial" w:cs="Arial"/>
          <w:lang w:val="nl-NL"/>
        </w:rPr>
        <w:t>7</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15.10 uur – 16.00 uur</w:t>
      </w:r>
    </w:p>
    <w:p w14:paraId="58CA0F55" w14:textId="77777777" w:rsidR="00AE537B" w:rsidRPr="007A4380" w:rsidRDefault="00AE537B" w:rsidP="00FC1A76">
      <w:pPr>
        <w:spacing w:after="0" w:line="288" w:lineRule="auto"/>
        <w:ind w:left="708" w:right="23" w:firstLine="708"/>
        <w:rPr>
          <w:rFonts w:ascii="Arial" w:eastAsia="Arial" w:hAnsi="Arial" w:cs="Arial"/>
          <w:lang w:val="nl-NL"/>
        </w:rPr>
      </w:pPr>
      <w:r w:rsidRPr="007A4380">
        <w:rPr>
          <w:rFonts w:ascii="Arial" w:eastAsia="Arial" w:hAnsi="Arial" w:cs="Arial"/>
          <w:lang w:val="nl-NL"/>
        </w:rPr>
        <w:t>8</w:t>
      </w:r>
      <w:r w:rsidRPr="007A4380">
        <w:rPr>
          <w:rFonts w:ascii="Arial" w:eastAsia="Arial" w:hAnsi="Arial" w:cs="Arial"/>
          <w:vertAlign w:val="superscript"/>
          <w:lang w:val="nl-NL"/>
        </w:rPr>
        <w:t>ste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16.00 uur – 16.50 uur</w:t>
      </w:r>
    </w:p>
    <w:p w14:paraId="5ABB1A80" w14:textId="77777777" w:rsidR="001B054F" w:rsidRPr="007A4380" w:rsidRDefault="001B054F" w:rsidP="00AE0183">
      <w:pPr>
        <w:spacing w:line="320" w:lineRule="exact"/>
        <w:ind w:right="22"/>
        <w:rPr>
          <w:rFonts w:ascii="Arial" w:hAnsi="Arial" w:cs="Arial"/>
          <w:lang w:val="nl-NL"/>
        </w:rPr>
      </w:pPr>
    </w:p>
    <w:p w14:paraId="0F8B2092" w14:textId="3BAA90E4" w:rsidR="000E6DDB" w:rsidRPr="00C269C2" w:rsidRDefault="1EA13078" w:rsidP="000E6DDB">
      <w:pPr>
        <w:spacing w:line="320" w:lineRule="exact"/>
        <w:ind w:right="22"/>
        <w:rPr>
          <w:rFonts w:ascii="Arial" w:eastAsia="Arial" w:hAnsi="Arial" w:cs="Arial"/>
          <w:lang w:val="nl-NL"/>
        </w:rPr>
      </w:pPr>
      <w:r w:rsidRPr="007A4380">
        <w:rPr>
          <w:rFonts w:ascii="Arial" w:eastAsia="Arial" w:hAnsi="Arial" w:cs="Arial"/>
          <w:lang w:val="nl-NL"/>
        </w:rPr>
        <w:t>In uitzonderlijke gevallen kunnen we om organisatorische redenen afwijken van de normale dagindeling.</w:t>
      </w:r>
    </w:p>
    <w:p w14:paraId="13ACB893" w14:textId="09EB9100" w:rsidR="008D4903" w:rsidRPr="00C269C2" w:rsidRDefault="1EA13078" w:rsidP="00C269C2">
      <w:pPr>
        <w:spacing w:line="320" w:lineRule="exact"/>
        <w:ind w:right="22"/>
        <w:rPr>
          <w:rFonts w:ascii="Arial" w:eastAsia="Arial" w:hAnsi="Arial" w:cs="Arial"/>
          <w:lang w:val="nl-NL"/>
        </w:rPr>
      </w:pPr>
      <w:r w:rsidRPr="007A4380">
        <w:rPr>
          <w:rFonts w:ascii="Arial" w:eastAsia="Arial" w:hAnsi="Arial" w:cs="Arial"/>
          <w:lang w:val="nl-NL"/>
        </w:rPr>
        <w:t xml:space="preserve">De woensdagnamiddag is </w:t>
      </w:r>
      <w:proofErr w:type="spellStart"/>
      <w:r w:rsidRPr="007A4380">
        <w:rPr>
          <w:rFonts w:ascii="Arial" w:eastAsia="Arial" w:hAnsi="Arial" w:cs="Arial"/>
          <w:lang w:val="nl-NL"/>
        </w:rPr>
        <w:t>lesvrij</w:t>
      </w:r>
      <w:proofErr w:type="spellEnd"/>
      <w:r w:rsidRPr="007A4380">
        <w:rPr>
          <w:rFonts w:ascii="Arial" w:eastAsia="Arial" w:hAnsi="Arial" w:cs="Arial"/>
          <w:lang w:val="nl-NL"/>
        </w:rPr>
        <w:t>.</w:t>
      </w:r>
    </w:p>
    <w:p w14:paraId="31A53FA5" w14:textId="7D2A96EE" w:rsidR="00E114DC" w:rsidRPr="007A4380" w:rsidRDefault="00E114DC" w:rsidP="00AE0183">
      <w:pPr>
        <w:spacing w:line="320" w:lineRule="exact"/>
        <w:ind w:hanging="1"/>
        <w:rPr>
          <w:rFonts w:ascii="Arial" w:hAnsi="Arial" w:cs="Arial"/>
          <w:lang w:val="nl-NL"/>
        </w:rPr>
      </w:pPr>
      <w:r w:rsidRPr="007A4380">
        <w:rPr>
          <w:rFonts w:ascii="Arial" w:hAnsi="Arial" w:cs="Arial"/>
          <w:lang w:val="nl-NL"/>
        </w:rPr>
        <w:t>In 1A is er een uur begeleiding/verdieping. In dit lesuur is er extra begeleiding of verdieping voor wiskunde, Nederlands en Frans</w:t>
      </w:r>
      <w:r w:rsidR="00A83E8E">
        <w:rPr>
          <w:rFonts w:ascii="Arial" w:hAnsi="Arial" w:cs="Arial"/>
          <w:lang w:val="nl-NL"/>
        </w:rPr>
        <w:t xml:space="preserve">. </w:t>
      </w:r>
      <w:r w:rsidRPr="007A4380">
        <w:rPr>
          <w:rFonts w:ascii="Arial" w:hAnsi="Arial" w:cs="Arial"/>
          <w:lang w:val="nl-NL"/>
        </w:rPr>
        <w:t xml:space="preserve">Tijdens het </w:t>
      </w:r>
      <w:proofErr w:type="spellStart"/>
      <w:r w:rsidRPr="007A4380">
        <w:rPr>
          <w:rFonts w:ascii="Arial" w:hAnsi="Arial" w:cs="Arial"/>
          <w:lang w:val="nl-NL"/>
        </w:rPr>
        <w:t>klasuur</w:t>
      </w:r>
      <w:proofErr w:type="spellEnd"/>
      <w:r w:rsidRPr="007A4380">
        <w:rPr>
          <w:rFonts w:ascii="Arial" w:hAnsi="Arial" w:cs="Arial"/>
          <w:lang w:val="nl-NL"/>
        </w:rPr>
        <w:t xml:space="preserve"> is er een combinatie van leren </w:t>
      </w:r>
      <w:proofErr w:type="spellStart"/>
      <w:r w:rsidRPr="007A4380">
        <w:rPr>
          <w:rFonts w:ascii="Arial" w:hAnsi="Arial" w:cs="Arial"/>
          <w:lang w:val="nl-NL"/>
        </w:rPr>
        <w:t>leren</w:t>
      </w:r>
      <w:proofErr w:type="spellEnd"/>
      <w:r w:rsidRPr="007A4380">
        <w:rPr>
          <w:rFonts w:ascii="Arial" w:hAnsi="Arial" w:cs="Arial"/>
          <w:lang w:val="nl-NL"/>
        </w:rPr>
        <w:t>, sociale vaardigheden, teambuilding…</w:t>
      </w:r>
    </w:p>
    <w:p w14:paraId="5EBC9DD0" w14:textId="27596079" w:rsidR="008D4903" w:rsidRPr="00C269C2" w:rsidRDefault="00E114DC" w:rsidP="00C269C2">
      <w:pPr>
        <w:spacing w:line="320" w:lineRule="exact"/>
        <w:ind w:hanging="1"/>
        <w:rPr>
          <w:rFonts w:ascii="Arial" w:hAnsi="Arial" w:cs="Arial"/>
          <w:lang w:val="nl-NL"/>
        </w:rPr>
      </w:pPr>
      <w:r w:rsidRPr="007A4380">
        <w:rPr>
          <w:rFonts w:ascii="Arial" w:hAnsi="Arial" w:cs="Arial"/>
          <w:lang w:val="nl-NL"/>
        </w:rPr>
        <w:t>In 1B is er een begeleidingsuur. In dit lesuur is er extra begeleiding</w:t>
      </w:r>
      <w:r w:rsidR="000B566A" w:rsidRPr="007A4380">
        <w:rPr>
          <w:rFonts w:ascii="Arial" w:hAnsi="Arial" w:cs="Arial"/>
          <w:lang w:val="nl-NL"/>
        </w:rPr>
        <w:t xml:space="preserve"> of verdieping</w:t>
      </w:r>
      <w:r w:rsidRPr="007A4380">
        <w:rPr>
          <w:rFonts w:ascii="Arial" w:hAnsi="Arial" w:cs="Arial"/>
          <w:lang w:val="nl-NL"/>
        </w:rPr>
        <w:t xml:space="preserve"> voor wiskunde, de talen en leren </w:t>
      </w:r>
      <w:proofErr w:type="spellStart"/>
      <w:r w:rsidRPr="007A4380">
        <w:rPr>
          <w:rFonts w:ascii="Arial" w:hAnsi="Arial" w:cs="Arial"/>
          <w:lang w:val="nl-NL"/>
        </w:rPr>
        <w:t>leren</w:t>
      </w:r>
      <w:proofErr w:type="spellEnd"/>
      <w:r w:rsidR="00124E0D">
        <w:rPr>
          <w:rFonts w:ascii="Arial" w:hAnsi="Arial" w:cs="Arial"/>
          <w:lang w:val="nl-NL"/>
        </w:rPr>
        <w:t>.</w:t>
      </w:r>
    </w:p>
    <w:p w14:paraId="04FF1047" w14:textId="1A2F7682" w:rsidR="00CD5982" w:rsidRPr="00FD144D" w:rsidRDefault="1EA13078" w:rsidP="1EA13078">
      <w:pPr>
        <w:spacing w:line="320" w:lineRule="exact"/>
        <w:rPr>
          <w:rFonts w:ascii="Arial" w:eastAsia="Arial" w:hAnsi="Arial" w:cs="Arial"/>
        </w:rPr>
      </w:pPr>
      <w:r w:rsidRPr="00FD144D">
        <w:rPr>
          <w:rFonts w:ascii="Arial" w:eastAsia="Arial" w:hAnsi="Arial" w:cs="Arial"/>
        </w:rPr>
        <w:t>Alle leerlingen krijgen op de eerste schooldag hun persoonlijk uurrooster mee naar huis.</w:t>
      </w:r>
    </w:p>
    <w:p w14:paraId="37C1D0AF" w14:textId="28C77E6D" w:rsidR="00876F20" w:rsidRDefault="42809BD8" w:rsidP="00AE0183">
      <w:pPr>
        <w:spacing w:line="320" w:lineRule="exact"/>
        <w:rPr>
          <w:rFonts w:ascii="Arial" w:eastAsia="Arial" w:hAnsi="Arial" w:cs="Arial"/>
          <w:lang w:val="nl-NL"/>
        </w:rPr>
      </w:pPr>
      <w:r w:rsidRPr="4620433E">
        <w:rPr>
          <w:rFonts w:ascii="Arial" w:eastAsia="Arial" w:hAnsi="Arial" w:cs="Arial"/>
          <w:lang w:val="nl-NL"/>
        </w:rPr>
        <w:t xml:space="preserve">Op een </w:t>
      </w:r>
      <w:r w:rsidR="74A1636B" w:rsidRPr="4620433E">
        <w:rPr>
          <w:rFonts w:ascii="Arial" w:eastAsia="Arial" w:hAnsi="Arial" w:cs="Arial"/>
          <w:lang w:val="nl-NL"/>
        </w:rPr>
        <w:t xml:space="preserve">beperkt </w:t>
      </w:r>
      <w:r w:rsidRPr="4620433E">
        <w:rPr>
          <w:rFonts w:ascii="Arial" w:eastAsia="Arial" w:hAnsi="Arial" w:cs="Arial"/>
          <w:lang w:val="nl-NL"/>
        </w:rPr>
        <w:t xml:space="preserve">aantal momenten tijdens het schooljaar organiseren we activiteiten die aansluiten bij </w:t>
      </w:r>
      <w:r w:rsidRPr="00B3551D">
        <w:rPr>
          <w:rFonts w:ascii="Arial" w:eastAsia="Arial" w:hAnsi="Arial" w:cs="Arial"/>
          <w:lang w:val="nl-NL"/>
        </w:rPr>
        <w:t>ons pedagogisch project. De data vind je terug in de jaarkalender</w:t>
      </w:r>
      <w:r w:rsidR="5DDD1C6F" w:rsidRPr="00B3551D">
        <w:rPr>
          <w:rFonts w:ascii="Arial" w:eastAsia="Arial" w:hAnsi="Arial" w:cs="Arial"/>
          <w:lang w:val="nl-NL"/>
        </w:rPr>
        <w:t xml:space="preserve"> op Smartschool</w:t>
      </w:r>
      <w:r w:rsidRPr="00B3551D">
        <w:rPr>
          <w:rFonts w:ascii="Arial" w:eastAsia="Arial" w:hAnsi="Arial" w:cs="Arial"/>
          <w:lang w:val="nl-NL"/>
        </w:rPr>
        <w:t>. Deelname aan deze middagactiviteiten is verplicht. Je verlaat bijgevolg de school niet.</w:t>
      </w:r>
    </w:p>
    <w:p w14:paraId="02C99B8A" w14:textId="77777777" w:rsidR="00C269C2" w:rsidRPr="00C269C2" w:rsidRDefault="00C269C2" w:rsidP="00AE0183">
      <w:pPr>
        <w:spacing w:line="320" w:lineRule="exact"/>
        <w:rPr>
          <w:rFonts w:ascii="Arial" w:eastAsia="Arial" w:hAnsi="Arial" w:cs="Arial"/>
          <w:lang w:val="nl-NL"/>
        </w:rPr>
      </w:pPr>
    </w:p>
    <w:p w14:paraId="2A64C801" w14:textId="77777777" w:rsidR="001C421E" w:rsidRDefault="1EA13078" w:rsidP="1EA13078">
      <w:pPr>
        <w:spacing w:line="320" w:lineRule="exact"/>
        <w:ind w:right="22"/>
        <w:rPr>
          <w:rFonts w:ascii="Arial" w:eastAsia="Arial" w:hAnsi="Arial" w:cs="Arial"/>
          <w:b/>
          <w:bCs/>
          <w:i/>
          <w:iCs/>
          <w:lang w:val="nl-NL"/>
        </w:rPr>
      </w:pPr>
      <w:r w:rsidRPr="007A4380">
        <w:rPr>
          <w:rFonts w:ascii="Arial" w:eastAsia="Arial" w:hAnsi="Arial" w:cs="Arial"/>
          <w:b/>
          <w:bCs/>
          <w:i/>
          <w:iCs/>
          <w:lang w:val="nl-NL"/>
        </w:rPr>
        <w:t>Voor campus Dr. Delbekestraat:</w:t>
      </w:r>
    </w:p>
    <w:p w14:paraId="46570843" w14:textId="75230C56" w:rsidR="00AE537B" w:rsidRPr="009669D8" w:rsidRDefault="001C421E" w:rsidP="1EA13078">
      <w:pPr>
        <w:spacing w:line="320" w:lineRule="exact"/>
        <w:ind w:right="22"/>
        <w:rPr>
          <w:rFonts w:ascii="Arial" w:eastAsia="Arial" w:hAnsi="Arial" w:cs="Arial"/>
          <w:i/>
          <w:color w:val="000000" w:themeColor="text1"/>
          <w:lang w:val="nl-NL"/>
        </w:rPr>
      </w:pPr>
      <w:r w:rsidRPr="009669D8">
        <w:rPr>
          <w:rFonts w:ascii="Arial" w:eastAsia="Arial" w:hAnsi="Arial" w:cs="Arial"/>
          <w:i/>
          <w:color w:val="000000" w:themeColor="text1"/>
          <w:lang w:val="nl-NL"/>
        </w:rPr>
        <w:t>A</w:t>
      </w:r>
      <w:r w:rsidRPr="009669D8">
        <w:rPr>
          <w:rFonts w:ascii="Arial" w:eastAsia="Arial" w:hAnsi="Arial" w:cs="Arial"/>
          <w:color w:val="000000" w:themeColor="text1"/>
          <w:lang w:val="nl-NL"/>
        </w:rPr>
        <w:t xml:space="preserve">lle </w:t>
      </w:r>
      <w:r w:rsidR="1EA13078" w:rsidRPr="009669D8">
        <w:rPr>
          <w:rFonts w:ascii="Arial" w:eastAsia="Arial" w:hAnsi="Arial" w:cs="Arial"/>
          <w:color w:val="000000" w:themeColor="text1"/>
          <w:lang w:val="nl-NL"/>
        </w:rPr>
        <w:t xml:space="preserve">leerlingen hebben </w:t>
      </w:r>
      <w:r w:rsidR="00782099" w:rsidRPr="009669D8">
        <w:rPr>
          <w:rFonts w:ascii="Arial" w:eastAsia="Arial" w:hAnsi="Arial" w:cs="Arial"/>
          <w:color w:val="000000" w:themeColor="text1"/>
          <w:lang w:val="nl-NL"/>
        </w:rPr>
        <w:t xml:space="preserve">32 </w:t>
      </w:r>
      <w:r w:rsidR="00236405" w:rsidRPr="009669D8">
        <w:rPr>
          <w:rFonts w:ascii="Arial" w:eastAsia="Arial" w:hAnsi="Arial" w:cs="Arial"/>
          <w:color w:val="000000" w:themeColor="text1"/>
          <w:lang w:val="nl-NL"/>
        </w:rPr>
        <w:t>uur les</w:t>
      </w:r>
      <w:r w:rsidRPr="009669D8">
        <w:rPr>
          <w:rFonts w:ascii="Arial" w:eastAsia="Arial" w:hAnsi="Arial" w:cs="Arial"/>
          <w:color w:val="000000" w:themeColor="text1"/>
          <w:lang w:val="nl-NL"/>
        </w:rPr>
        <w:t>, behalve de leerlingen van het 7</w:t>
      </w:r>
      <w:r w:rsidRPr="009669D8">
        <w:rPr>
          <w:rFonts w:ascii="Arial" w:eastAsia="Arial" w:hAnsi="Arial" w:cs="Arial"/>
          <w:color w:val="000000" w:themeColor="text1"/>
          <w:vertAlign w:val="superscript"/>
          <w:lang w:val="nl-NL"/>
        </w:rPr>
        <w:t>e</w:t>
      </w:r>
      <w:r w:rsidRPr="009669D8">
        <w:rPr>
          <w:rFonts w:ascii="Arial" w:eastAsia="Arial" w:hAnsi="Arial" w:cs="Arial"/>
          <w:color w:val="000000" w:themeColor="text1"/>
          <w:lang w:val="nl-NL"/>
        </w:rPr>
        <w:t xml:space="preserve"> jaar die 28 uur les hebben.</w:t>
      </w:r>
    </w:p>
    <w:p w14:paraId="2EA6CB61" w14:textId="291B7594" w:rsidR="00833B1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leerlingen van </w:t>
      </w:r>
      <w:r w:rsidR="00833B14" w:rsidRPr="007A4380">
        <w:rPr>
          <w:rFonts w:ascii="Arial" w:eastAsia="Arial" w:hAnsi="Arial" w:cs="Arial"/>
          <w:lang w:val="nl-NL"/>
        </w:rPr>
        <w:t xml:space="preserve">2B </w:t>
      </w:r>
      <w:r w:rsidRPr="007A4380">
        <w:rPr>
          <w:rFonts w:ascii="Arial" w:eastAsia="Arial" w:hAnsi="Arial" w:cs="Arial"/>
          <w:lang w:val="nl-NL"/>
        </w:rPr>
        <w:t xml:space="preserve">die </w:t>
      </w:r>
      <w:r w:rsidR="00833B14" w:rsidRPr="007A4380">
        <w:rPr>
          <w:rFonts w:ascii="Arial" w:eastAsia="Arial" w:hAnsi="Arial" w:cs="Arial"/>
          <w:lang w:val="nl-NL"/>
        </w:rPr>
        <w:t xml:space="preserve">het interessegebied ‘haar- en schoonheidszorg’ </w:t>
      </w:r>
      <w:r w:rsidR="000B566A" w:rsidRPr="007A4380">
        <w:rPr>
          <w:rFonts w:ascii="Arial" w:eastAsia="Arial" w:hAnsi="Arial" w:cs="Arial"/>
          <w:lang w:val="nl-NL"/>
        </w:rPr>
        <w:t xml:space="preserve">kiezen, </w:t>
      </w:r>
      <w:r w:rsidRPr="007A4380">
        <w:rPr>
          <w:rFonts w:ascii="Arial" w:eastAsia="Arial" w:hAnsi="Arial" w:cs="Arial"/>
          <w:lang w:val="nl-NL"/>
        </w:rPr>
        <w:t xml:space="preserve">volgen </w:t>
      </w:r>
      <w:r w:rsidR="00833B14" w:rsidRPr="007A4380">
        <w:rPr>
          <w:rFonts w:ascii="Arial" w:eastAsia="Arial" w:hAnsi="Arial" w:cs="Arial"/>
          <w:lang w:val="nl-NL"/>
        </w:rPr>
        <w:t xml:space="preserve">dit </w:t>
      </w:r>
      <w:r w:rsidR="0071461E" w:rsidRPr="007A4380">
        <w:rPr>
          <w:rFonts w:ascii="Arial" w:eastAsia="Arial" w:hAnsi="Arial" w:cs="Arial"/>
          <w:lang w:val="nl-NL"/>
        </w:rPr>
        <w:t>op</w:t>
      </w:r>
      <w:r w:rsidR="00833B14" w:rsidRPr="007A4380">
        <w:rPr>
          <w:rFonts w:ascii="Arial" w:eastAsia="Arial" w:hAnsi="Arial" w:cs="Arial"/>
          <w:lang w:val="nl-NL"/>
        </w:rPr>
        <w:t xml:space="preserve"> campus Polenplein.</w:t>
      </w:r>
    </w:p>
    <w:p w14:paraId="05C283BA" w14:textId="724BA765" w:rsidR="00782099" w:rsidRPr="007A4380" w:rsidRDefault="00782099" w:rsidP="011CAE20">
      <w:pPr>
        <w:spacing w:line="320" w:lineRule="exact"/>
        <w:ind w:right="22"/>
        <w:rPr>
          <w:rFonts w:ascii="Arial" w:eastAsia="Arial" w:hAnsi="Arial" w:cs="Arial"/>
          <w:lang w:val="nl-NL"/>
        </w:rPr>
      </w:pPr>
      <w:r w:rsidRPr="007A4380">
        <w:rPr>
          <w:rFonts w:ascii="Arial" w:eastAsia="Arial" w:hAnsi="Arial" w:cs="Arial"/>
          <w:lang w:val="nl-NL"/>
        </w:rPr>
        <w:t xml:space="preserve">Afhankelijk van het uurrooster </w:t>
      </w:r>
      <w:r w:rsidR="006C5ABE" w:rsidRPr="007A4380">
        <w:rPr>
          <w:rFonts w:ascii="Arial" w:eastAsia="Arial" w:hAnsi="Arial" w:cs="Arial"/>
          <w:lang w:val="nl-NL"/>
        </w:rPr>
        <w:t>kan</w:t>
      </w:r>
      <w:r w:rsidRPr="007A4380">
        <w:rPr>
          <w:rFonts w:ascii="Arial" w:eastAsia="Arial" w:hAnsi="Arial" w:cs="Arial"/>
          <w:lang w:val="nl-NL"/>
        </w:rPr>
        <w:t xml:space="preserve"> er les </w:t>
      </w:r>
      <w:r w:rsidR="006C5ABE" w:rsidRPr="007A4380">
        <w:rPr>
          <w:rFonts w:ascii="Arial" w:eastAsia="Arial" w:hAnsi="Arial" w:cs="Arial"/>
          <w:lang w:val="nl-NL"/>
        </w:rPr>
        <w:t xml:space="preserve">zijn </w:t>
      </w:r>
      <w:r w:rsidRPr="007A4380">
        <w:rPr>
          <w:rFonts w:ascii="Arial" w:eastAsia="Arial" w:hAnsi="Arial" w:cs="Arial"/>
          <w:lang w:val="nl-NL"/>
        </w:rPr>
        <w:t xml:space="preserve">tot </w:t>
      </w:r>
      <w:r w:rsidR="005B0025" w:rsidRPr="007A4380">
        <w:rPr>
          <w:rFonts w:ascii="Arial" w:eastAsia="Arial" w:hAnsi="Arial" w:cs="Arial"/>
          <w:lang w:val="nl-NL"/>
        </w:rPr>
        <w:t xml:space="preserve">14.55 u., </w:t>
      </w:r>
      <w:r w:rsidR="011CAE20" w:rsidRPr="007A4380">
        <w:rPr>
          <w:rFonts w:ascii="Arial" w:eastAsia="Arial" w:hAnsi="Arial" w:cs="Arial"/>
          <w:lang w:val="nl-NL"/>
        </w:rPr>
        <w:t>16 uur of 16.50 uur.</w:t>
      </w:r>
      <w:r w:rsidRPr="007A4380">
        <w:rPr>
          <w:rFonts w:ascii="Arial" w:eastAsia="Arial" w:hAnsi="Arial" w:cs="Arial"/>
          <w:lang w:val="nl-NL"/>
        </w:rPr>
        <w:t xml:space="preserve"> </w:t>
      </w:r>
    </w:p>
    <w:p w14:paraId="11802886" w14:textId="77777777" w:rsidR="009210AE" w:rsidRDefault="009210AE" w:rsidP="1EA13078">
      <w:pPr>
        <w:spacing w:line="320" w:lineRule="exact"/>
        <w:ind w:right="22"/>
        <w:rPr>
          <w:rFonts w:ascii="Arial" w:eastAsia="Arial" w:hAnsi="Arial" w:cs="Arial"/>
          <w:b/>
          <w:bCs/>
          <w:i/>
          <w:iCs/>
          <w:lang w:val="nl-NL"/>
        </w:rPr>
      </w:pPr>
    </w:p>
    <w:p w14:paraId="2BB7696C" w14:textId="794970FA" w:rsidR="001A3493" w:rsidRPr="007A4380" w:rsidRDefault="058DE815" w:rsidP="1EA13078">
      <w:pPr>
        <w:spacing w:line="320" w:lineRule="exact"/>
        <w:ind w:right="22"/>
        <w:rPr>
          <w:rFonts w:ascii="Arial" w:eastAsia="Arial" w:hAnsi="Arial" w:cs="Arial"/>
          <w:b/>
          <w:bCs/>
          <w:lang w:val="nl-NL"/>
        </w:rPr>
      </w:pPr>
      <w:r w:rsidRPr="2B339EEE">
        <w:rPr>
          <w:rFonts w:ascii="Arial" w:eastAsia="Arial" w:hAnsi="Arial" w:cs="Arial"/>
          <w:b/>
          <w:bCs/>
          <w:i/>
          <w:iCs/>
          <w:lang w:val="nl-NL"/>
        </w:rPr>
        <w:t>Voor campus Polenplein</w:t>
      </w:r>
      <w:r w:rsidRPr="2B339EEE">
        <w:rPr>
          <w:rFonts w:ascii="Arial" w:eastAsia="Arial" w:hAnsi="Arial" w:cs="Arial"/>
          <w:b/>
          <w:bCs/>
          <w:lang w:val="nl-NL"/>
        </w:rPr>
        <w:t xml:space="preserve">: </w:t>
      </w:r>
    </w:p>
    <w:p w14:paraId="050034D3" w14:textId="77777777" w:rsidR="009F43C8" w:rsidRPr="007A4380" w:rsidRDefault="009F43C8" w:rsidP="009F43C8">
      <w:pPr>
        <w:shd w:val="clear" w:color="auto" w:fill="FFFFFF"/>
        <w:spacing w:line="320" w:lineRule="exact"/>
        <w:ind w:right="23"/>
        <w:rPr>
          <w:rFonts w:ascii="Open Sans" w:hAnsi="Open Sans" w:cs="Open Sans"/>
        </w:rPr>
      </w:pPr>
      <w:r w:rsidRPr="007A4380">
        <w:rPr>
          <w:rFonts w:ascii="Arial" w:hAnsi="Arial" w:cs="Arial"/>
          <w:lang w:val="nl-NL"/>
        </w:rPr>
        <w:t>De leerlingen van het 1</w:t>
      </w:r>
      <w:r w:rsidRPr="007A4380">
        <w:rPr>
          <w:rFonts w:ascii="Arial" w:hAnsi="Arial" w:cs="Arial"/>
          <w:vertAlign w:val="superscript"/>
          <w:lang w:val="nl-NL"/>
        </w:rPr>
        <w:t>ste</w:t>
      </w:r>
      <w:r w:rsidRPr="007A4380">
        <w:rPr>
          <w:rFonts w:ascii="Arial" w:hAnsi="Arial" w:cs="Arial"/>
          <w:lang w:val="nl-NL"/>
        </w:rPr>
        <w:t> en het 2</w:t>
      </w:r>
      <w:r w:rsidRPr="007A4380">
        <w:rPr>
          <w:rFonts w:ascii="Arial" w:hAnsi="Arial" w:cs="Arial"/>
          <w:vertAlign w:val="superscript"/>
          <w:lang w:val="nl-NL"/>
        </w:rPr>
        <w:t>de</w:t>
      </w:r>
      <w:r w:rsidRPr="007A4380">
        <w:rPr>
          <w:rFonts w:ascii="Arial" w:hAnsi="Arial" w:cs="Arial"/>
          <w:lang w:val="nl-NL"/>
        </w:rPr>
        <w:t xml:space="preserve"> jaar hebben 32 uur les en één </w:t>
      </w:r>
      <w:proofErr w:type="spellStart"/>
      <w:r w:rsidRPr="007A4380">
        <w:rPr>
          <w:rFonts w:ascii="Arial" w:hAnsi="Arial" w:cs="Arial"/>
          <w:lang w:val="nl-NL"/>
        </w:rPr>
        <w:t>klasuur</w:t>
      </w:r>
      <w:proofErr w:type="spellEnd"/>
      <w:r w:rsidRPr="007A4380">
        <w:rPr>
          <w:rFonts w:ascii="Arial" w:hAnsi="Arial" w:cs="Arial"/>
          <w:lang w:val="nl-NL"/>
        </w:rPr>
        <w:t>.</w:t>
      </w:r>
    </w:p>
    <w:p w14:paraId="73F73992" w14:textId="2CCF7FB8" w:rsidR="009F43C8" w:rsidRPr="007A4380" w:rsidRDefault="009F43C8" w:rsidP="009F43C8">
      <w:pPr>
        <w:shd w:val="clear" w:color="auto" w:fill="FFFFFF"/>
        <w:spacing w:line="320" w:lineRule="exact"/>
        <w:ind w:right="23"/>
        <w:rPr>
          <w:rFonts w:ascii="Open Sans" w:hAnsi="Open Sans" w:cs="Open Sans"/>
        </w:rPr>
      </w:pPr>
      <w:r w:rsidRPr="007A4380">
        <w:rPr>
          <w:rFonts w:ascii="Arial" w:hAnsi="Arial" w:cs="Arial"/>
          <w:lang w:val="nl-NL"/>
        </w:rPr>
        <w:t xml:space="preserve">De leerlingen uit de </w:t>
      </w:r>
      <w:r w:rsidR="00DD4058">
        <w:rPr>
          <w:rFonts w:ascii="Arial" w:hAnsi="Arial" w:cs="Arial"/>
          <w:lang w:val="nl-NL"/>
        </w:rPr>
        <w:t>2de</w:t>
      </w:r>
      <w:r w:rsidRPr="007A4380">
        <w:rPr>
          <w:rFonts w:ascii="Arial" w:hAnsi="Arial" w:cs="Arial"/>
          <w:lang w:val="nl-NL"/>
        </w:rPr>
        <w:t xml:space="preserve"> graad hebben 32 lesuren. In de doorstroom en doorstroom- en arbeidsmarkgerichte richtingen is er daarnaast nog een half uur </w:t>
      </w:r>
      <w:proofErr w:type="spellStart"/>
      <w:r w:rsidRPr="007A4380">
        <w:rPr>
          <w:rFonts w:ascii="Arial" w:hAnsi="Arial" w:cs="Arial"/>
          <w:lang w:val="nl-NL"/>
        </w:rPr>
        <w:t>klasuur</w:t>
      </w:r>
      <w:proofErr w:type="spellEnd"/>
      <w:r w:rsidRPr="007A4380">
        <w:rPr>
          <w:rFonts w:ascii="Arial" w:hAnsi="Arial" w:cs="Arial"/>
          <w:lang w:val="nl-NL"/>
        </w:rPr>
        <w:t>.</w:t>
      </w:r>
    </w:p>
    <w:p w14:paraId="7D347BA5" w14:textId="4420DDB6" w:rsidR="009F43C8" w:rsidRPr="00824F2F" w:rsidRDefault="2464124B" w:rsidP="2B339EEE">
      <w:pPr>
        <w:shd w:val="clear" w:color="auto" w:fill="FFFFFF" w:themeFill="background1"/>
        <w:spacing w:line="320" w:lineRule="exact"/>
        <w:ind w:right="23"/>
        <w:rPr>
          <w:rFonts w:ascii="Open Sans" w:hAnsi="Open Sans" w:cs="Open Sans"/>
          <w:strike/>
        </w:rPr>
      </w:pPr>
      <w:r w:rsidRPr="2B339EEE">
        <w:rPr>
          <w:rFonts w:ascii="Arial" w:hAnsi="Arial" w:cs="Arial"/>
          <w:lang w:val="nl-NL"/>
        </w:rPr>
        <w:t xml:space="preserve">De leerlingen </w:t>
      </w:r>
      <w:r w:rsidR="31AAF587" w:rsidRPr="2B339EEE">
        <w:rPr>
          <w:rFonts w:ascii="Arial" w:hAnsi="Arial" w:cs="Arial"/>
          <w:lang w:val="nl-NL"/>
        </w:rPr>
        <w:t>van de 3</w:t>
      </w:r>
      <w:r w:rsidR="31AAF587" w:rsidRPr="2B339EEE">
        <w:rPr>
          <w:rFonts w:ascii="Arial" w:hAnsi="Arial" w:cs="Arial"/>
          <w:vertAlign w:val="superscript"/>
          <w:lang w:val="nl-NL"/>
        </w:rPr>
        <w:t>e</w:t>
      </w:r>
      <w:r w:rsidR="31AAF587" w:rsidRPr="2B339EEE">
        <w:rPr>
          <w:rFonts w:ascii="Arial" w:hAnsi="Arial" w:cs="Arial"/>
          <w:lang w:val="nl-NL"/>
        </w:rPr>
        <w:t xml:space="preserve"> graad hebben </w:t>
      </w:r>
      <w:r w:rsidRPr="2B339EEE">
        <w:rPr>
          <w:rFonts w:ascii="Arial" w:hAnsi="Arial" w:cs="Arial"/>
          <w:lang w:val="nl-NL"/>
        </w:rPr>
        <w:t>32 lesuren.</w:t>
      </w:r>
      <w:r w:rsidR="545B48D1" w:rsidRPr="2B339EEE">
        <w:rPr>
          <w:rFonts w:ascii="Arial" w:hAnsi="Arial" w:cs="Arial"/>
          <w:lang w:val="nl-NL"/>
        </w:rPr>
        <w:t xml:space="preserve"> De 7</w:t>
      </w:r>
      <w:r w:rsidR="545B48D1" w:rsidRPr="2B339EEE">
        <w:rPr>
          <w:rFonts w:ascii="Arial" w:hAnsi="Arial" w:cs="Arial"/>
          <w:vertAlign w:val="superscript"/>
          <w:lang w:val="nl-NL"/>
        </w:rPr>
        <w:t>e</w:t>
      </w:r>
      <w:r w:rsidR="545B48D1" w:rsidRPr="2B339EEE">
        <w:rPr>
          <w:rFonts w:ascii="Arial" w:hAnsi="Arial" w:cs="Arial"/>
          <w:lang w:val="nl-NL"/>
        </w:rPr>
        <w:t xml:space="preserve"> jaren hebben 28 uur les.</w:t>
      </w:r>
      <w:r w:rsidRPr="2B339EEE">
        <w:rPr>
          <w:rFonts w:ascii="Arial" w:hAnsi="Arial" w:cs="Arial"/>
          <w:lang w:val="nl-NL"/>
        </w:rPr>
        <w:t xml:space="preserve"> </w:t>
      </w:r>
    </w:p>
    <w:p w14:paraId="6178597B" w14:textId="52F41EBB" w:rsidR="009F43C8" w:rsidRPr="00B42CFB" w:rsidRDefault="009F43C8" w:rsidP="009F43C8">
      <w:pPr>
        <w:shd w:val="clear" w:color="auto" w:fill="FFFFFF"/>
        <w:spacing w:line="320" w:lineRule="exact"/>
        <w:ind w:right="23"/>
        <w:rPr>
          <w:rFonts w:ascii="Open Sans" w:hAnsi="Open Sans" w:cs="Open Sans"/>
        </w:rPr>
      </w:pPr>
      <w:r w:rsidRPr="00B42CFB">
        <w:rPr>
          <w:rFonts w:ascii="Arial" w:hAnsi="Arial" w:cs="Arial"/>
          <w:lang w:val="nl-NL"/>
        </w:rPr>
        <w:t xml:space="preserve">Afhankelijk van het uurrooster kan er les zijn tot 14.55 u., 16 uur of 16.50 uur. Uitzonderlijk kan de lesdag in de tweede graad op woensdag eindigen om 11.40 u. (omwille van het </w:t>
      </w:r>
      <w:proofErr w:type="spellStart"/>
      <w:r w:rsidRPr="00B42CFB">
        <w:rPr>
          <w:rFonts w:ascii="Arial" w:hAnsi="Arial" w:cs="Arial"/>
          <w:lang w:val="nl-NL"/>
        </w:rPr>
        <w:t>klasuur</w:t>
      </w:r>
      <w:proofErr w:type="spellEnd"/>
      <w:r w:rsidRPr="00B42CFB">
        <w:rPr>
          <w:rFonts w:ascii="Arial" w:hAnsi="Arial" w:cs="Arial"/>
          <w:lang w:val="nl-NL"/>
        </w:rPr>
        <w:t xml:space="preserve">) en in de derde graad kan </w:t>
      </w:r>
      <w:r w:rsidR="009210AE" w:rsidRPr="00B42CFB">
        <w:rPr>
          <w:rFonts w:ascii="Arial" w:hAnsi="Arial" w:cs="Arial"/>
          <w:lang w:val="nl-NL"/>
        </w:rPr>
        <w:t xml:space="preserve">uitzonderlijk </w:t>
      </w:r>
      <w:r w:rsidRPr="00B42CFB">
        <w:rPr>
          <w:rFonts w:ascii="Arial" w:hAnsi="Arial" w:cs="Arial"/>
          <w:lang w:val="nl-NL"/>
        </w:rPr>
        <w:t>één dag gestart worden om 9.15 u.  </w:t>
      </w:r>
    </w:p>
    <w:p w14:paraId="7477F73E" w14:textId="7FCDD4E5" w:rsidR="009F2651" w:rsidRPr="007A4380" w:rsidRDefault="374818E3" w:rsidP="00782099">
      <w:pPr>
        <w:spacing w:line="320" w:lineRule="exact"/>
        <w:rPr>
          <w:rFonts w:ascii="Arial" w:eastAsia="Arial" w:hAnsi="Arial" w:cs="Arial"/>
        </w:rPr>
      </w:pPr>
      <w:r w:rsidRPr="2B339EEE">
        <w:rPr>
          <w:rFonts w:ascii="Arial" w:eastAsia="Arial" w:hAnsi="Arial" w:cs="Arial"/>
          <w:lang w:val="nl-NL"/>
        </w:rPr>
        <w:t xml:space="preserve">In het </w:t>
      </w:r>
      <w:proofErr w:type="spellStart"/>
      <w:r w:rsidRPr="2B339EEE">
        <w:rPr>
          <w:rFonts w:ascii="Arial" w:eastAsia="Arial" w:hAnsi="Arial" w:cs="Arial"/>
          <w:lang w:val="nl-NL"/>
        </w:rPr>
        <w:t>klasuur</w:t>
      </w:r>
      <w:proofErr w:type="spellEnd"/>
      <w:r w:rsidRPr="2B339EEE">
        <w:rPr>
          <w:rFonts w:ascii="Arial" w:eastAsia="Arial" w:hAnsi="Arial" w:cs="Arial"/>
          <w:lang w:val="nl-NL"/>
        </w:rPr>
        <w:t xml:space="preserve"> </w:t>
      </w:r>
      <w:r w:rsidR="70F38434" w:rsidRPr="2B339EEE">
        <w:rPr>
          <w:rFonts w:ascii="Arial" w:eastAsia="Arial" w:hAnsi="Arial" w:cs="Arial"/>
        </w:rPr>
        <w:t>is de klastitularis bij de klasgroep aanwezig om informatie te geven,</w:t>
      </w:r>
      <w:r w:rsidR="2CD8DA31" w:rsidRPr="2B339EEE">
        <w:rPr>
          <w:rFonts w:ascii="Arial" w:eastAsia="Arial" w:hAnsi="Arial" w:cs="Arial"/>
        </w:rPr>
        <w:t xml:space="preserve"> </w:t>
      </w:r>
      <w:r w:rsidR="39855A23" w:rsidRPr="2B339EEE">
        <w:rPr>
          <w:rFonts w:ascii="Arial" w:eastAsia="Arial" w:hAnsi="Arial" w:cs="Arial"/>
        </w:rPr>
        <w:t>studiebegeleiding te bieden</w:t>
      </w:r>
      <w:r w:rsidR="70F38434" w:rsidRPr="2B339EEE">
        <w:rPr>
          <w:rFonts w:ascii="Arial" w:eastAsia="Arial" w:hAnsi="Arial" w:cs="Arial"/>
        </w:rPr>
        <w:t xml:space="preserve"> of de klas als groep te begeleiden. Tijdens dit </w:t>
      </w:r>
      <w:proofErr w:type="spellStart"/>
      <w:r w:rsidR="08C8C949" w:rsidRPr="2B339EEE">
        <w:rPr>
          <w:rFonts w:ascii="Arial" w:eastAsia="Arial" w:hAnsi="Arial" w:cs="Arial"/>
        </w:rPr>
        <w:t>klas</w:t>
      </w:r>
      <w:r w:rsidR="70F38434" w:rsidRPr="2B339EEE">
        <w:rPr>
          <w:rFonts w:ascii="Arial" w:eastAsia="Arial" w:hAnsi="Arial" w:cs="Arial"/>
        </w:rPr>
        <w:t>uur</w:t>
      </w:r>
      <w:proofErr w:type="spellEnd"/>
      <w:r w:rsidR="70F38434" w:rsidRPr="2B339EEE">
        <w:rPr>
          <w:rFonts w:ascii="Arial" w:eastAsia="Arial" w:hAnsi="Arial" w:cs="Arial"/>
        </w:rPr>
        <w:t xml:space="preserve"> worden ook vakoverstijgende initiatieven georganiseerd.</w:t>
      </w:r>
    </w:p>
    <w:p w14:paraId="7BD7194C" w14:textId="1759D792" w:rsidR="00236405" w:rsidRPr="007A4380" w:rsidRDefault="00236405" w:rsidP="00AE0183">
      <w:pPr>
        <w:spacing w:line="320" w:lineRule="exact"/>
        <w:rPr>
          <w:rFonts w:ascii="Arial" w:hAnsi="Arial" w:cs="Arial"/>
        </w:rPr>
      </w:pPr>
    </w:p>
    <w:p w14:paraId="65C2AD93" w14:textId="1F53A580" w:rsidR="00AE537B" w:rsidRPr="007A4380" w:rsidRDefault="00AE537B" w:rsidP="00FF4869">
      <w:pPr>
        <w:pStyle w:val="Kopje3"/>
      </w:pPr>
      <w:bookmarkStart w:id="19" w:name="_Toc238482556"/>
      <w:r>
        <w:t>Vakantie- en verlofregeling</w:t>
      </w:r>
      <w:bookmarkEnd w:id="19"/>
    </w:p>
    <w:p w14:paraId="7E28C2F9" w14:textId="0EBC8095" w:rsidR="009C157E" w:rsidRDefault="1EA13078" w:rsidP="009210AE">
      <w:pPr>
        <w:spacing w:line="320" w:lineRule="exact"/>
        <w:rPr>
          <w:rFonts w:ascii="Arial" w:eastAsia="Arial" w:hAnsi="Arial" w:cs="Arial"/>
          <w:lang w:val="nl-NL"/>
        </w:rPr>
      </w:pPr>
      <w:r w:rsidRPr="007A4380">
        <w:rPr>
          <w:rFonts w:ascii="Arial" w:eastAsia="Arial" w:hAnsi="Arial" w:cs="Arial"/>
          <w:lang w:val="nl-NL"/>
        </w:rPr>
        <w:t xml:space="preserve">Een overzicht van de vrije dagen en de vakantieperiodes voor dit schooljaar, vind je in deel 3 van het schoolreglement </w:t>
      </w:r>
      <w:r w:rsidRPr="00565677">
        <w:rPr>
          <w:rFonts w:ascii="Arial" w:eastAsia="Arial" w:hAnsi="Arial" w:cs="Arial"/>
          <w:lang w:val="nl-NL"/>
        </w:rPr>
        <w:t xml:space="preserve">onder </w:t>
      </w:r>
      <w:r w:rsidR="009210AE" w:rsidRPr="00565677">
        <w:rPr>
          <w:rFonts w:ascii="Arial" w:eastAsia="Arial" w:hAnsi="Arial" w:cs="Arial"/>
          <w:u w:val="single"/>
          <w:lang w:val="nl-NL"/>
        </w:rPr>
        <w:fldChar w:fldCharType="begin"/>
      </w:r>
      <w:r w:rsidR="009210AE" w:rsidRPr="00565677">
        <w:rPr>
          <w:rFonts w:ascii="Arial" w:eastAsia="Arial" w:hAnsi="Arial" w:cs="Arial"/>
          <w:u w:val="single"/>
          <w:lang w:val="nl-NL"/>
        </w:rPr>
        <w:instrText xml:space="preserve"> REF _Ref174638895 \r \h  \* MERGEFORMAT </w:instrText>
      </w:r>
      <w:r w:rsidR="009210AE" w:rsidRPr="00565677">
        <w:rPr>
          <w:rFonts w:ascii="Arial" w:eastAsia="Arial" w:hAnsi="Arial" w:cs="Arial"/>
          <w:u w:val="single"/>
          <w:lang w:val="nl-NL"/>
        </w:rPr>
      </w:r>
      <w:r w:rsidR="009210AE" w:rsidRPr="00565677">
        <w:rPr>
          <w:rFonts w:ascii="Arial" w:eastAsia="Arial" w:hAnsi="Arial" w:cs="Arial"/>
          <w:u w:val="single"/>
          <w:lang w:val="nl-NL"/>
        </w:rPr>
        <w:fldChar w:fldCharType="separate"/>
      </w:r>
      <w:r w:rsidR="009210AE" w:rsidRPr="00565677">
        <w:rPr>
          <w:rFonts w:ascii="Arial" w:eastAsia="Arial" w:hAnsi="Arial" w:cs="Arial"/>
          <w:u w:val="single"/>
          <w:lang w:val="nl-NL"/>
        </w:rPr>
        <w:t>4</w:t>
      </w:r>
      <w:r w:rsidR="009210AE" w:rsidRPr="00565677">
        <w:rPr>
          <w:rFonts w:ascii="Arial" w:eastAsia="Arial" w:hAnsi="Arial" w:cs="Arial"/>
          <w:u w:val="single"/>
          <w:lang w:val="nl-NL"/>
        </w:rPr>
        <w:fldChar w:fldCharType="end"/>
      </w:r>
      <w:r w:rsidRPr="00565677">
        <w:rPr>
          <w:rFonts w:ascii="Arial" w:eastAsia="Arial" w:hAnsi="Arial" w:cs="Arial"/>
          <w:lang w:val="nl-NL"/>
        </w:rPr>
        <w:t xml:space="preserve"> Jaarkalender</w:t>
      </w:r>
      <w:r w:rsidRPr="007A4380">
        <w:rPr>
          <w:rFonts w:ascii="Arial" w:eastAsia="Arial" w:hAnsi="Arial" w:cs="Arial"/>
          <w:lang w:val="nl-NL"/>
        </w:rPr>
        <w:t>.</w:t>
      </w:r>
    </w:p>
    <w:p w14:paraId="733CB54C" w14:textId="77777777" w:rsidR="00C269C2" w:rsidRPr="00C269C2" w:rsidRDefault="00C269C2" w:rsidP="00AE0183">
      <w:pPr>
        <w:spacing w:line="320" w:lineRule="exact"/>
        <w:rPr>
          <w:rFonts w:ascii="Arial" w:eastAsia="Arial" w:hAnsi="Arial" w:cs="Arial"/>
          <w:lang w:val="nl-NL"/>
        </w:rPr>
      </w:pPr>
    </w:p>
    <w:p w14:paraId="431F0AA4" w14:textId="22383BBC" w:rsidR="002A748B" w:rsidRPr="00C269C2" w:rsidRDefault="002A748B" w:rsidP="00FF4869">
      <w:pPr>
        <w:pStyle w:val="Kopje2"/>
        <w:rPr>
          <w:lang w:val="nl-NL"/>
        </w:rPr>
      </w:pPr>
      <w:bookmarkStart w:id="20" w:name="_Toc238482557"/>
      <w:r w:rsidRPr="06E79DE9">
        <w:rPr>
          <w:lang w:val="nl-NL"/>
        </w:rPr>
        <w:lastRenderedPageBreak/>
        <w:t xml:space="preserve">Beleid </w:t>
      </w:r>
      <w:r>
        <w:t>inzake</w:t>
      </w:r>
      <w:r w:rsidRPr="06E79DE9">
        <w:rPr>
          <w:lang w:val="nl-NL"/>
        </w:rPr>
        <w:t xml:space="preserve"> </w:t>
      </w:r>
      <w:r w:rsidR="002D1BE2" w:rsidRPr="06E79DE9">
        <w:rPr>
          <w:lang w:val="nl-NL"/>
        </w:rPr>
        <w:t xml:space="preserve">leerlingenstages en </w:t>
      </w:r>
      <w:r w:rsidRPr="06E79DE9">
        <w:rPr>
          <w:lang w:val="nl-NL"/>
        </w:rPr>
        <w:t>werkplekleren</w:t>
      </w:r>
      <w:bookmarkEnd w:id="20"/>
    </w:p>
    <w:p w14:paraId="1BF19309" w14:textId="7B0419CB" w:rsidR="002A748B" w:rsidRPr="007A4380" w:rsidRDefault="1EA13078" w:rsidP="00AE0183">
      <w:pPr>
        <w:spacing w:line="320" w:lineRule="exact"/>
        <w:rPr>
          <w:rFonts w:ascii="Arial" w:eastAsia="Arial" w:hAnsi="Arial" w:cs="Arial"/>
          <w:lang w:val="nl-NL"/>
        </w:rPr>
      </w:pPr>
      <w:r w:rsidRPr="007A4380">
        <w:rPr>
          <w:rFonts w:ascii="Arial" w:eastAsia="Arial" w:hAnsi="Arial" w:cs="Arial"/>
          <w:lang w:val="nl-NL"/>
        </w:rPr>
        <w:t>Werkplekleren kan voor onze leerlingen een meerwaarde bieden en deel uitmaken van hun leertraject. De realisatie van de leerplandoelen vormt voor ons het uitgangspunt. Werkplekleren is een didactische werkvorm die kan worden omschreven als het ontwikkelen van competenties door leeractiviteiten, waarbij de leeromgeving de arbeidssituatie is. Werkplekleren kan zowel stage zijn als observatieactiviteiten of bedrijfsbezoeken. De keuze is afhankelijk van de te realiseren doelstellingen.</w:t>
      </w:r>
    </w:p>
    <w:p w14:paraId="0EE37341" w14:textId="675E843E" w:rsidR="00F7335F" w:rsidRPr="007A4380" w:rsidRDefault="00F7335F" w:rsidP="00F7335F">
      <w:pPr>
        <w:spacing w:line="320" w:lineRule="exact"/>
        <w:rPr>
          <w:rFonts w:ascii="Arial" w:eastAsia="Arial" w:hAnsi="Arial" w:cs="Arial"/>
          <w:lang w:val="nl-NL"/>
        </w:rPr>
      </w:pPr>
      <w:r w:rsidRPr="007A4380">
        <w:rPr>
          <w:rFonts w:ascii="Arial" w:eastAsia="Arial" w:hAnsi="Arial" w:cs="Arial"/>
          <w:lang w:val="nl-NL"/>
        </w:rPr>
        <w:t>Bij observatieactiviteiten gaan de leerlingen individueel of in groep in een leeromgeving observeren. Zij nemen daarbij geen deel aan de werkzaamheden, maar beperken zich tot de rol van waarnemer (bv. tijdens een bedrijfsbezoek).</w:t>
      </w:r>
    </w:p>
    <w:p w14:paraId="38DCBD43" w14:textId="0F852CB7" w:rsidR="00E40168" w:rsidRPr="00201038" w:rsidRDefault="00E033F0" w:rsidP="001A21FA">
      <w:pPr>
        <w:spacing w:line="320" w:lineRule="exact"/>
        <w:rPr>
          <w:rFonts w:ascii="Arial" w:eastAsia="Arial" w:hAnsi="Arial" w:cs="Arial"/>
          <w:lang w:val="nl-NL"/>
        </w:rPr>
      </w:pPr>
      <w:r w:rsidRPr="007A4380">
        <w:rPr>
          <w:rFonts w:ascii="Arial" w:eastAsia="Arial" w:hAnsi="Arial" w:cs="Arial"/>
          <w:lang w:val="nl-NL"/>
        </w:rPr>
        <w:t>Stage gaat</w:t>
      </w:r>
      <w:r w:rsidR="1EA13078" w:rsidRPr="007A4380">
        <w:rPr>
          <w:rFonts w:ascii="Arial" w:eastAsia="Arial" w:hAnsi="Arial" w:cs="Arial"/>
          <w:lang w:val="nl-NL"/>
        </w:rPr>
        <w:t xml:space="preserve"> door onder de vorm van alternerende stage (bv. een vaste dag per week) en/of blokstage. </w:t>
      </w:r>
      <w:r w:rsidR="00F7335F" w:rsidRPr="007A4380">
        <w:rPr>
          <w:rFonts w:ascii="Arial" w:eastAsia="Arial" w:hAnsi="Arial" w:cs="Arial"/>
          <w:lang w:val="nl-NL"/>
        </w:rPr>
        <w:t xml:space="preserve">In een aantal richtingen hebben we enkel blokstage, in andere richtingen is dit een combinatie van alternerende stage en blokstage. </w:t>
      </w:r>
      <w:r w:rsidR="1EA13078" w:rsidRPr="007A4380">
        <w:rPr>
          <w:rFonts w:ascii="Arial" w:eastAsia="Arial" w:hAnsi="Arial" w:cs="Arial"/>
          <w:lang w:val="nl-NL"/>
        </w:rPr>
        <w:t>De leerling neemt actief deel aan werkzaamheden op de stageplaats, op een gelijkaardige wijze als de gewone werknemers van de stageplaats. De leerkracht treedt op als stagebegeleider vanuit de school. De leerling wordt op de stageplaats begeleid door een mentor</w:t>
      </w:r>
      <w:r w:rsidR="00AF39A3" w:rsidRPr="007A4380">
        <w:rPr>
          <w:rFonts w:ascii="Arial" w:eastAsia="Arial" w:hAnsi="Arial" w:cs="Arial"/>
          <w:lang w:val="nl-NL"/>
        </w:rPr>
        <w:t>. De stages vinden normaliter niet in het weekend plaat</w:t>
      </w:r>
      <w:r w:rsidR="00AF39A3" w:rsidRPr="00FA1292">
        <w:rPr>
          <w:rFonts w:ascii="Arial" w:eastAsia="Arial" w:hAnsi="Arial" w:cs="Arial"/>
          <w:lang w:val="nl-NL"/>
        </w:rPr>
        <w:t>s (enkel eventueel inhaalstage op zaterdag</w:t>
      </w:r>
      <w:r w:rsidR="006B7A92" w:rsidRPr="00FA1292">
        <w:rPr>
          <w:rFonts w:ascii="Arial" w:eastAsia="Arial" w:hAnsi="Arial" w:cs="Arial"/>
          <w:lang w:val="nl-NL"/>
        </w:rPr>
        <w:t xml:space="preserve"> voor meerderjarige leerlingen</w:t>
      </w:r>
      <w:r w:rsidR="00AF39A3" w:rsidRPr="00FA1292">
        <w:rPr>
          <w:rFonts w:ascii="Arial" w:eastAsia="Arial" w:hAnsi="Arial" w:cs="Arial"/>
          <w:lang w:val="nl-NL"/>
        </w:rPr>
        <w:t>).</w:t>
      </w:r>
      <w:r w:rsidR="00AF39A3" w:rsidRPr="00201038">
        <w:rPr>
          <w:rFonts w:ascii="Arial" w:eastAsia="Arial" w:hAnsi="Arial" w:cs="Arial"/>
          <w:lang w:val="nl-NL"/>
        </w:rPr>
        <w:t xml:space="preserve"> </w:t>
      </w:r>
    </w:p>
    <w:p w14:paraId="26EA9AA3" w14:textId="319418C1" w:rsidR="00181EF1" w:rsidRPr="007A4380" w:rsidRDefault="1EA13078" w:rsidP="001A21FA">
      <w:pPr>
        <w:spacing w:line="320" w:lineRule="exact"/>
        <w:rPr>
          <w:rFonts w:ascii="Arial" w:eastAsia="Arial" w:hAnsi="Arial" w:cs="Arial"/>
          <w:lang w:val="nl-NL"/>
        </w:rPr>
      </w:pPr>
      <w:r w:rsidRPr="007A4380">
        <w:rPr>
          <w:rFonts w:ascii="Arial" w:eastAsia="Arial" w:hAnsi="Arial" w:cs="Arial"/>
          <w:lang w:val="nl-NL"/>
        </w:rPr>
        <w:t>Voor onze leerlingen uit de 3</w:t>
      </w:r>
      <w:r w:rsidRPr="007A4380">
        <w:rPr>
          <w:rFonts w:ascii="Arial" w:eastAsia="Arial" w:hAnsi="Arial" w:cs="Arial"/>
          <w:vertAlign w:val="superscript"/>
          <w:lang w:val="nl-NL"/>
        </w:rPr>
        <w:t>de</w:t>
      </w:r>
      <w:r w:rsidRPr="007A4380">
        <w:rPr>
          <w:rFonts w:ascii="Arial" w:eastAsia="Arial" w:hAnsi="Arial" w:cs="Arial"/>
          <w:lang w:val="nl-NL"/>
        </w:rPr>
        <w:t xml:space="preserve"> graad is er in de volgende studierichtingen stage voorzien:</w:t>
      </w:r>
    </w:p>
    <w:p w14:paraId="47A1E6E2" w14:textId="3C34E961" w:rsidR="00F7335F" w:rsidRPr="009E66B8" w:rsidRDefault="7E769C30" w:rsidP="2B339EEE">
      <w:pPr>
        <w:spacing w:line="320" w:lineRule="exact"/>
        <w:ind w:right="22"/>
        <w:rPr>
          <w:rFonts w:ascii="Arial" w:eastAsia="Arial" w:hAnsi="Arial" w:cs="Arial"/>
          <w:lang w:val="nl-NL"/>
        </w:rPr>
      </w:pPr>
      <w:r w:rsidRPr="2B339EEE">
        <w:rPr>
          <w:rFonts w:ascii="Arial" w:eastAsia="Arial" w:hAnsi="Arial" w:cs="Arial"/>
          <w:lang w:val="nl-NL"/>
        </w:rPr>
        <w:t>In het 5</w:t>
      </w:r>
      <w:r w:rsidRPr="2B339EEE">
        <w:rPr>
          <w:rFonts w:ascii="Arial" w:eastAsia="Arial" w:hAnsi="Arial" w:cs="Arial"/>
          <w:vertAlign w:val="superscript"/>
          <w:lang w:val="nl-NL"/>
        </w:rPr>
        <w:t>de</w:t>
      </w:r>
      <w:r w:rsidRPr="2B339EEE">
        <w:rPr>
          <w:rFonts w:ascii="Arial" w:eastAsia="Arial" w:hAnsi="Arial" w:cs="Arial"/>
          <w:lang w:val="nl-NL"/>
        </w:rPr>
        <w:t xml:space="preserve"> jaar</w:t>
      </w:r>
      <w:r w:rsidR="3AFFE29D" w:rsidRPr="2B339EEE">
        <w:rPr>
          <w:rFonts w:ascii="Arial" w:eastAsia="Arial" w:hAnsi="Arial" w:cs="Arial"/>
          <w:lang w:val="nl-NL"/>
        </w:rPr>
        <w:t xml:space="preserve"> en 6</w:t>
      </w:r>
      <w:r w:rsidR="3AFFE29D" w:rsidRPr="2B339EEE">
        <w:rPr>
          <w:rFonts w:ascii="Arial" w:eastAsia="Arial" w:hAnsi="Arial" w:cs="Arial"/>
          <w:vertAlign w:val="superscript"/>
          <w:lang w:val="nl-NL"/>
        </w:rPr>
        <w:t>de</w:t>
      </w:r>
      <w:r w:rsidR="3AFFE29D" w:rsidRPr="2B339EEE">
        <w:rPr>
          <w:rFonts w:ascii="Arial" w:eastAsia="Arial" w:hAnsi="Arial" w:cs="Arial"/>
          <w:lang w:val="nl-NL"/>
        </w:rPr>
        <w:t xml:space="preserve"> jaar:</w:t>
      </w:r>
      <w:r w:rsidR="2B5C7DB3" w:rsidRPr="2B339EEE">
        <w:rPr>
          <w:rFonts w:ascii="Arial" w:eastAsia="Arial" w:hAnsi="Arial" w:cs="Arial"/>
          <w:lang w:val="nl-NL"/>
        </w:rPr>
        <w:t xml:space="preserve"> </w:t>
      </w:r>
      <w:r w:rsidR="30A950BA" w:rsidRPr="2B339EEE">
        <w:rPr>
          <w:rFonts w:ascii="Arial" w:eastAsia="Arial" w:hAnsi="Arial" w:cs="Arial"/>
        </w:rPr>
        <w:t>Gezondheidszorg, Opvoeding en begeleiding, Moderealisatie, Haarverzorging, Schoonheidsverzorging, Basiszorg en ondersteuning, Assistentie in wonen, zorg en welzijn</w:t>
      </w:r>
      <w:r w:rsidR="09B3002C" w:rsidRPr="2B339EEE">
        <w:rPr>
          <w:rFonts w:ascii="Arial" w:eastAsia="Arial" w:hAnsi="Arial" w:cs="Arial"/>
        </w:rPr>
        <w:t xml:space="preserve"> en </w:t>
      </w:r>
      <w:proofErr w:type="spellStart"/>
      <w:r w:rsidR="09B3002C" w:rsidRPr="2B339EEE">
        <w:rPr>
          <w:rFonts w:ascii="Arial" w:eastAsia="Arial" w:hAnsi="Arial" w:cs="Arial"/>
        </w:rPr>
        <w:t>Wellness</w:t>
      </w:r>
      <w:proofErr w:type="spellEnd"/>
      <w:r w:rsidR="09B3002C" w:rsidRPr="2B339EEE">
        <w:rPr>
          <w:rFonts w:ascii="Arial" w:eastAsia="Arial" w:hAnsi="Arial" w:cs="Arial"/>
        </w:rPr>
        <w:t xml:space="preserve"> en schoonheid</w:t>
      </w:r>
      <w:r w:rsidR="008607DF">
        <w:rPr>
          <w:rFonts w:ascii="Arial" w:eastAsia="Arial" w:hAnsi="Arial" w:cs="Arial"/>
        </w:rPr>
        <w:t>.</w:t>
      </w:r>
    </w:p>
    <w:p w14:paraId="2E694F59" w14:textId="54EA1471" w:rsidR="00E40168" w:rsidRPr="00E8161C" w:rsidRDefault="22F61E91" w:rsidP="00C269C2">
      <w:pPr>
        <w:spacing w:line="320" w:lineRule="exact"/>
        <w:ind w:right="22"/>
        <w:rPr>
          <w:rFonts w:ascii="Arial" w:eastAsia="Arial" w:hAnsi="Arial" w:cs="Arial"/>
          <w:color w:val="92D050"/>
          <w:lang w:val="nl-NL"/>
        </w:rPr>
      </w:pPr>
      <w:r w:rsidRPr="2B339EEE">
        <w:rPr>
          <w:rFonts w:ascii="Arial" w:eastAsia="Arial" w:hAnsi="Arial" w:cs="Arial"/>
          <w:lang w:val="nl-NL"/>
        </w:rPr>
        <w:t>In</w:t>
      </w:r>
      <w:r w:rsidR="7E769C30" w:rsidRPr="2B339EEE">
        <w:rPr>
          <w:rFonts w:ascii="Arial" w:eastAsia="Arial" w:hAnsi="Arial" w:cs="Arial"/>
          <w:lang w:val="nl-NL"/>
        </w:rPr>
        <w:t xml:space="preserve"> het 7</w:t>
      </w:r>
      <w:r w:rsidR="7E769C30" w:rsidRPr="2B339EEE">
        <w:rPr>
          <w:rFonts w:ascii="Arial" w:eastAsia="Arial" w:hAnsi="Arial" w:cs="Arial"/>
          <w:vertAlign w:val="superscript"/>
          <w:lang w:val="nl-NL"/>
        </w:rPr>
        <w:t>de</w:t>
      </w:r>
      <w:r w:rsidR="7E769C30" w:rsidRPr="2B339EEE">
        <w:rPr>
          <w:rFonts w:ascii="Arial" w:eastAsia="Arial" w:hAnsi="Arial" w:cs="Arial"/>
          <w:lang w:val="nl-NL"/>
        </w:rPr>
        <w:t xml:space="preserve"> jaar:</w:t>
      </w:r>
      <w:r w:rsidR="0E085870" w:rsidRPr="2B339EEE">
        <w:rPr>
          <w:rFonts w:ascii="Arial" w:eastAsia="Arial" w:hAnsi="Arial" w:cs="Arial"/>
          <w:lang w:val="nl-NL"/>
        </w:rPr>
        <w:t xml:space="preserve"> </w:t>
      </w:r>
      <w:r w:rsidR="6F0EC668" w:rsidRPr="2B339EEE">
        <w:rPr>
          <w:rFonts w:ascii="Arial" w:eastAsia="Arial" w:hAnsi="Arial" w:cs="Arial"/>
          <w:lang w:val="nl-NL"/>
        </w:rPr>
        <w:t xml:space="preserve">Kapper-stylist, </w:t>
      </w:r>
      <w:r w:rsidR="53833C9D" w:rsidRPr="2B339EEE">
        <w:rPr>
          <w:rFonts w:ascii="Arial" w:eastAsia="Arial" w:hAnsi="Arial" w:cs="Arial"/>
          <w:lang w:val="nl-NL"/>
        </w:rPr>
        <w:t xml:space="preserve">Kinderbegeleider, </w:t>
      </w:r>
      <w:r w:rsidR="418F1605" w:rsidRPr="2B339EEE">
        <w:rPr>
          <w:rFonts w:ascii="Arial" w:eastAsia="Arial" w:hAnsi="Arial" w:cs="Arial"/>
          <w:lang w:val="nl-NL"/>
        </w:rPr>
        <w:t>Persoonsbegeleider,</w:t>
      </w:r>
      <w:r w:rsidR="53833C9D" w:rsidRPr="2B339EEE">
        <w:rPr>
          <w:rFonts w:ascii="Arial" w:eastAsia="Arial" w:hAnsi="Arial" w:cs="Arial"/>
          <w:lang w:val="nl-NL"/>
        </w:rPr>
        <w:t xml:space="preserve"> </w:t>
      </w:r>
      <w:r w:rsidR="6F0EC668" w:rsidRPr="2B339EEE">
        <w:rPr>
          <w:rFonts w:ascii="Arial" w:eastAsia="Arial" w:hAnsi="Arial" w:cs="Arial"/>
          <w:lang w:val="nl-NL"/>
        </w:rPr>
        <w:t xml:space="preserve">Schoonheidsspecialist-adviseur, </w:t>
      </w:r>
      <w:r w:rsidR="53833C9D" w:rsidRPr="2B339EEE">
        <w:rPr>
          <w:rFonts w:ascii="Arial" w:eastAsia="Arial" w:hAnsi="Arial" w:cs="Arial"/>
          <w:lang w:val="nl-NL"/>
        </w:rPr>
        <w:t>Verzorgende/zorgkundige</w:t>
      </w:r>
      <w:r w:rsidR="418F1605" w:rsidRPr="2B339EEE">
        <w:rPr>
          <w:rFonts w:ascii="Arial" w:eastAsia="Arial" w:hAnsi="Arial" w:cs="Arial"/>
          <w:lang w:val="nl-NL"/>
        </w:rPr>
        <w:t>.</w:t>
      </w:r>
      <w:r w:rsidR="33E743D2" w:rsidRPr="2B339EEE">
        <w:rPr>
          <w:rFonts w:ascii="Arial" w:eastAsia="Arial" w:hAnsi="Arial" w:cs="Arial"/>
          <w:color w:val="92D050"/>
          <w:lang w:val="nl-NL"/>
        </w:rPr>
        <w:t xml:space="preserve"> </w:t>
      </w:r>
    </w:p>
    <w:p w14:paraId="788DC0E0" w14:textId="7F6A5494" w:rsidR="00C269C2" w:rsidRPr="00C269C2" w:rsidRDefault="00F7335F" w:rsidP="00844446">
      <w:pPr>
        <w:spacing w:line="320" w:lineRule="exact"/>
        <w:rPr>
          <w:rFonts w:ascii="Arial" w:eastAsia="Arial" w:hAnsi="Arial" w:cs="Arial"/>
          <w:lang w:val="nl-NL"/>
        </w:rPr>
      </w:pPr>
      <w:r w:rsidRPr="007A4380">
        <w:rPr>
          <w:rFonts w:ascii="Arial" w:eastAsia="Arial" w:hAnsi="Arial" w:cs="Arial"/>
          <w:lang w:val="nl-NL"/>
        </w:rPr>
        <w:t>Info over deze stages krijgen de leerlingen en hun ouders per studierichting bij het begin van het schooljaar van hun stagebegeleider. Voor meer info verwijzen ook naar de folders per richting op de website van de school en op Smartschool (bij brochures en folders – studieaanbod).</w:t>
      </w:r>
    </w:p>
    <w:p w14:paraId="3EA67FA7" w14:textId="6937C596" w:rsidR="00AE537B" w:rsidRPr="00C269C2" w:rsidRDefault="00DF0295" w:rsidP="00FF4869">
      <w:pPr>
        <w:pStyle w:val="Kopje2"/>
      </w:pPr>
      <w:bookmarkStart w:id="21" w:name="_Ref174637679"/>
      <w:bookmarkStart w:id="22" w:name="_Toc238482558"/>
      <w:r w:rsidRPr="06E79DE9">
        <w:rPr>
          <w:lang w:val="nl-NL"/>
        </w:rPr>
        <w:t>Beleid inzake e</w:t>
      </w:r>
      <w:r w:rsidR="004B0A24" w:rsidRPr="06E79DE9">
        <w:rPr>
          <w:lang w:val="nl-NL"/>
        </w:rPr>
        <w:t>xtra-</w:t>
      </w:r>
      <w:proofErr w:type="spellStart"/>
      <w:r w:rsidR="004B0A24" w:rsidRPr="06E79DE9">
        <w:rPr>
          <w:lang w:val="nl-NL"/>
        </w:rPr>
        <w:t>murosactiviteiten</w:t>
      </w:r>
      <w:bookmarkEnd w:id="21"/>
      <w:bookmarkEnd w:id="22"/>
      <w:proofErr w:type="spellEnd"/>
      <w:r w:rsidR="00F21FEA" w:rsidRPr="06E79DE9">
        <w:rPr>
          <w:lang w:val="nl-NL"/>
        </w:rPr>
        <w:t xml:space="preserve"> </w:t>
      </w:r>
    </w:p>
    <w:p w14:paraId="66B7D9F8" w14:textId="712D4B81" w:rsidR="004C3E93" w:rsidRPr="00C269C2" w:rsidRDefault="1EA13078" w:rsidP="742FF1C5">
      <w:pPr>
        <w:spacing w:line="320" w:lineRule="exact"/>
        <w:rPr>
          <w:rFonts w:ascii="Arial" w:eastAsia="Arial" w:hAnsi="Arial" w:cs="Arial"/>
          <w:lang w:val="nl-NL"/>
        </w:rPr>
      </w:pPr>
      <w:r w:rsidRPr="007A4380">
        <w:rPr>
          <w:rFonts w:ascii="Arial" w:eastAsia="Arial" w:hAnsi="Arial" w:cs="Arial"/>
          <w:lang w:val="nl-NL"/>
        </w:rPr>
        <w:t xml:space="preserve">We verplichten alle buitenschoolse activiteiten zoals studiereizen, </w:t>
      </w:r>
      <w:proofErr w:type="spellStart"/>
      <w:r w:rsidRPr="007A4380">
        <w:rPr>
          <w:rFonts w:ascii="Arial" w:eastAsia="Arial" w:hAnsi="Arial" w:cs="Arial"/>
          <w:lang w:val="nl-NL"/>
        </w:rPr>
        <w:t>bezinningen</w:t>
      </w:r>
      <w:proofErr w:type="spellEnd"/>
      <w:r w:rsidRPr="007A4380">
        <w:rPr>
          <w:rFonts w:ascii="Arial" w:eastAsia="Arial" w:hAnsi="Arial" w:cs="Arial"/>
          <w:lang w:val="nl-NL"/>
        </w:rPr>
        <w:t>, sport- en projectdagen, theater- en cultuurvoorstellingen die tijdens de schooldagen doorgaan</w:t>
      </w:r>
      <w:r w:rsidR="005A0506" w:rsidRPr="007A4380">
        <w:rPr>
          <w:rFonts w:ascii="Arial" w:eastAsia="Arial" w:hAnsi="Arial" w:cs="Arial"/>
          <w:lang w:val="nl-NL"/>
        </w:rPr>
        <w:t xml:space="preserve">, </w:t>
      </w:r>
      <w:r w:rsidR="00DD6228" w:rsidRPr="007A4380">
        <w:rPr>
          <w:rFonts w:ascii="Arial" w:eastAsia="Arial" w:hAnsi="Arial" w:cs="Arial"/>
          <w:lang w:val="nl-NL"/>
        </w:rPr>
        <w:t xml:space="preserve">ook als het om meerdaagse activiteiten (met overnachting) gaat. Al deze activiteiten bieden een belangrijke meerwaarde in de opleiding. </w:t>
      </w:r>
    </w:p>
    <w:p w14:paraId="7A80BA57" w14:textId="77777777" w:rsidR="00AB1B86" w:rsidRPr="007A4380" w:rsidRDefault="1EA13078" w:rsidP="1EA13078">
      <w:pPr>
        <w:pStyle w:val="Plattetekst2"/>
        <w:spacing w:line="320" w:lineRule="exact"/>
        <w:rPr>
          <w:rFonts w:ascii="Arial" w:eastAsia="Arial" w:hAnsi="Arial" w:cs="Arial"/>
          <w:sz w:val="20"/>
        </w:rPr>
      </w:pPr>
      <w:r w:rsidRPr="007A4380">
        <w:rPr>
          <w:rFonts w:ascii="Arial" w:eastAsia="Arial" w:hAnsi="Arial" w:cs="Arial"/>
          <w:sz w:val="20"/>
        </w:rPr>
        <w:t>Ook bij een buitenschoolse activiteit volg je alle richtlijnen en afspraken. Je onttrekt je niet aan het toezicht tijdens deze activiteiten.</w:t>
      </w:r>
    </w:p>
    <w:p w14:paraId="2BC88F53" w14:textId="04CE1CC1" w:rsidR="00AE537B" w:rsidRPr="00C269C2" w:rsidRDefault="1EA13078" w:rsidP="00C269C2">
      <w:pPr>
        <w:pStyle w:val="Plattetekst2"/>
        <w:spacing w:line="320" w:lineRule="exact"/>
        <w:rPr>
          <w:rFonts w:ascii="Arial" w:eastAsia="Arial" w:hAnsi="Arial" w:cs="Arial"/>
          <w:sz w:val="20"/>
        </w:rPr>
      </w:pPr>
      <w:r w:rsidRPr="007A4380">
        <w:rPr>
          <w:rFonts w:ascii="Arial" w:eastAsia="Arial" w:hAnsi="Arial" w:cs="Arial"/>
          <w:sz w:val="20"/>
        </w:rPr>
        <w:t>De kosten voor deze activiteiten zijn opgenomen als bijlage van dit schoolreglement.</w:t>
      </w:r>
    </w:p>
    <w:p w14:paraId="482F33B3" w14:textId="77777777" w:rsidR="000960C1"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Bij het begin van het schooljaar wordt gevraagd welke leerlingen altijd gratis reizen met trein, bus of tram (bv. omwille van jaarabonnement of door het werk van één van de ouders).</w:t>
      </w:r>
    </w:p>
    <w:p w14:paraId="1CB35870" w14:textId="4EFEF2C8" w:rsidR="00D73042" w:rsidRPr="00C269C2" w:rsidRDefault="1EA13078" w:rsidP="00AE0183">
      <w:pPr>
        <w:spacing w:line="320" w:lineRule="exact"/>
        <w:rPr>
          <w:rFonts w:ascii="Arial" w:eastAsia="Arial" w:hAnsi="Arial" w:cs="Arial"/>
          <w:lang w:val="nl-NL"/>
        </w:rPr>
      </w:pPr>
      <w:r w:rsidRPr="007A4380">
        <w:rPr>
          <w:rFonts w:ascii="Arial" w:eastAsia="Arial" w:hAnsi="Arial" w:cs="Arial"/>
          <w:lang w:val="nl-NL"/>
        </w:rPr>
        <w:t>Indien van toepassing krijgen enkel deze leerlingen bij extra-</w:t>
      </w:r>
      <w:proofErr w:type="spellStart"/>
      <w:r w:rsidRPr="007A4380">
        <w:rPr>
          <w:rFonts w:ascii="Arial" w:eastAsia="Arial" w:hAnsi="Arial" w:cs="Arial"/>
          <w:lang w:val="nl-NL"/>
        </w:rPr>
        <w:t>murosactiviteiten</w:t>
      </w:r>
      <w:proofErr w:type="spellEnd"/>
      <w:r w:rsidRPr="007A4380">
        <w:rPr>
          <w:rFonts w:ascii="Arial" w:eastAsia="Arial" w:hAnsi="Arial" w:cs="Arial"/>
          <w:lang w:val="nl-NL"/>
        </w:rPr>
        <w:t xml:space="preserve"> korting op het openbaar vervoer. </w:t>
      </w:r>
    </w:p>
    <w:p w14:paraId="42FD8BC1" w14:textId="26AC957A" w:rsidR="00AE537B"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Klassen die voor een schoolreis, voor de </w:t>
      </w:r>
      <w:r w:rsidR="00D93972" w:rsidRPr="007A4380">
        <w:rPr>
          <w:rFonts w:ascii="Arial" w:eastAsia="Arial" w:hAnsi="Arial" w:cs="Arial"/>
          <w:lang w:val="nl-NL"/>
        </w:rPr>
        <w:t>50</w:t>
      </w:r>
      <w:r w:rsidRPr="007A4380">
        <w:rPr>
          <w:rFonts w:ascii="Arial" w:eastAsia="Arial" w:hAnsi="Arial" w:cs="Arial"/>
          <w:lang w:val="nl-NL"/>
        </w:rPr>
        <w:t>-dagen of voor andere initiatieven die niet van de school uitgaan, een actie willen organiseren, leven volgende afspraken na:</w:t>
      </w:r>
    </w:p>
    <w:p w14:paraId="13E749E7" w14:textId="3786FC1F" w:rsidR="00AE537B" w:rsidRPr="007A4380" w:rsidRDefault="1EA13078" w:rsidP="009D0C4C">
      <w:pPr>
        <w:numPr>
          <w:ilvl w:val="0"/>
          <w:numId w:val="41"/>
        </w:numPr>
        <w:spacing w:line="320" w:lineRule="exact"/>
        <w:ind w:left="1134" w:hanging="283"/>
        <w:rPr>
          <w:rFonts w:ascii="Arial" w:eastAsia="Arial" w:hAnsi="Arial" w:cs="Arial"/>
          <w:lang w:val="nl-NL"/>
        </w:rPr>
      </w:pPr>
      <w:r w:rsidRPr="007A4380">
        <w:rPr>
          <w:rFonts w:ascii="Arial" w:eastAsia="Arial" w:hAnsi="Arial" w:cs="Arial"/>
          <w:lang w:val="nl-NL"/>
        </w:rPr>
        <w:lastRenderedPageBreak/>
        <w:t xml:space="preserve">De acties worden beperkt in de ruimte. Zo moeten alle acties buiten de school gebeuren. Dat wil </w:t>
      </w:r>
      <w:r w:rsidR="00C66BE8" w:rsidRPr="007A4380">
        <w:rPr>
          <w:rFonts w:ascii="Arial" w:eastAsia="Arial" w:hAnsi="Arial" w:cs="Arial"/>
          <w:lang w:val="nl-NL"/>
        </w:rPr>
        <w:t>zeggen dat het personeel en de a</w:t>
      </w:r>
      <w:r w:rsidRPr="007A4380">
        <w:rPr>
          <w:rFonts w:ascii="Arial" w:eastAsia="Arial" w:hAnsi="Arial" w:cs="Arial"/>
          <w:lang w:val="nl-NL"/>
        </w:rPr>
        <w:t>ndere leerlingen van de school niet mogen bevraagd worden om de actie te steunen.</w:t>
      </w:r>
    </w:p>
    <w:p w14:paraId="2B0ACDC7" w14:textId="77777777" w:rsidR="00AE537B" w:rsidRPr="007A4380" w:rsidRDefault="1EA13078" w:rsidP="009D0C4C">
      <w:pPr>
        <w:numPr>
          <w:ilvl w:val="0"/>
          <w:numId w:val="41"/>
        </w:numPr>
        <w:spacing w:line="320" w:lineRule="exact"/>
        <w:ind w:left="1134" w:hanging="283"/>
        <w:rPr>
          <w:rFonts w:ascii="Arial" w:eastAsia="Arial" w:hAnsi="Arial" w:cs="Arial"/>
          <w:lang w:val="nl-NL"/>
        </w:rPr>
      </w:pPr>
      <w:r w:rsidRPr="007A4380">
        <w:rPr>
          <w:rFonts w:ascii="Arial" w:eastAsia="Arial" w:hAnsi="Arial" w:cs="Arial"/>
          <w:lang w:val="nl-NL"/>
        </w:rPr>
        <w:t>De naam van de school mag niet voor de actie gebruikt worden, omdat het hier gaat over een privé-initiatief van de leerlingen.</w:t>
      </w:r>
    </w:p>
    <w:p w14:paraId="0658E1C1" w14:textId="01F9F8F0" w:rsidR="00AD7AD0" w:rsidRPr="009210AE" w:rsidRDefault="1EA13078" w:rsidP="009D0C4C">
      <w:pPr>
        <w:numPr>
          <w:ilvl w:val="0"/>
          <w:numId w:val="41"/>
        </w:numPr>
        <w:spacing w:line="320" w:lineRule="exact"/>
        <w:ind w:left="1134" w:hanging="283"/>
        <w:rPr>
          <w:rFonts w:ascii="Arial" w:eastAsia="Arial" w:hAnsi="Arial" w:cs="Arial"/>
          <w:lang w:val="nl-NL"/>
        </w:rPr>
      </w:pPr>
      <w:r w:rsidRPr="007A4380">
        <w:rPr>
          <w:rFonts w:ascii="Arial" w:eastAsia="Arial" w:hAnsi="Arial" w:cs="Arial"/>
          <w:lang w:val="nl-NL"/>
        </w:rPr>
        <w:t>De school neemt dan ook nooit enige verantwoordelijkheid i.v.m. dergelijke acties op zich.</w:t>
      </w:r>
    </w:p>
    <w:p w14:paraId="1D4F3AB9" w14:textId="7AA439CD" w:rsidR="00D92F37" w:rsidRPr="00C269C2" w:rsidRDefault="1EA13078" w:rsidP="00AE0183">
      <w:pPr>
        <w:spacing w:line="320" w:lineRule="exact"/>
        <w:rPr>
          <w:rFonts w:ascii="Arial" w:eastAsia="Arial" w:hAnsi="Arial" w:cs="Arial"/>
        </w:rPr>
      </w:pPr>
      <w:r w:rsidRPr="007A4380">
        <w:rPr>
          <w:rFonts w:ascii="Arial" w:eastAsia="Arial" w:hAnsi="Arial" w:cs="Arial"/>
        </w:rPr>
        <w:t>Het is mogelijk dat op deze afspraken een uitzondering gemaakt wordt voor studiereizen van minstens 2 overnachtingen. De werkgroep van leerkrachten die de studiereis voorbereidt, beslist zelf of ze iets wil organiseren in samenwerking met de leerlingen.</w:t>
      </w:r>
    </w:p>
    <w:p w14:paraId="13C55760" w14:textId="5EE6CE48" w:rsidR="00C269C2" w:rsidRPr="00FD144D" w:rsidRDefault="1EA13078" w:rsidP="00AE0183">
      <w:pPr>
        <w:spacing w:line="320" w:lineRule="exact"/>
        <w:rPr>
          <w:rFonts w:ascii="Arial" w:eastAsia="Arial" w:hAnsi="Arial" w:cs="Arial"/>
        </w:rPr>
      </w:pPr>
      <w:r w:rsidRPr="007A4380">
        <w:rPr>
          <w:rFonts w:ascii="Arial" w:eastAsia="Arial" w:hAnsi="Arial" w:cs="Arial"/>
        </w:rPr>
        <w:t>Kan je nie</w:t>
      </w:r>
      <w:r w:rsidR="0055421A" w:rsidRPr="007A4380">
        <w:rPr>
          <w:rFonts w:ascii="Arial" w:eastAsia="Arial" w:hAnsi="Arial" w:cs="Arial"/>
        </w:rPr>
        <w:t>t aan een extra-</w:t>
      </w:r>
      <w:proofErr w:type="spellStart"/>
      <w:r w:rsidR="0055421A" w:rsidRPr="007A4380">
        <w:rPr>
          <w:rFonts w:ascii="Arial" w:eastAsia="Arial" w:hAnsi="Arial" w:cs="Arial"/>
        </w:rPr>
        <w:t>murosac</w:t>
      </w:r>
      <w:r w:rsidRPr="007A4380">
        <w:rPr>
          <w:rFonts w:ascii="Arial" w:eastAsia="Arial" w:hAnsi="Arial" w:cs="Arial"/>
        </w:rPr>
        <w:t>tiviteit</w:t>
      </w:r>
      <w:proofErr w:type="spellEnd"/>
      <w:r w:rsidRPr="007A4380">
        <w:rPr>
          <w:rFonts w:ascii="Arial" w:eastAsia="Arial" w:hAnsi="Arial" w:cs="Arial"/>
        </w:rPr>
        <w:t xml:space="preserve"> deelnemen, dan ben je verplicht op school aanwezig</w:t>
      </w:r>
      <w:r w:rsidR="00043F0F">
        <w:rPr>
          <w:rFonts w:ascii="Arial" w:eastAsia="Arial" w:hAnsi="Arial" w:cs="Arial"/>
        </w:rPr>
        <w:t xml:space="preserve"> </w:t>
      </w:r>
      <w:r w:rsidR="00043F0F" w:rsidRPr="00FD144D">
        <w:rPr>
          <w:rFonts w:ascii="Arial" w:eastAsia="Arial" w:hAnsi="Arial" w:cs="Arial"/>
        </w:rPr>
        <w:t>of loop je stage</w:t>
      </w:r>
      <w:r w:rsidRPr="00FD144D">
        <w:rPr>
          <w:rFonts w:ascii="Arial" w:eastAsia="Arial" w:hAnsi="Arial" w:cs="Arial"/>
        </w:rPr>
        <w:t>.</w:t>
      </w:r>
    </w:p>
    <w:p w14:paraId="77229731" w14:textId="069181F4" w:rsidR="00AE537B" w:rsidRPr="00C269C2" w:rsidRDefault="00D9259E" w:rsidP="00FF4869">
      <w:pPr>
        <w:pStyle w:val="Kopje2"/>
        <w:rPr>
          <w:lang w:val="nl-NL"/>
        </w:rPr>
      </w:pPr>
      <w:bookmarkStart w:id="23" w:name="_Toc238482559"/>
      <w:r w:rsidRPr="06E79DE9">
        <w:rPr>
          <w:lang w:val="nl-NL"/>
        </w:rPr>
        <w:t>S</w:t>
      </w:r>
      <w:r w:rsidR="00582D3C" w:rsidRPr="06E79DE9">
        <w:rPr>
          <w:lang w:val="nl-NL"/>
        </w:rPr>
        <w:t>choolrekening</w:t>
      </w:r>
      <w:bookmarkEnd w:id="23"/>
    </w:p>
    <w:p w14:paraId="307E1DA2" w14:textId="6F1D7BA3" w:rsidR="00AE537B" w:rsidRPr="00C269C2" w:rsidRDefault="1EA13078" w:rsidP="00AE0183">
      <w:pPr>
        <w:spacing w:line="320" w:lineRule="exact"/>
        <w:rPr>
          <w:rFonts w:ascii="Arial" w:eastAsia="Arial" w:hAnsi="Arial" w:cs="Arial"/>
        </w:rPr>
      </w:pPr>
      <w:r w:rsidRPr="007A4380">
        <w:rPr>
          <w:rFonts w:ascii="Arial" w:eastAsia="Arial" w:hAnsi="Arial" w:cs="Arial"/>
          <w:lang w:val="nl-NL"/>
        </w:rPr>
        <w:t xml:space="preserve">Als bijlage bij dit schoolreglement </w:t>
      </w:r>
      <w:r w:rsidRPr="007A4380">
        <w:rPr>
          <w:rFonts w:ascii="Arial" w:eastAsia="Arial" w:hAnsi="Arial" w:cs="Arial"/>
        </w:rPr>
        <w:t>vind je een lijst met schoolkosten die we je ouders kunnen vragen.</w:t>
      </w:r>
      <w:r w:rsidR="00D86AC3">
        <w:rPr>
          <w:rFonts w:ascii="Arial" w:eastAsia="Arial" w:hAnsi="Arial" w:cs="Arial"/>
        </w:rPr>
        <w:t xml:space="preserve"> Op d</w:t>
      </w:r>
      <w:r w:rsidRPr="007A4380">
        <w:rPr>
          <w:rFonts w:ascii="Arial" w:eastAsia="Arial" w:hAnsi="Arial" w:cs="Arial"/>
        </w:rPr>
        <w:t xml:space="preserve">eze bijdrageregeling </w:t>
      </w:r>
      <w:r w:rsidR="00AB1B86" w:rsidRPr="007A4380">
        <w:rPr>
          <w:rFonts w:ascii="Arial" w:eastAsia="Arial" w:hAnsi="Arial" w:cs="Arial"/>
        </w:rPr>
        <w:t xml:space="preserve">staan </w:t>
      </w:r>
      <w:r w:rsidRPr="007A4380">
        <w:rPr>
          <w:rFonts w:ascii="Arial" w:eastAsia="Arial" w:hAnsi="Arial" w:cs="Arial"/>
        </w:rPr>
        <w:t>zowel verplichte als niet-verplichte uitgaven.</w:t>
      </w:r>
    </w:p>
    <w:p w14:paraId="71439755" w14:textId="77777777" w:rsidR="00AE537B" w:rsidRPr="007A4380" w:rsidRDefault="1EA13078" w:rsidP="1EA13078">
      <w:pPr>
        <w:spacing w:line="320" w:lineRule="exact"/>
        <w:rPr>
          <w:rFonts w:ascii="Arial" w:eastAsia="Arial" w:hAnsi="Arial" w:cs="Arial"/>
          <w:lang w:val="nl-NL"/>
        </w:rPr>
      </w:pPr>
      <w:r w:rsidRPr="007A4380">
        <w:rPr>
          <w:rFonts w:ascii="Arial" w:eastAsia="Arial" w:hAnsi="Arial" w:cs="Arial"/>
          <w:u w:val="single"/>
          <w:lang w:val="nl-NL"/>
        </w:rPr>
        <w:t>Verplichte uitgaven</w:t>
      </w:r>
      <w:r w:rsidRPr="007A4380">
        <w:rPr>
          <w:rFonts w:ascii="Arial" w:eastAsia="Arial" w:hAnsi="Arial" w:cs="Arial"/>
          <w:lang w:val="nl-NL"/>
        </w:rPr>
        <w:t xml:space="preserve"> zijn uitgaven die je ouders zeker zullen moeten doen, bv. het betalen van je handboeken, kopieën …</w:t>
      </w:r>
    </w:p>
    <w:p w14:paraId="37D85CAD" w14:textId="2EEF991D" w:rsidR="004D052D" w:rsidRPr="00C269C2" w:rsidRDefault="1EA13078" w:rsidP="0D64077F">
      <w:pPr>
        <w:spacing w:line="320" w:lineRule="exact"/>
        <w:rPr>
          <w:rFonts w:ascii="Arial" w:eastAsia="Arial" w:hAnsi="Arial" w:cs="Arial"/>
          <w:lang w:val="nl-NL"/>
        </w:rPr>
      </w:pPr>
      <w:r w:rsidRPr="007A4380">
        <w:rPr>
          <w:rFonts w:ascii="Arial" w:eastAsia="Arial" w:hAnsi="Arial" w:cs="Arial"/>
          <w:lang w:val="nl-NL"/>
        </w:rPr>
        <w:t xml:space="preserve">Zaken die je alleen bij ons kan aankopen, koop je verplicht bij ons. Er zijn ook zaken die je zowel bij ons als elders kunt kopen. </w:t>
      </w:r>
      <w:r w:rsidR="00D25414">
        <w:rPr>
          <w:rFonts w:ascii="Arial" w:eastAsia="Arial" w:hAnsi="Arial" w:cs="Arial"/>
          <w:lang w:val="nl-NL"/>
        </w:rPr>
        <w:t>Dan kies je zelf.</w:t>
      </w:r>
    </w:p>
    <w:p w14:paraId="69EEF23F" w14:textId="11C3EAC9" w:rsidR="0021355F" w:rsidRPr="00C269C2" w:rsidRDefault="1EA13078" w:rsidP="00AE0183">
      <w:pPr>
        <w:spacing w:line="320" w:lineRule="exact"/>
        <w:rPr>
          <w:rFonts w:ascii="Arial" w:eastAsia="Arial" w:hAnsi="Arial" w:cs="Arial"/>
          <w:lang w:val="nl-NL"/>
        </w:rPr>
      </w:pPr>
      <w:r w:rsidRPr="007A4380">
        <w:rPr>
          <w:rFonts w:ascii="Arial" w:eastAsia="Arial" w:hAnsi="Arial" w:cs="Arial"/>
          <w:u w:val="single"/>
          <w:lang w:val="nl-NL"/>
        </w:rPr>
        <w:t>Niet-verplichte uitgaven</w:t>
      </w:r>
      <w:r w:rsidRPr="006721B3">
        <w:rPr>
          <w:rFonts w:ascii="Arial" w:eastAsia="Arial" w:hAnsi="Arial" w:cs="Arial"/>
          <w:lang w:val="nl-NL"/>
        </w:rPr>
        <w:t xml:space="preserve"> </w:t>
      </w:r>
      <w:r w:rsidRPr="007A4380">
        <w:rPr>
          <w:rFonts w:ascii="Arial" w:eastAsia="Arial" w:hAnsi="Arial" w:cs="Arial"/>
          <w:lang w:val="nl-NL"/>
        </w:rPr>
        <w:t>zijn uitgaven voor zaken die je niet verplicht moet aankopen of activiteiten waar je niet verplicht aan moet deelnemen. Als je er wel gebruik van maakt, dan moeten je ouders ervoor betalen.</w:t>
      </w:r>
    </w:p>
    <w:p w14:paraId="0ED05BB1" w14:textId="77777777" w:rsidR="00A11492" w:rsidRPr="007A4380" w:rsidRDefault="1EA13078" w:rsidP="1EA13078">
      <w:pPr>
        <w:pStyle w:val="VVKSOTekst"/>
        <w:spacing w:after="0" w:line="320" w:lineRule="exact"/>
        <w:rPr>
          <w:rFonts w:eastAsia="Arial" w:cs="Arial"/>
          <w:lang w:val="nl-BE"/>
        </w:rPr>
      </w:pPr>
      <w:r w:rsidRPr="007A4380">
        <w:rPr>
          <w:rFonts w:cs="Arial"/>
          <w:lang w:val="nl-BE"/>
        </w:rPr>
        <w:t xml:space="preserve">In de bijdragelijst staan voor sommige kosten vaste prijzen, voor andere kosten enkel richtprijzen: </w:t>
      </w:r>
    </w:p>
    <w:p w14:paraId="6A5A51FE" w14:textId="0FBAB9D5" w:rsidR="00A11492" w:rsidRPr="007A4380" w:rsidRDefault="42809BD8" w:rsidP="4620433E">
      <w:pPr>
        <w:pStyle w:val="VVKSOOpsomming1"/>
        <w:tabs>
          <w:tab w:val="clear" w:pos="397"/>
        </w:tabs>
        <w:spacing w:after="0" w:line="320" w:lineRule="exact"/>
        <w:ind w:left="1134" w:hanging="283"/>
        <w:jc w:val="left"/>
        <w:rPr>
          <w:rFonts w:eastAsia="Arial" w:cs="Arial"/>
          <w:lang w:val="nl-BE"/>
        </w:rPr>
      </w:pPr>
      <w:r w:rsidRPr="4620433E">
        <w:rPr>
          <w:rFonts w:cs="Arial"/>
          <w:lang w:val="nl-BE"/>
        </w:rPr>
        <w:t>Van sommig</w:t>
      </w:r>
      <w:r w:rsidR="00DD057D">
        <w:rPr>
          <w:rFonts w:cs="Arial"/>
          <w:lang w:val="nl-BE"/>
        </w:rPr>
        <w:t xml:space="preserve">e </w:t>
      </w:r>
      <w:r w:rsidR="00DD057D" w:rsidRPr="00FD144D">
        <w:rPr>
          <w:rFonts w:cs="Arial"/>
          <w:lang w:val="nl-BE"/>
        </w:rPr>
        <w:t xml:space="preserve">uitgaven, producten of activiteiten, </w:t>
      </w:r>
      <w:r w:rsidRPr="4620433E">
        <w:rPr>
          <w:rFonts w:cs="Arial"/>
          <w:lang w:val="nl-BE"/>
        </w:rPr>
        <w:t xml:space="preserve">kennen we op voorhand de prijs. Dat zijn de vaste prijzen. Voor een kopie </w:t>
      </w:r>
      <w:r w:rsidR="10BF587D" w:rsidRPr="4620433E">
        <w:rPr>
          <w:rFonts w:cs="Arial"/>
          <w:lang w:val="nl-BE"/>
        </w:rPr>
        <w:t xml:space="preserve">zwart recto </w:t>
      </w:r>
      <w:r w:rsidRPr="4620433E">
        <w:rPr>
          <w:rFonts w:cs="Arial"/>
          <w:lang w:val="nl-BE"/>
        </w:rPr>
        <w:t xml:space="preserve">betaal je </w:t>
      </w:r>
      <w:r w:rsidRPr="008C4333">
        <w:rPr>
          <w:rFonts w:cs="Arial"/>
          <w:lang w:val="nl-BE"/>
        </w:rPr>
        <w:t>b</w:t>
      </w:r>
      <w:r w:rsidR="10BF587D" w:rsidRPr="008C4333">
        <w:rPr>
          <w:rFonts w:cs="Arial"/>
          <w:lang w:val="nl-BE"/>
        </w:rPr>
        <w:t xml:space="preserve">v. </w:t>
      </w:r>
      <w:r w:rsidRPr="008C4333">
        <w:rPr>
          <w:rFonts w:cs="Arial"/>
          <w:lang w:val="nl-BE"/>
        </w:rPr>
        <w:t>0,0</w:t>
      </w:r>
      <w:r w:rsidR="0A506D6B" w:rsidRPr="008C4333">
        <w:rPr>
          <w:rFonts w:cs="Arial"/>
          <w:lang w:val="nl-BE"/>
        </w:rPr>
        <w:t>5</w:t>
      </w:r>
      <w:r w:rsidR="34019E0E" w:rsidRPr="008C4333">
        <w:rPr>
          <w:rFonts w:cs="Arial"/>
          <w:lang w:val="nl-BE"/>
        </w:rPr>
        <w:t>3</w:t>
      </w:r>
      <w:r w:rsidRPr="008C4333">
        <w:rPr>
          <w:rFonts w:cs="Arial"/>
          <w:lang w:val="nl-BE"/>
        </w:rPr>
        <w:t xml:space="preserve"> euro per stuk. </w:t>
      </w:r>
      <w:r w:rsidR="146FDC44" w:rsidRPr="008C4333">
        <w:rPr>
          <w:rFonts w:cs="Arial"/>
          <w:lang w:val="nl-BE"/>
        </w:rPr>
        <w:t>Voor een kopie zwart recto verso betaal je 0,0</w:t>
      </w:r>
      <w:r w:rsidR="0A506D6B" w:rsidRPr="008C4333">
        <w:rPr>
          <w:rFonts w:cs="Arial"/>
          <w:lang w:val="nl-BE"/>
        </w:rPr>
        <w:t>7</w:t>
      </w:r>
      <w:r w:rsidR="146FDC44" w:rsidRPr="008C4333">
        <w:rPr>
          <w:rFonts w:cs="Arial"/>
          <w:lang w:val="nl-BE"/>
        </w:rPr>
        <w:t xml:space="preserve"> euro per stuk. </w:t>
      </w:r>
      <w:r w:rsidRPr="008C4333">
        <w:rPr>
          <w:rFonts w:cs="Arial"/>
          <w:lang w:val="nl-BE"/>
        </w:rPr>
        <w:t>Van die</w:t>
      </w:r>
      <w:r w:rsidR="5D7E42B3" w:rsidRPr="008C4333">
        <w:rPr>
          <w:rFonts w:cs="Arial"/>
          <w:lang w:val="nl-BE"/>
        </w:rPr>
        <w:t xml:space="preserve"> va</w:t>
      </w:r>
      <w:r w:rsidR="5D7E42B3" w:rsidRPr="4620433E">
        <w:rPr>
          <w:rFonts w:cs="Arial"/>
          <w:lang w:val="nl-BE"/>
        </w:rPr>
        <w:t xml:space="preserve">ste </w:t>
      </w:r>
      <w:r w:rsidRPr="4620433E">
        <w:rPr>
          <w:rFonts w:cs="Arial"/>
          <w:lang w:val="nl-BE"/>
        </w:rPr>
        <w:t>pri</w:t>
      </w:r>
      <w:r w:rsidR="5D7E42B3" w:rsidRPr="4620433E">
        <w:rPr>
          <w:rFonts w:cs="Arial"/>
          <w:lang w:val="nl-BE"/>
        </w:rPr>
        <w:t>jzen</w:t>
      </w:r>
      <w:r w:rsidRPr="4620433E">
        <w:rPr>
          <w:rFonts w:cs="Arial"/>
          <w:lang w:val="nl-BE"/>
        </w:rPr>
        <w:t xml:space="preserve"> zullen we niet afwijken</w:t>
      </w:r>
      <w:r w:rsidR="4B3AFAA7" w:rsidRPr="4620433E">
        <w:rPr>
          <w:rFonts w:cs="Arial"/>
          <w:lang w:val="nl-BE"/>
        </w:rPr>
        <w:t xml:space="preserve"> behoudens prijswijzigingen van leveranciers of dienstverleners. Bij zo’n wijziging zullen we je hiervan vooraf op de hoogte brengen</w:t>
      </w:r>
      <w:r w:rsidRPr="4620433E">
        <w:rPr>
          <w:rFonts w:cs="Arial"/>
          <w:lang w:val="nl-BE"/>
        </w:rPr>
        <w:t>.</w:t>
      </w:r>
    </w:p>
    <w:p w14:paraId="26085C0F" w14:textId="0ACEFC0D" w:rsidR="002008F2" w:rsidRPr="007A4380" w:rsidRDefault="1EA13078" w:rsidP="007E478C">
      <w:pPr>
        <w:pStyle w:val="VVKSOOpsomming1"/>
        <w:numPr>
          <w:ilvl w:val="0"/>
          <w:numId w:val="57"/>
        </w:numPr>
        <w:tabs>
          <w:tab w:val="clear" w:pos="397"/>
          <w:tab w:val="num" w:pos="468"/>
        </w:tabs>
        <w:spacing w:after="0" w:line="320" w:lineRule="exact"/>
        <w:ind w:left="1134" w:hanging="283"/>
        <w:jc w:val="left"/>
        <w:rPr>
          <w:rFonts w:eastAsia="Arial" w:cs="Arial"/>
          <w:lang w:val="nl-BE"/>
        </w:rPr>
      </w:pPr>
      <w:r w:rsidRPr="007A4380">
        <w:rPr>
          <w:rFonts w:cs="Arial"/>
          <w:lang w:val="nl-BE"/>
        </w:rPr>
        <w:t xml:space="preserve">Van sommige </w:t>
      </w:r>
      <w:r w:rsidR="0016342A" w:rsidRPr="00FD144D">
        <w:rPr>
          <w:rFonts w:cs="Arial"/>
          <w:lang w:val="nl-BE"/>
        </w:rPr>
        <w:t>uitgaven, producten of activiteiten</w:t>
      </w:r>
      <w:r w:rsidRPr="007A4380">
        <w:rPr>
          <w:rFonts w:cs="Arial"/>
          <w:lang w:val="nl-BE"/>
        </w:rPr>
        <w:t xml:space="preserve"> kennen we de prijs niet op voorhand. We geven </w:t>
      </w:r>
      <w:r w:rsidR="00D6338F">
        <w:rPr>
          <w:rFonts w:cs="Arial"/>
          <w:lang w:val="nl-BE"/>
        </w:rPr>
        <w:t xml:space="preserve">hiervoor </w:t>
      </w:r>
      <w:r w:rsidRPr="007A4380">
        <w:rPr>
          <w:rFonts w:cs="Arial"/>
          <w:lang w:val="nl-BE"/>
        </w:rPr>
        <w:t xml:space="preserve">richtprijzen mee. Het bedrag dat je moet betalen zal in de buurt van de richtprijs liggen, het kan iets meer zijn, maar ook iets minder. We baseren ons bij het bepalen van de richtprijs op de prijs die de zaak of de activiteit vorig schooljaar heeft </w:t>
      </w:r>
      <w:r w:rsidRPr="00FD144D">
        <w:rPr>
          <w:lang w:val="nl-BE"/>
        </w:rPr>
        <w:t>geko</w:t>
      </w:r>
      <w:r w:rsidRPr="00C52A7B">
        <w:rPr>
          <w:lang w:val="nl-BE"/>
        </w:rPr>
        <w:t>st</w:t>
      </w:r>
      <w:r w:rsidR="00787030" w:rsidRPr="00FD144D">
        <w:rPr>
          <w:lang w:val="nl-BE"/>
        </w:rPr>
        <w:t xml:space="preserve"> </w:t>
      </w:r>
      <w:r w:rsidR="00787030" w:rsidRPr="00FD144D">
        <w:t>of de prijs (inclusief BTW) vermeld in de (raam)overeenkomst of offerte van de leverancier.</w:t>
      </w:r>
    </w:p>
    <w:p w14:paraId="1582CC4F" w14:textId="7BD01D91" w:rsidR="00905CA2" w:rsidRDefault="00905CA2" w:rsidP="00AE0183">
      <w:pPr>
        <w:spacing w:line="320" w:lineRule="exact"/>
        <w:rPr>
          <w:rFonts w:ascii="Arial" w:hAnsi="Arial" w:cs="Arial"/>
          <w:lang w:val="nl-NL"/>
        </w:rPr>
      </w:pPr>
    </w:p>
    <w:p w14:paraId="1AF9448D" w14:textId="5B130340" w:rsidR="00AE537B" w:rsidRPr="00C269C2"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Deze lijst geven we onder voorbehoud van bepaalde </w:t>
      </w:r>
      <w:proofErr w:type="spellStart"/>
      <w:r w:rsidRPr="007A4380">
        <w:rPr>
          <w:rFonts w:ascii="Arial" w:eastAsia="Arial" w:hAnsi="Arial" w:cs="Arial"/>
          <w:lang w:val="nl-NL"/>
        </w:rPr>
        <w:t>actualiteit</w:t>
      </w:r>
      <w:r w:rsidR="00C52A7B">
        <w:rPr>
          <w:rFonts w:ascii="Arial" w:eastAsia="Arial" w:hAnsi="Arial" w:cs="Arial"/>
          <w:lang w:val="nl-NL"/>
        </w:rPr>
        <w:t>s</w:t>
      </w:r>
      <w:r w:rsidRPr="007A4380">
        <w:rPr>
          <w:rFonts w:ascii="Arial" w:eastAsia="Arial" w:hAnsi="Arial" w:cs="Arial"/>
          <w:lang w:val="nl-NL"/>
        </w:rPr>
        <w:t>gebonden</w:t>
      </w:r>
      <w:proofErr w:type="spellEnd"/>
      <w:r w:rsidRPr="007A4380">
        <w:rPr>
          <w:rFonts w:ascii="Arial" w:eastAsia="Arial" w:hAnsi="Arial" w:cs="Arial"/>
          <w:lang w:val="nl-NL"/>
        </w:rPr>
        <w:t xml:space="preserve"> initiatieven die dit schooljaar voorzien worden.</w:t>
      </w:r>
    </w:p>
    <w:p w14:paraId="2798B4AC" w14:textId="2FCF64FA" w:rsidR="00C269C2" w:rsidRPr="00C269C2" w:rsidRDefault="1EA13078" w:rsidP="2C0284DF">
      <w:pPr>
        <w:spacing w:line="320" w:lineRule="exact"/>
        <w:rPr>
          <w:rFonts w:ascii="Arial" w:eastAsia="Arial" w:hAnsi="Arial" w:cs="Arial"/>
          <w:lang w:val="nl-NL"/>
        </w:rPr>
      </w:pPr>
      <w:r w:rsidRPr="007A4380">
        <w:rPr>
          <w:rFonts w:ascii="Arial" w:eastAsia="Arial" w:hAnsi="Arial" w:cs="Arial"/>
          <w:lang w:val="nl-NL"/>
        </w:rPr>
        <w:t>Deze bijdrageregeling werd besproken in de schoolraad.</w:t>
      </w:r>
    </w:p>
    <w:p w14:paraId="190BDACA" w14:textId="04E715DA" w:rsidR="00AE537B" w:rsidRPr="00C269C2" w:rsidRDefault="1EA13078" w:rsidP="00AE0183">
      <w:pPr>
        <w:spacing w:line="320" w:lineRule="exact"/>
        <w:rPr>
          <w:rFonts w:ascii="Arial" w:eastAsia="Arial" w:hAnsi="Arial" w:cs="Arial"/>
          <w:u w:val="single"/>
          <w:lang w:val="nl-NL"/>
        </w:rPr>
      </w:pPr>
      <w:r w:rsidRPr="007A4380">
        <w:rPr>
          <w:rFonts w:ascii="Arial" w:eastAsia="Arial" w:hAnsi="Arial" w:cs="Arial"/>
          <w:u w:val="single"/>
          <w:lang w:val="nl-NL"/>
        </w:rPr>
        <w:t>Financiële regeling als je afwezig bent op een activiteit:</w:t>
      </w:r>
    </w:p>
    <w:p w14:paraId="76D52430" w14:textId="77777777" w:rsidR="00B37022" w:rsidRPr="007A4380" w:rsidRDefault="1EA13078" w:rsidP="009413BD">
      <w:pPr>
        <w:spacing w:line="320" w:lineRule="exact"/>
        <w:rPr>
          <w:rFonts w:ascii="Arial" w:eastAsia="Arial" w:hAnsi="Arial" w:cs="Arial"/>
          <w:lang w:val="nl-NL"/>
        </w:rPr>
      </w:pPr>
      <w:r w:rsidRPr="007A4380">
        <w:rPr>
          <w:rFonts w:ascii="Arial" w:eastAsia="Arial" w:hAnsi="Arial" w:cs="Arial"/>
          <w:lang w:val="nl-NL"/>
        </w:rPr>
        <w:t>Bij een activiteit zal de vooraf vastgestelde kost die de school effectief moet betalen, aan de leerling worden doorgerekend, ook al is de leerling afwezig op het moment van de activiteit.</w:t>
      </w:r>
    </w:p>
    <w:p w14:paraId="69DA371A" w14:textId="1908817A" w:rsidR="0045439F" w:rsidRPr="007A4380" w:rsidRDefault="1EA13078" w:rsidP="009413BD">
      <w:pPr>
        <w:spacing w:line="320" w:lineRule="exact"/>
        <w:rPr>
          <w:rFonts w:ascii="Arial" w:eastAsia="Arial" w:hAnsi="Arial" w:cs="Arial"/>
          <w:lang w:val="nl-NL"/>
        </w:rPr>
      </w:pPr>
      <w:r w:rsidRPr="007A4380">
        <w:rPr>
          <w:rFonts w:ascii="Arial" w:eastAsia="Arial" w:hAnsi="Arial" w:cs="Arial"/>
          <w:lang w:val="nl-NL"/>
        </w:rPr>
        <w:lastRenderedPageBreak/>
        <w:t>Hoe vroeger je de afwezigheid meldt, hoe groter de kans dat de kosten nog niet zijn gemaakt. Het deel van de kosten dat nog te recupereren is, zullen we niet aanrekenen of terugbetalen.</w:t>
      </w:r>
    </w:p>
    <w:p w14:paraId="274F048F" w14:textId="6AEB6D3D" w:rsidR="00CD1939" w:rsidRPr="00430D10" w:rsidRDefault="1EA13078" w:rsidP="00AE0183">
      <w:pPr>
        <w:spacing w:line="320" w:lineRule="exact"/>
        <w:rPr>
          <w:rFonts w:ascii="Arial" w:eastAsia="Arial" w:hAnsi="Arial" w:cs="Arial"/>
          <w:lang w:val="nl-NL"/>
        </w:rPr>
      </w:pPr>
      <w:r w:rsidRPr="007A4380">
        <w:rPr>
          <w:rFonts w:ascii="Arial" w:eastAsia="Arial" w:hAnsi="Arial" w:cs="Arial"/>
          <w:lang w:val="nl-NL"/>
        </w:rPr>
        <w:t>Activiteiten zoals film, sommige toneelvoorstellingen e.a. die enkel per aanwezige leerling door de school betaald moeten worden, zullen niet aan afwezige leerlingen doorgerekend worden.</w:t>
      </w:r>
    </w:p>
    <w:p w14:paraId="70245888" w14:textId="545868BC" w:rsidR="00833C85" w:rsidRPr="00C269C2" w:rsidRDefault="00833C85" w:rsidP="00833C85">
      <w:pPr>
        <w:spacing w:line="320" w:lineRule="exact"/>
        <w:rPr>
          <w:rFonts w:ascii="Arial" w:eastAsia="Arial" w:hAnsi="Arial" w:cs="Arial"/>
          <w:u w:val="single"/>
          <w:lang w:val="nl-NL"/>
        </w:rPr>
      </w:pPr>
      <w:r w:rsidRPr="007A4380">
        <w:rPr>
          <w:rFonts w:ascii="Arial" w:eastAsia="Arial" w:hAnsi="Arial" w:cs="Arial"/>
          <w:u w:val="single"/>
          <w:lang w:val="nl-NL"/>
        </w:rPr>
        <w:t>Financiële regeling bij annulering van een activiteit:</w:t>
      </w:r>
    </w:p>
    <w:p w14:paraId="47EF12FC" w14:textId="2857E860" w:rsidR="00833C85" w:rsidRPr="00C269C2" w:rsidRDefault="00833C85" w:rsidP="00AE0183">
      <w:pPr>
        <w:spacing w:line="320" w:lineRule="exact"/>
        <w:rPr>
          <w:rFonts w:ascii="Arial" w:hAnsi="Arial" w:cs="Arial"/>
        </w:rPr>
      </w:pPr>
      <w:r w:rsidRPr="007A4380">
        <w:rPr>
          <w:rFonts w:ascii="Arial" w:hAnsi="Arial" w:cs="Arial"/>
        </w:rPr>
        <w:t xml:space="preserve">Als een activiteit geannuleerd wordt, zullen we de kosten terugbetalen die nog te recupereren zijn. Kosten die niet </w:t>
      </w:r>
      <w:proofErr w:type="spellStart"/>
      <w:r w:rsidRPr="007A4380">
        <w:rPr>
          <w:rFonts w:ascii="Arial" w:hAnsi="Arial" w:cs="Arial"/>
        </w:rPr>
        <w:t>recupereerbaar</w:t>
      </w:r>
      <w:proofErr w:type="spellEnd"/>
      <w:r w:rsidRPr="007A4380">
        <w:rPr>
          <w:rFonts w:ascii="Arial" w:hAnsi="Arial" w:cs="Arial"/>
        </w:rPr>
        <w:t xml:space="preserve"> zijn, verdelen we evenwichtig volgens de leerlingen die </w:t>
      </w:r>
      <w:r w:rsidR="00133809" w:rsidRPr="007A4380">
        <w:rPr>
          <w:rFonts w:ascii="Arial" w:hAnsi="Arial" w:cs="Arial"/>
        </w:rPr>
        <w:t xml:space="preserve">normaliter zouden deelnemen </w:t>
      </w:r>
      <w:r w:rsidRPr="007A4380">
        <w:rPr>
          <w:rFonts w:ascii="Arial" w:hAnsi="Arial" w:cs="Arial"/>
        </w:rPr>
        <w:t>aan de activiteit.</w:t>
      </w:r>
    </w:p>
    <w:p w14:paraId="69DE21E9" w14:textId="49043EF5" w:rsidR="00FD04B3" w:rsidRPr="007A4380" w:rsidRDefault="00C829A8" w:rsidP="00AE0183">
      <w:pPr>
        <w:spacing w:line="320" w:lineRule="exact"/>
        <w:rPr>
          <w:rFonts w:ascii="Arial" w:hAnsi="Arial" w:cs="Arial"/>
          <w:lang w:val="nl-NL"/>
        </w:rPr>
      </w:pPr>
      <w:r w:rsidRPr="007A4380">
        <w:rPr>
          <w:rFonts w:ascii="Arial" w:hAnsi="Arial" w:cs="Arial"/>
          <w:lang w:val="nl-NL"/>
        </w:rPr>
        <w:t xml:space="preserve">Er wordt </w:t>
      </w:r>
      <w:r w:rsidR="0055421A" w:rsidRPr="007A4380">
        <w:rPr>
          <w:rFonts w:ascii="Arial" w:hAnsi="Arial" w:cs="Arial"/>
          <w:lang w:val="nl-NL"/>
        </w:rPr>
        <w:t xml:space="preserve">maximaal </w:t>
      </w:r>
      <w:r w:rsidRPr="007A4380">
        <w:rPr>
          <w:rFonts w:ascii="Arial" w:hAnsi="Arial" w:cs="Arial"/>
          <w:lang w:val="nl-NL"/>
        </w:rPr>
        <w:t>zesmaal per jaar een rekening meegegeven met de leerling (eind september, net vóór de herfst-, kerst-, krokus-, paas- en zomervakantie).</w:t>
      </w:r>
    </w:p>
    <w:p w14:paraId="0BD7B8BF" w14:textId="4F7A8610" w:rsidR="00FD04B3" w:rsidRPr="007A4380" w:rsidRDefault="00C829A8" w:rsidP="00AE0183">
      <w:pPr>
        <w:spacing w:line="320" w:lineRule="exact"/>
        <w:rPr>
          <w:rFonts w:ascii="Arial" w:hAnsi="Arial" w:cs="Arial"/>
          <w:lang w:val="nl-NL"/>
        </w:rPr>
      </w:pPr>
      <w:r w:rsidRPr="007A4380">
        <w:rPr>
          <w:rFonts w:ascii="Arial" w:hAnsi="Arial" w:cs="Arial"/>
          <w:lang w:val="nl-NL"/>
        </w:rPr>
        <w:t>De schoolrekening bestaat uit een overschrijving met een gedetailleerde uitleg van de bedragen. Op deze rekeningen vind je algemene kosten (drukwerk, maaltijden, cultuur…) en specifieke onkosten per studierichting (aankoop materiaal, studiebezoeken…)</w:t>
      </w:r>
    </w:p>
    <w:p w14:paraId="2D255610" w14:textId="77777777" w:rsidR="00AE537B" w:rsidRPr="007A4380" w:rsidRDefault="1EA13078" w:rsidP="1EA13078">
      <w:pPr>
        <w:spacing w:line="320" w:lineRule="exact"/>
        <w:rPr>
          <w:rFonts w:ascii="Arial" w:eastAsia="Arial" w:hAnsi="Arial" w:cs="Arial"/>
        </w:rPr>
      </w:pPr>
      <w:r w:rsidRPr="007A4380">
        <w:rPr>
          <w:rFonts w:ascii="Arial" w:eastAsia="Arial" w:hAnsi="Arial" w:cs="Arial"/>
        </w:rPr>
        <w:t>De betaling van de schoolrekening dient te gebeuren uiterlijk een maand na de uitreikdatum door overschrijving op rekeningnummer:</w:t>
      </w:r>
    </w:p>
    <w:p w14:paraId="5C5489D1" w14:textId="2110FE8A" w:rsidR="00AE537B" w:rsidRPr="001E1EC9" w:rsidRDefault="1EA13078" w:rsidP="00C269C2">
      <w:pPr>
        <w:spacing w:after="0" w:line="240" w:lineRule="auto"/>
        <w:ind w:left="851"/>
        <w:rPr>
          <w:rFonts w:ascii="Arial" w:eastAsia="Arial" w:hAnsi="Arial" w:cs="Arial"/>
        </w:rPr>
      </w:pPr>
      <w:r w:rsidRPr="001E1EC9">
        <w:rPr>
          <w:rFonts w:ascii="Arial" w:eastAsia="Arial" w:hAnsi="Arial" w:cs="Arial"/>
        </w:rPr>
        <w:t>BE22 4675 3675 5247)</w:t>
      </w:r>
    </w:p>
    <w:p w14:paraId="32380838" w14:textId="77777777" w:rsidR="00AE537B" w:rsidRPr="001E1EC9" w:rsidRDefault="1EA13078" w:rsidP="00C269C2">
      <w:pPr>
        <w:spacing w:after="0" w:line="240" w:lineRule="auto"/>
        <w:ind w:left="851"/>
        <w:rPr>
          <w:rFonts w:ascii="Arial" w:eastAsia="Arial" w:hAnsi="Arial" w:cs="Arial"/>
        </w:rPr>
      </w:pPr>
      <w:r w:rsidRPr="001E1EC9">
        <w:rPr>
          <w:rFonts w:ascii="Arial" w:eastAsia="Arial" w:hAnsi="Arial" w:cs="Arial"/>
        </w:rPr>
        <w:t>vzw SG Sint-Michiel</w:t>
      </w:r>
    </w:p>
    <w:p w14:paraId="2AA01866" w14:textId="31C0F0B2" w:rsidR="00A65A27" w:rsidRPr="001E1EC9" w:rsidRDefault="00956898" w:rsidP="00C269C2">
      <w:pPr>
        <w:spacing w:after="0" w:line="240" w:lineRule="auto"/>
        <w:ind w:left="851"/>
        <w:rPr>
          <w:rFonts w:ascii="Arial" w:eastAsia="Arial" w:hAnsi="Arial" w:cs="Arial"/>
        </w:rPr>
      </w:pPr>
      <w:r>
        <w:rPr>
          <w:rFonts w:ascii="Arial" w:eastAsia="Arial" w:hAnsi="Arial" w:cs="Arial"/>
        </w:rPr>
        <w:t>NOVA campus VISO</w:t>
      </w:r>
    </w:p>
    <w:p w14:paraId="5AD4C28A" w14:textId="77777777" w:rsidR="00AE537B" w:rsidRPr="007A4380" w:rsidRDefault="1EA13078" w:rsidP="00C269C2">
      <w:pPr>
        <w:spacing w:after="0" w:line="240" w:lineRule="auto"/>
        <w:ind w:left="851"/>
        <w:rPr>
          <w:rFonts w:ascii="Arial" w:eastAsia="Arial" w:hAnsi="Arial" w:cs="Arial"/>
        </w:rPr>
      </w:pPr>
      <w:r w:rsidRPr="007A4380">
        <w:rPr>
          <w:rFonts w:ascii="Arial" w:eastAsia="Arial" w:hAnsi="Arial" w:cs="Arial"/>
        </w:rPr>
        <w:t>Polenplein 23</w:t>
      </w:r>
    </w:p>
    <w:p w14:paraId="17060D36" w14:textId="5B81A9D3" w:rsidR="00AE537B" w:rsidRDefault="1EA13078" w:rsidP="00C269C2">
      <w:pPr>
        <w:spacing w:after="0" w:line="240" w:lineRule="auto"/>
        <w:ind w:left="851"/>
        <w:rPr>
          <w:rFonts w:ascii="Arial" w:eastAsia="Arial" w:hAnsi="Arial" w:cs="Arial"/>
        </w:rPr>
      </w:pPr>
      <w:r w:rsidRPr="007A4380">
        <w:rPr>
          <w:rFonts w:ascii="Arial" w:eastAsia="Arial" w:hAnsi="Arial" w:cs="Arial"/>
        </w:rPr>
        <w:t>8800 Roeselare</w:t>
      </w:r>
    </w:p>
    <w:p w14:paraId="3CDDE5A1" w14:textId="77777777" w:rsidR="00C269C2" w:rsidRPr="00C269C2" w:rsidRDefault="00C269C2" w:rsidP="00C269C2">
      <w:pPr>
        <w:spacing w:after="0" w:line="240" w:lineRule="auto"/>
        <w:ind w:left="851"/>
        <w:rPr>
          <w:rFonts w:ascii="Arial" w:eastAsia="Arial" w:hAnsi="Arial" w:cs="Arial"/>
        </w:rPr>
      </w:pPr>
    </w:p>
    <w:p w14:paraId="6F6DD2FF" w14:textId="0855484D" w:rsidR="00C829A8" w:rsidRPr="007A4380" w:rsidRDefault="00C829A8" w:rsidP="00AE0183">
      <w:pPr>
        <w:spacing w:line="320" w:lineRule="exact"/>
        <w:rPr>
          <w:rFonts w:ascii="Arial" w:hAnsi="Arial" w:cs="Arial"/>
          <w:lang w:val="nl-NL"/>
        </w:rPr>
      </w:pPr>
      <w:bookmarkStart w:id="24" w:name="_Hlk134462017"/>
      <w:r w:rsidRPr="007A4380">
        <w:rPr>
          <w:rFonts w:ascii="Arial" w:hAnsi="Arial" w:cs="Arial"/>
          <w:lang w:val="nl-NL"/>
        </w:rPr>
        <w:t xml:space="preserve">Er is mogelijkheid tot gespreide betaling. Indien je hiervan </w:t>
      </w:r>
      <w:r w:rsidRPr="00FF3294">
        <w:rPr>
          <w:rFonts w:ascii="Arial" w:hAnsi="Arial" w:cs="Arial"/>
          <w:lang w:val="nl-NL"/>
        </w:rPr>
        <w:t xml:space="preserve">gebruik wenst te maken, gelieve dan vóór het verstrijken van de vervaldatum </w:t>
      </w:r>
      <w:r w:rsidR="00C66BE8" w:rsidRPr="00FF3294">
        <w:rPr>
          <w:rFonts w:ascii="Arial" w:hAnsi="Arial" w:cs="Arial"/>
          <w:lang w:val="nl-NL"/>
        </w:rPr>
        <w:t xml:space="preserve">contact op te nemen met mevr. </w:t>
      </w:r>
      <w:proofErr w:type="spellStart"/>
      <w:r w:rsidR="008B6681" w:rsidRPr="00FF3294">
        <w:rPr>
          <w:rFonts w:ascii="Arial" w:hAnsi="Arial" w:cs="Arial"/>
          <w:lang w:val="nl-NL"/>
        </w:rPr>
        <w:t>Denaeghel</w:t>
      </w:r>
      <w:proofErr w:type="spellEnd"/>
      <w:r w:rsidR="008B6681" w:rsidRPr="00FF3294">
        <w:rPr>
          <w:rFonts w:ascii="Arial" w:hAnsi="Arial" w:cs="Arial"/>
          <w:lang w:val="nl-NL"/>
        </w:rPr>
        <w:t xml:space="preserve"> voor campus Polenplein en mevr. Cools voor campus Delbekestraat</w:t>
      </w:r>
      <w:r w:rsidR="008B6681" w:rsidRPr="00FF3294">
        <w:rPr>
          <w:rFonts w:ascii="Arial" w:hAnsi="Arial" w:cs="Arial"/>
          <w:color w:val="9BBB59" w:themeColor="accent3"/>
          <w:lang w:val="nl-NL"/>
        </w:rPr>
        <w:t>,</w:t>
      </w:r>
      <w:r w:rsidR="008B6681" w:rsidRPr="00FF3294">
        <w:rPr>
          <w:rFonts w:ascii="Arial" w:hAnsi="Arial" w:cs="Arial"/>
          <w:lang w:val="nl-NL"/>
        </w:rPr>
        <w:t xml:space="preserve"> </w:t>
      </w:r>
      <w:r w:rsidRPr="00FF3294">
        <w:rPr>
          <w:rFonts w:ascii="Arial" w:hAnsi="Arial" w:cs="Arial"/>
          <w:lang w:val="nl-NL"/>
        </w:rPr>
        <w:t>dienst boekhouding – 051 20 14 57</w:t>
      </w:r>
      <w:r w:rsidR="00BC1422" w:rsidRPr="00FF3294">
        <w:rPr>
          <w:rFonts w:ascii="Arial" w:hAnsi="Arial" w:cs="Arial"/>
          <w:lang w:val="nl-NL"/>
        </w:rPr>
        <w:t xml:space="preserve"> (campus P)</w:t>
      </w:r>
      <w:r w:rsidRPr="00FF3294">
        <w:rPr>
          <w:rFonts w:ascii="Arial" w:hAnsi="Arial" w:cs="Arial"/>
          <w:lang w:val="nl-NL"/>
        </w:rPr>
        <w:t xml:space="preserve"> ofwel 051 20 88 77</w:t>
      </w:r>
      <w:r w:rsidR="00BC1422" w:rsidRPr="00FF3294">
        <w:rPr>
          <w:rFonts w:ascii="Arial" w:hAnsi="Arial" w:cs="Arial"/>
          <w:lang w:val="nl-NL"/>
        </w:rPr>
        <w:t xml:space="preserve"> (campus D)</w:t>
      </w:r>
      <w:r w:rsidRPr="00FF3294">
        <w:rPr>
          <w:rFonts w:ascii="Arial" w:hAnsi="Arial" w:cs="Arial"/>
          <w:lang w:val="nl-NL"/>
        </w:rPr>
        <w:t xml:space="preserve"> –</w:t>
      </w:r>
      <w:r w:rsidR="0066340A" w:rsidRPr="00FF3294">
        <w:rPr>
          <w:rFonts w:ascii="Arial" w:hAnsi="Arial" w:cs="Arial"/>
          <w:lang w:val="nl-NL"/>
        </w:rPr>
        <w:t xml:space="preserve"> boekhouding</w:t>
      </w:r>
      <w:r w:rsidR="0066340A" w:rsidRPr="00FD144D">
        <w:rPr>
          <w:rFonts w:ascii="Arial" w:hAnsi="Arial" w:cs="Arial"/>
          <w:lang w:val="nl-NL"/>
        </w:rPr>
        <w:t>.</w:t>
      </w:r>
      <w:r w:rsidR="00D859D7" w:rsidRPr="00FD144D">
        <w:rPr>
          <w:rFonts w:ascii="Arial" w:hAnsi="Arial" w:cs="Arial"/>
          <w:lang w:val="nl-NL"/>
        </w:rPr>
        <w:t>nova</w:t>
      </w:r>
      <w:r w:rsidR="00C11862" w:rsidRPr="00FD144D">
        <w:rPr>
          <w:rFonts w:ascii="Arial" w:hAnsi="Arial" w:cs="Arial"/>
          <w:lang w:val="nl-NL"/>
        </w:rPr>
        <w:t>campus</w:t>
      </w:r>
      <w:r w:rsidR="002A3FC6" w:rsidRPr="00FD144D">
        <w:rPr>
          <w:rFonts w:ascii="Arial" w:hAnsi="Arial" w:cs="Arial"/>
          <w:lang w:val="nl-NL"/>
        </w:rPr>
        <w:t>viso</w:t>
      </w:r>
      <w:r w:rsidR="0066340A" w:rsidRPr="00FF3294">
        <w:rPr>
          <w:rFonts w:ascii="Arial" w:hAnsi="Arial" w:cs="Arial"/>
          <w:lang w:val="nl-NL"/>
        </w:rPr>
        <w:t>@sint-michiel.be</w:t>
      </w:r>
      <w:r w:rsidRPr="00FF3294">
        <w:rPr>
          <w:rFonts w:ascii="Arial" w:hAnsi="Arial" w:cs="Arial"/>
          <w:lang w:val="nl-NL"/>
        </w:rPr>
        <w:t xml:space="preserve">). </w:t>
      </w:r>
      <w:r w:rsidR="00EE68CF" w:rsidRPr="00FF3294">
        <w:rPr>
          <w:rFonts w:ascii="Arial" w:hAnsi="Arial" w:cs="Arial"/>
          <w:lang w:val="nl-NL"/>
        </w:rPr>
        <w:t xml:space="preserve">Je kan </w:t>
      </w:r>
      <w:r w:rsidR="00EE68CF" w:rsidRPr="00FF3294">
        <w:rPr>
          <w:rFonts w:ascii="Arial" w:hAnsi="Arial" w:cs="Arial"/>
        </w:rPr>
        <w:t>deze</w:t>
      </w:r>
      <w:r w:rsidR="00EE68CF" w:rsidRPr="007A4380">
        <w:rPr>
          <w:rFonts w:ascii="Arial" w:hAnsi="Arial" w:cs="Arial"/>
        </w:rPr>
        <w:t xml:space="preserve"> informatie ook op de schoolrekening terugvinden.</w:t>
      </w:r>
      <w:bookmarkEnd w:id="24"/>
    </w:p>
    <w:p w14:paraId="6344699C" w14:textId="1344FC4D" w:rsidR="00C829A8" w:rsidRPr="00C269C2" w:rsidRDefault="00A702EF" w:rsidP="00AE0183">
      <w:pPr>
        <w:spacing w:line="320" w:lineRule="exact"/>
        <w:rPr>
          <w:rFonts w:ascii="Arial" w:eastAsia="Arial" w:hAnsi="Arial" w:cs="Arial"/>
        </w:rPr>
      </w:pPr>
      <w:r w:rsidRPr="007A4380">
        <w:rPr>
          <w:rFonts w:ascii="Arial" w:eastAsia="Arial" w:hAnsi="Arial" w:cs="Arial"/>
          <w:lang w:val="nl-NL"/>
        </w:rPr>
        <w:t>O</w:t>
      </w:r>
      <w:proofErr w:type="spellStart"/>
      <w:r w:rsidR="00C829A8" w:rsidRPr="007A4380">
        <w:rPr>
          <w:rFonts w:ascii="Arial" w:eastAsia="Arial" w:hAnsi="Arial" w:cs="Arial"/>
        </w:rPr>
        <w:t>uders</w:t>
      </w:r>
      <w:proofErr w:type="spellEnd"/>
      <w:r w:rsidR="00C829A8" w:rsidRPr="007A4380">
        <w:rPr>
          <w:rFonts w:ascii="Arial" w:eastAsia="Arial" w:hAnsi="Arial" w:cs="Arial"/>
        </w:rPr>
        <w:t xml:space="preserve"> zijn, ongeacht hun burgerlijke staat, hoofdelijk gehouden tot betaling van de schoolrekening. D</w:t>
      </w:r>
      <w:r w:rsidRPr="007A4380">
        <w:rPr>
          <w:rFonts w:ascii="Arial" w:eastAsia="Arial" w:hAnsi="Arial" w:cs="Arial"/>
        </w:rPr>
        <w:t>at betekent dat we beide ouders</w:t>
      </w:r>
      <w:r w:rsidR="00C829A8" w:rsidRPr="007A4380">
        <w:rPr>
          <w:rFonts w:ascii="Arial" w:eastAsia="Arial" w:hAnsi="Arial" w:cs="Arial"/>
        </w:rPr>
        <w:t xml:space="preserve"> kunnen aanspreken tot het betalen van de volledige rekening. Zolang </w:t>
      </w:r>
      <w:r w:rsidR="00E0621C" w:rsidRPr="007A4380">
        <w:rPr>
          <w:rFonts w:ascii="Arial" w:eastAsia="Arial" w:hAnsi="Arial" w:cs="Arial"/>
        </w:rPr>
        <w:t xml:space="preserve">het verschuldigde bedrag </w:t>
      </w:r>
      <w:r w:rsidR="00C829A8" w:rsidRPr="007A4380">
        <w:rPr>
          <w:rFonts w:ascii="Arial" w:eastAsia="Arial" w:hAnsi="Arial" w:cs="Arial"/>
        </w:rPr>
        <w:t>niet volled</w:t>
      </w:r>
      <w:r w:rsidR="00E0621C" w:rsidRPr="007A4380">
        <w:rPr>
          <w:rFonts w:ascii="Arial" w:eastAsia="Arial" w:hAnsi="Arial" w:cs="Arial"/>
        </w:rPr>
        <w:t>ig betaald is, blijf e</w:t>
      </w:r>
      <w:r w:rsidR="00C829A8" w:rsidRPr="007A4380">
        <w:rPr>
          <w:rFonts w:ascii="Arial" w:eastAsia="Arial" w:hAnsi="Arial" w:cs="Arial"/>
        </w:rPr>
        <w:t>lk</w:t>
      </w:r>
      <w:r w:rsidR="00E0621C" w:rsidRPr="007A4380">
        <w:rPr>
          <w:rFonts w:ascii="Arial" w:eastAsia="Arial" w:hAnsi="Arial" w:cs="Arial"/>
        </w:rPr>
        <w:t>e ouder</w:t>
      </w:r>
      <w:r w:rsidR="00C829A8" w:rsidRPr="007A4380">
        <w:rPr>
          <w:rFonts w:ascii="Arial" w:eastAsia="Arial" w:hAnsi="Arial" w:cs="Arial"/>
        </w:rPr>
        <w:t xml:space="preserve"> het volledige restbedrag verschuldigd, ongeacht de afspraken</w:t>
      </w:r>
      <w:r w:rsidR="00E0621C" w:rsidRPr="007A4380">
        <w:rPr>
          <w:rFonts w:ascii="Arial" w:eastAsia="Arial" w:hAnsi="Arial" w:cs="Arial"/>
        </w:rPr>
        <w:t xml:space="preserve"> die ze onderling </w:t>
      </w:r>
      <w:r w:rsidR="00C829A8" w:rsidRPr="007A4380">
        <w:rPr>
          <w:rFonts w:ascii="Arial" w:eastAsia="Arial" w:hAnsi="Arial" w:cs="Arial"/>
        </w:rPr>
        <w:t>gemaakt hebben.</w:t>
      </w:r>
    </w:p>
    <w:p w14:paraId="529471F1" w14:textId="344275A9" w:rsidR="00C829A8" w:rsidRPr="00C269C2" w:rsidRDefault="009413BD" w:rsidP="00C269C2">
      <w:pPr>
        <w:autoSpaceDE w:val="0"/>
        <w:autoSpaceDN w:val="0"/>
        <w:adjustRightInd w:val="0"/>
        <w:spacing w:line="320" w:lineRule="exact"/>
        <w:rPr>
          <w:rFonts w:ascii="Arial" w:eastAsia="Arial" w:hAnsi="Arial" w:cs="Arial"/>
          <w:lang w:val="nl-NL"/>
        </w:rPr>
      </w:pPr>
      <w:r w:rsidRPr="007A4380">
        <w:rPr>
          <w:rFonts w:ascii="Arial" w:eastAsia="Arial" w:hAnsi="Arial" w:cs="Arial"/>
          <w:lang w:val="nl-NL"/>
        </w:rPr>
        <w:t>Als</w:t>
      </w:r>
      <w:r w:rsidR="00C829A8" w:rsidRPr="007A4380">
        <w:rPr>
          <w:rFonts w:ascii="Arial" w:eastAsia="Arial" w:hAnsi="Arial" w:cs="Arial"/>
          <w:lang w:val="nl-NL"/>
        </w:rPr>
        <w:t xml:space="preserve"> ouders het </w:t>
      </w:r>
      <w:r w:rsidR="00C829A8" w:rsidRPr="00906FC9">
        <w:rPr>
          <w:rFonts w:ascii="Arial" w:eastAsia="Arial" w:hAnsi="Arial" w:cs="Arial"/>
          <w:lang w:val="nl-NL"/>
        </w:rPr>
        <w:t>moeilijk hebben met het betalen van de schoolrekening, kunnen zij contact opnemen met de</w:t>
      </w:r>
      <w:r w:rsidR="0055421A" w:rsidRPr="00906FC9">
        <w:rPr>
          <w:rFonts w:ascii="Arial" w:eastAsia="Arial" w:hAnsi="Arial" w:cs="Arial"/>
          <w:lang w:val="nl-NL"/>
        </w:rPr>
        <w:t xml:space="preserve"> directie of met</w:t>
      </w:r>
      <w:r w:rsidR="00270C1C" w:rsidRPr="00906FC9">
        <w:rPr>
          <w:rFonts w:ascii="Arial" w:eastAsia="Arial" w:hAnsi="Arial" w:cs="Arial"/>
          <w:lang w:val="nl-NL"/>
        </w:rPr>
        <w:t xml:space="preserve"> </w:t>
      </w:r>
      <w:r w:rsidR="00270C1C" w:rsidRPr="00906FC9">
        <w:rPr>
          <w:rFonts w:ascii="Arial" w:hAnsi="Arial" w:cs="Arial"/>
          <w:lang w:val="nl-NL"/>
        </w:rPr>
        <w:t xml:space="preserve">mevr. </w:t>
      </w:r>
      <w:proofErr w:type="spellStart"/>
      <w:r w:rsidR="00270C1C" w:rsidRPr="00906FC9">
        <w:rPr>
          <w:rFonts w:ascii="Arial" w:hAnsi="Arial" w:cs="Arial"/>
          <w:lang w:val="nl-NL"/>
        </w:rPr>
        <w:t>Denaeghel</w:t>
      </w:r>
      <w:proofErr w:type="spellEnd"/>
      <w:r w:rsidR="00270C1C" w:rsidRPr="00906FC9">
        <w:rPr>
          <w:rFonts w:ascii="Arial" w:hAnsi="Arial" w:cs="Arial"/>
          <w:lang w:val="nl-NL"/>
        </w:rPr>
        <w:t xml:space="preserve"> voor campus Polenplein en mevr. Cools voor campus Delbekestraat</w:t>
      </w:r>
      <w:r w:rsidR="00C829A8" w:rsidRPr="00906FC9">
        <w:rPr>
          <w:rFonts w:ascii="Arial" w:eastAsia="Arial" w:hAnsi="Arial" w:cs="Arial"/>
          <w:lang w:val="nl-NL"/>
        </w:rPr>
        <w:t xml:space="preserve"> van de dienst boekhouding</w:t>
      </w:r>
      <w:r w:rsidR="00C829A8" w:rsidRPr="007A4380">
        <w:rPr>
          <w:rFonts w:ascii="Arial" w:eastAsia="Arial" w:hAnsi="Arial" w:cs="Arial"/>
          <w:lang w:val="nl-NL"/>
        </w:rPr>
        <w:t>. We zoeken dan samen naar een oplossing en maken afspraken over een aangepaste manier van betalen. We gaan discreet om met elke vraag hieromtrent.</w:t>
      </w:r>
    </w:p>
    <w:p w14:paraId="5CB43913" w14:textId="1D8F4534" w:rsidR="00D73042" w:rsidRPr="007A4380" w:rsidRDefault="00C829A8" w:rsidP="00C829A8">
      <w:pPr>
        <w:spacing w:line="320" w:lineRule="exact"/>
        <w:rPr>
          <w:rFonts w:ascii="Arial" w:hAnsi="Arial" w:cs="Arial"/>
        </w:rPr>
      </w:pPr>
      <w:r w:rsidRPr="007A4380">
        <w:rPr>
          <w:rFonts w:ascii="Arial" w:hAnsi="Arial" w:cs="Arial"/>
        </w:rPr>
        <w:t xml:space="preserve">Als we vaststellen dat de schoolrekening geheel of gedeeltelijk onbetaald blijft zonder dat er contact opgenomen werd om gespreide betaling te vragen of omdat de gemaakte afspraken niet worden nageleefd, zal de school verdere stappen ondernemen. Ook dan zoeken we in eerste instantie in overleg naar een oplossing. </w:t>
      </w:r>
    </w:p>
    <w:p w14:paraId="0D54A669" w14:textId="1EB320B6" w:rsidR="00C829A8" w:rsidRPr="007A4380" w:rsidRDefault="00142DD3" w:rsidP="00C829A8">
      <w:pPr>
        <w:spacing w:line="320" w:lineRule="exact"/>
        <w:rPr>
          <w:rFonts w:ascii="Arial" w:hAnsi="Arial" w:cs="Arial"/>
        </w:rPr>
      </w:pPr>
      <w:r w:rsidRPr="007A4380">
        <w:rPr>
          <w:rFonts w:ascii="Arial" w:hAnsi="Arial" w:cs="Arial"/>
        </w:rPr>
        <w:t xml:space="preserve">Je ouders </w:t>
      </w:r>
      <w:r w:rsidR="00C829A8" w:rsidRPr="007A4380">
        <w:rPr>
          <w:rFonts w:ascii="Arial" w:hAnsi="Arial" w:cs="Arial"/>
        </w:rPr>
        <w:t>ontvang</w:t>
      </w:r>
      <w:r w:rsidRPr="007A4380">
        <w:rPr>
          <w:rFonts w:ascii="Arial" w:hAnsi="Arial" w:cs="Arial"/>
        </w:rPr>
        <w:t xml:space="preserve">en </w:t>
      </w:r>
      <w:r w:rsidR="00C829A8" w:rsidRPr="007A4380">
        <w:rPr>
          <w:rFonts w:ascii="Arial" w:hAnsi="Arial" w:cs="Arial"/>
        </w:rPr>
        <w:t xml:space="preserve">kort na de vervaltermijn een herinnering aan de openstaande schoolrekening(en) per e-mail. Indien binnen de 14 dagen na het versturen van de herinnering nog steeds geen of slechts een gedeeltelijke betaling ontvangen werd, sturen we een SMS ter herinnering aan de e-mail die </w:t>
      </w:r>
      <w:r w:rsidRPr="007A4380">
        <w:rPr>
          <w:rFonts w:ascii="Arial" w:hAnsi="Arial" w:cs="Arial"/>
        </w:rPr>
        <w:t>je ouders ontvingen.</w:t>
      </w:r>
    </w:p>
    <w:p w14:paraId="0380C8F0" w14:textId="66E66132" w:rsidR="00C829A8" w:rsidRPr="007A4380" w:rsidRDefault="00C829A8" w:rsidP="00C829A8">
      <w:pPr>
        <w:spacing w:line="320" w:lineRule="exact"/>
        <w:rPr>
          <w:rFonts w:ascii="Arial" w:hAnsi="Arial" w:cs="Arial"/>
        </w:rPr>
      </w:pPr>
      <w:r w:rsidRPr="007A4380">
        <w:rPr>
          <w:rFonts w:ascii="Arial" w:hAnsi="Arial" w:cs="Arial"/>
        </w:rPr>
        <w:lastRenderedPageBreak/>
        <w:t xml:space="preserve">Indien wij hierna moeten vaststellen dat er geen contact met de school werd opgenomen en dat er geen of slechts een gedeeltelijke betaling werd ontvangen, zien wij ons genoodzaakt om een laatste brief op te sturen om te verzoeken de openstaande rekeningen te betalen of met de school contact op te nemen. Op deze brief zullen 10 </w:t>
      </w:r>
      <w:r w:rsidR="009F4E1F" w:rsidRPr="007A4380">
        <w:rPr>
          <w:rFonts w:ascii="Arial" w:hAnsi="Arial" w:cs="Arial"/>
        </w:rPr>
        <w:t>euro</w:t>
      </w:r>
      <w:r w:rsidRPr="007A4380">
        <w:rPr>
          <w:rFonts w:ascii="Arial" w:hAnsi="Arial" w:cs="Arial"/>
        </w:rPr>
        <w:t xml:space="preserve"> administratieve kosten worden aangerekend om de gemaakte inningskosten te dekken.</w:t>
      </w:r>
    </w:p>
    <w:p w14:paraId="7EA95AE7" w14:textId="77777777" w:rsidR="00C829A8" w:rsidRPr="007A4380" w:rsidRDefault="00C829A8" w:rsidP="00C829A8">
      <w:pPr>
        <w:spacing w:line="320" w:lineRule="exact"/>
        <w:rPr>
          <w:rFonts w:ascii="Arial" w:hAnsi="Arial" w:cs="Arial"/>
        </w:rPr>
      </w:pPr>
      <w:r w:rsidRPr="007A4380">
        <w:rPr>
          <w:rFonts w:ascii="Arial" w:hAnsi="Arial" w:cs="Arial"/>
        </w:rPr>
        <w:t>Indien na deze laatste brief nog steeds geen afspraken gemaakt werden met de school, geen betaling werd ontvangen of gemaakte afspraken niet werden nageleefd, wordt het dossier overgemaakt aan onze advocaat die de openstaande bedragen via een gerechtelijke procedure zal terugvorderen.</w:t>
      </w:r>
    </w:p>
    <w:p w14:paraId="1F56F9D1" w14:textId="52E43620" w:rsidR="00C269C2" w:rsidRPr="007A4380" w:rsidRDefault="00C829A8" w:rsidP="00C829A8">
      <w:pPr>
        <w:spacing w:line="320" w:lineRule="exact"/>
        <w:rPr>
          <w:rFonts w:ascii="Arial" w:hAnsi="Arial" w:cs="Arial"/>
        </w:rPr>
      </w:pPr>
      <w:r w:rsidRPr="007A4380">
        <w:rPr>
          <w:rFonts w:ascii="Arial" w:hAnsi="Arial" w:cs="Arial"/>
        </w:rPr>
        <w:t>Wij willen dan ook vragen om bij betaalmoeilijkheden steeds (zo snel mogelijk) contact op te nemen met de school zodat er afspraken tot betaling kunnen gemaakt worden en er geen procedures moeten worden opgestart.</w:t>
      </w:r>
    </w:p>
    <w:p w14:paraId="4B105CFF" w14:textId="1B336392" w:rsidR="00246044" w:rsidRPr="00C269C2" w:rsidRDefault="00246044" w:rsidP="00FF4869">
      <w:pPr>
        <w:pStyle w:val="Kopje2"/>
      </w:pPr>
      <w:bookmarkStart w:id="25" w:name="_Toc238482560"/>
      <w:r>
        <w:t xml:space="preserve">Laptop voor alle </w:t>
      </w:r>
      <w:r w:rsidR="0078760C">
        <w:t>leerlingen</w:t>
      </w:r>
      <w:bookmarkEnd w:id="25"/>
    </w:p>
    <w:p w14:paraId="01995847" w14:textId="7AD5C5A6" w:rsidR="7916C12D" w:rsidRPr="00824A13" w:rsidRDefault="7916C12D" w:rsidP="15F14FAD">
      <w:pPr>
        <w:spacing w:line="320" w:lineRule="exact"/>
        <w:rPr>
          <w:rFonts w:ascii="Arial" w:eastAsia="Arial" w:hAnsi="Arial" w:cs="Arial"/>
          <w:highlight w:val="lightGray"/>
          <w:lang w:val="nl-NL"/>
        </w:rPr>
      </w:pPr>
      <w:r w:rsidRPr="00824A13">
        <w:rPr>
          <w:rFonts w:ascii="Arial" w:eastAsia="Arial" w:hAnsi="Arial" w:cs="Arial"/>
          <w:highlight w:val="lightGray"/>
        </w:rPr>
        <w:t xml:space="preserve">In alle jaren werken we met een laptop in de klas. </w:t>
      </w:r>
      <w:r w:rsidR="21833A8F" w:rsidRPr="00824A13">
        <w:rPr>
          <w:rFonts w:ascii="Arial" w:eastAsia="Arial" w:hAnsi="Arial" w:cs="Arial"/>
          <w:highlight w:val="lightGray"/>
        </w:rPr>
        <w:t>Zo investeren we verder in de digitalisering van het onderwijs.</w:t>
      </w:r>
      <w:r w:rsidR="32664993" w:rsidRPr="00824A13">
        <w:rPr>
          <w:rFonts w:ascii="Arial" w:eastAsia="Arial" w:hAnsi="Arial" w:cs="Arial"/>
          <w:highlight w:val="lightGray"/>
          <w:lang w:val="nl-NL"/>
        </w:rPr>
        <w:t xml:space="preserve"> In de</w:t>
      </w:r>
      <w:r w:rsidR="32664993">
        <w:rPr>
          <w:rFonts w:ascii="Arial" w:eastAsia="Arial" w:hAnsi="Arial" w:cs="Arial"/>
          <w:highlight w:val="lightGray"/>
          <w:lang w:val="nl-NL"/>
        </w:rPr>
        <w:t xml:space="preserve"> </w:t>
      </w:r>
      <w:r w:rsidR="32664993" w:rsidRPr="00824A13">
        <w:rPr>
          <w:rFonts w:ascii="Arial" w:eastAsia="Arial" w:hAnsi="Arial" w:cs="Arial"/>
          <w:highlight w:val="lightGray"/>
          <w:lang w:val="nl-NL"/>
        </w:rPr>
        <w:t>bijdrageregeling vind je een overzicht van de kosten voor ICT-materiaal en/of digitale leermiddelen.</w:t>
      </w:r>
    </w:p>
    <w:p w14:paraId="5BAB229D" w14:textId="09B193C2" w:rsidR="0A7D75D8" w:rsidRPr="00A41B69" w:rsidRDefault="5E67AF21" w:rsidP="15F14FAD">
      <w:pPr>
        <w:spacing w:line="320" w:lineRule="exact"/>
        <w:rPr>
          <w:ins w:id="26" w:author="Joeri Sioen" w:date="2026-08-15T13:58:00Z" w16du:dateUtc="2026-08-15T13:58:21Z"/>
          <w:rFonts w:ascii="Arial" w:eastAsia="Arial" w:hAnsi="Arial" w:cs="Arial"/>
          <w:b/>
          <w:i/>
          <w:color w:val="000000" w:themeColor="text1"/>
          <w:u w:val="single"/>
        </w:rPr>
      </w:pPr>
      <w:ins w:id="27" w:author="Joeri Sioen" w:date="2026-08-15T13:58:00Z" w16du:dateUtc="2026-08-15T13:58:32Z">
        <w:r w:rsidRPr="00E12119">
          <w:rPr>
            <w:rFonts w:ascii="Arial" w:eastAsia="Arial" w:hAnsi="Arial" w:cs="Arial"/>
            <w:b/>
            <w:i/>
            <w:color w:val="000000" w:themeColor="text1"/>
            <w:highlight w:val="lightGray"/>
            <w:u w:val="single"/>
          </w:rPr>
          <w:t>Voor wie start in het 3de jaar</w:t>
        </w:r>
      </w:ins>
    </w:p>
    <w:p w14:paraId="6AAA3D7F" w14:textId="71136E16" w:rsidR="46F2CAE0" w:rsidRPr="00824A13" w:rsidRDefault="46F2CAE0" w:rsidP="15F14FAD">
      <w:pPr>
        <w:spacing w:line="320" w:lineRule="exact"/>
        <w:rPr>
          <w:rFonts w:ascii="Arial" w:eastAsia="Arial" w:hAnsi="Arial" w:cs="Arial"/>
          <w:highlight w:val="lightGray"/>
          <w:lang w:val="nl-NL"/>
        </w:rPr>
      </w:pPr>
      <w:r w:rsidRPr="00824A13">
        <w:rPr>
          <w:rFonts w:ascii="Arial" w:eastAsia="Arial" w:hAnsi="Arial" w:cs="Arial"/>
          <w:highlight w:val="lightGray"/>
          <w:lang w:val="nl-NL"/>
        </w:rPr>
        <w:t xml:space="preserve">In het 3de jaar koopt een leerling een eigen toestel aan. Voor </w:t>
      </w:r>
      <w:r w:rsidR="6671D42F" w:rsidRPr="00824A13">
        <w:rPr>
          <w:rFonts w:ascii="Arial" w:eastAsia="Arial" w:hAnsi="Arial" w:cs="Arial"/>
          <w:highlight w:val="lightGray"/>
          <w:lang w:val="nl-NL"/>
        </w:rPr>
        <w:t xml:space="preserve">meer info en </w:t>
      </w:r>
      <w:r w:rsidRPr="00824A13">
        <w:rPr>
          <w:rFonts w:ascii="Arial" w:eastAsia="Arial" w:hAnsi="Arial" w:cs="Arial"/>
          <w:highlight w:val="lightGray"/>
          <w:lang w:val="nl-NL"/>
        </w:rPr>
        <w:t>specificaties verwijzen we naar bijlage</w:t>
      </w:r>
      <w:r w:rsidR="00185E0F">
        <w:rPr>
          <w:rFonts w:ascii="Arial" w:eastAsia="Arial" w:hAnsi="Arial" w:cs="Arial"/>
          <w:highlight w:val="lightGray"/>
          <w:lang w:val="nl-NL"/>
        </w:rPr>
        <w:t xml:space="preserve"> 3</w:t>
      </w:r>
      <w:r w:rsidRPr="00185E0F">
        <w:rPr>
          <w:rFonts w:ascii="Arial" w:eastAsia="Arial" w:hAnsi="Arial" w:cs="Arial"/>
          <w:highlight w:val="lightGray"/>
          <w:lang w:val="nl-NL"/>
        </w:rPr>
        <w:t xml:space="preserve"> </w:t>
      </w:r>
      <w:r w:rsidRPr="00824A13">
        <w:rPr>
          <w:rFonts w:ascii="Arial" w:eastAsia="Arial" w:hAnsi="Arial" w:cs="Arial"/>
          <w:highlight w:val="lightGray"/>
          <w:lang w:val="nl-NL"/>
        </w:rPr>
        <w:t>bij dit schoolreglement. Je kan dit toestel aankopen via de school. In onze bijdrageregeling vind je richtprijzen met betrekking tot de basisprijs van het toestel, de serviceprijs en het totaalbedrag.</w:t>
      </w:r>
    </w:p>
    <w:p w14:paraId="724A18DC" w14:textId="616C1F6E" w:rsidR="46F2CAE0" w:rsidRPr="00824A13" w:rsidRDefault="46F2CAE0" w:rsidP="15F14FAD">
      <w:pPr>
        <w:spacing w:line="320" w:lineRule="exact"/>
        <w:rPr>
          <w:rFonts w:ascii="Arial" w:eastAsia="Arial" w:hAnsi="Arial" w:cs="Arial"/>
          <w:highlight w:val="lightGray"/>
          <w:lang w:val="nl-NL"/>
        </w:rPr>
      </w:pPr>
      <w:r w:rsidRPr="00824A13">
        <w:rPr>
          <w:rFonts w:ascii="Arial" w:eastAsia="Arial" w:hAnsi="Arial" w:cs="Arial"/>
          <w:highlight w:val="lightGray"/>
          <w:lang w:val="nl-NL"/>
        </w:rPr>
        <w:t>De verwachte levensduur van het toestel dat je koopt via de school is minstens 4 jaar. Je mag ook zelf een toestel aankopen dat voldoet aan de vereisten van de school (BYOD). Wij voorzien een vermindering op de schoolfactuur van 48 euro.</w:t>
      </w:r>
      <w:r w:rsidR="31587890" w:rsidRPr="00824A13">
        <w:rPr>
          <w:rFonts w:ascii="Arial" w:eastAsia="Arial" w:hAnsi="Arial" w:cs="Arial"/>
          <w:highlight w:val="lightGray"/>
          <w:lang w:val="nl-NL"/>
        </w:rPr>
        <w:t xml:space="preserve"> </w:t>
      </w:r>
    </w:p>
    <w:p w14:paraId="4ACD4765" w14:textId="77777777" w:rsidR="46F2CAE0" w:rsidRPr="00824A13" w:rsidRDefault="46F2CAE0" w:rsidP="15F14FAD">
      <w:pPr>
        <w:spacing w:line="320" w:lineRule="exact"/>
        <w:rPr>
          <w:highlight w:val="lightGray"/>
        </w:rPr>
      </w:pPr>
      <w:r w:rsidRPr="00824A13">
        <w:rPr>
          <w:rFonts w:ascii="Arial" w:eastAsia="Arial" w:hAnsi="Arial" w:cs="Arial"/>
          <w:highlight w:val="lightGray"/>
          <w:lang w:val="nl-NL"/>
        </w:rPr>
        <w:t xml:space="preserve">Wij voeren de volgende sociale correcties door: wie recht heeft op een verhoogde tegemoetkoming krijgt 100 euro extra korting. Begin september wordt gevraagd hiervan een bewijs in te leveren. </w:t>
      </w:r>
    </w:p>
    <w:p w14:paraId="462E1A2F" w14:textId="55BF41D7" w:rsidR="00246044" w:rsidRPr="00824A13" w:rsidRDefault="123D3BFB" w:rsidP="15F14FAD">
      <w:pPr>
        <w:spacing w:line="320" w:lineRule="exact"/>
        <w:rPr>
          <w:rFonts w:ascii="Arial" w:eastAsia="Arial" w:hAnsi="Arial" w:cs="Arial"/>
          <w:b/>
          <w:i/>
          <w:u w:val="single"/>
        </w:rPr>
      </w:pPr>
      <w:r w:rsidRPr="00423906">
        <w:rPr>
          <w:rFonts w:ascii="Arial" w:eastAsia="Arial" w:hAnsi="Arial" w:cs="Arial"/>
          <w:b/>
          <w:i/>
          <w:highlight w:val="lightGray"/>
          <w:u w:val="single"/>
        </w:rPr>
        <w:t>Voor wie start in 1, 2, 4, 5, 6 of 7</w:t>
      </w:r>
      <w:r w:rsidRPr="00824A13">
        <w:rPr>
          <w:rFonts w:ascii="Arial" w:eastAsia="Arial" w:hAnsi="Arial" w:cs="Arial"/>
          <w:b/>
          <w:i/>
          <w:u w:val="single"/>
        </w:rPr>
        <w:t xml:space="preserve"> </w:t>
      </w:r>
    </w:p>
    <w:p w14:paraId="373DB819" w14:textId="34989964" w:rsidR="00246044" w:rsidRPr="007A4380" w:rsidRDefault="002A3FC6" w:rsidP="00246044">
      <w:pPr>
        <w:spacing w:line="320" w:lineRule="exact"/>
        <w:rPr>
          <w:rFonts w:ascii="Arial" w:eastAsia="Arial" w:hAnsi="Arial" w:cs="Arial"/>
        </w:rPr>
      </w:pPr>
      <w:r w:rsidRPr="00824A13">
        <w:rPr>
          <w:rFonts w:ascii="Arial" w:eastAsia="Arial" w:hAnsi="Arial" w:cs="Arial"/>
        </w:rPr>
        <w:t>Alle andere jaren</w:t>
      </w:r>
      <w:r>
        <w:rPr>
          <w:rFonts w:ascii="Arial" w:eastAsia="Arial" w:hAnsi="Arial" w:cs="Arial"/>
        </w:rPr>
        <w:t xml:space="preserve"> huren een laptop van de school. </w:t>
      </w:r>
      <w:r w:rsidR="00246044" w:rsidRPr="007A4380">
        <w:rPr>
          <w:rFonts w:ascii="Arial" w:eastAsia="Arial" w:hAnsi="Arial" w:cs="Arial"/>
        </w:rPr>
        <w:t>Je kan je laptop (ook in de vakantie) het hele jaar lang persoonlijk gebruiken. Op die manier kunnen we de lessen nog beter maken en het onderwijs afstemmen op elke leerling.</w:t>
      </w:r>
    </w:p>
    <w:p w14:paraId="55CC71F8" w14:textId="62415890" w:rsidR="00246044" w:rsidRPr="007A4380" w:rsidRDefault="0008488D" w:rsidP="00246044">
      <w:pPr>
        <w:spacing w:line="320" w:lineRule="exact"/>
        <w:rPr>
          <w:rFonts w:ascii="Arial" w:eastAsia="Arial" w:hAnsi="Arial" w:cs="Arial"/>
        </w:rPr>
      </w:pPr>
      <w:r w:rsidRPr="007A4380">
        <w:rPr>
          <w:rFonts w:ascii="Arial" w:eastAsia="Arial" w:hAnsi="Arial" w:cs="Arial"/>
        </w:rPr>
        <w:t xml:space="preserve">Had je </w:t>
      </w:r>
      <w:r w:rsidR="00366ADB" w:rsidRPr="007A4380">
        <w:rPr>
          <w:rFonts w:ascii="Arial" w:eastAsia="Arial" w:hAnsi="Arial" w:cs="Arial"/>
        </w:rPr>
        <w:t xml:space="preserve">eerder </w:t>
      </w:r>
      <w:r w:rsidRPr="007A4380">
        <w:rPr>
          <w:rFonts w:ascii="Arial" w:eastAsia="Arial" w:hAnsi="Arial" w:cs="Arial"/>
        </w:rPr>
        <w:t xml:space="preserve">nog geen laptop, dan ontvang </w:t>
      </w:r>
      <w:r w:rsidR="0037242F" w:rsidRPr="007A4380">
        <w:rPr>
          <w:rFonts w:ascii="Arial" w:eastAsia="Arial" w:hAnsi="Arial" w:cs="Arial"/>
        </w:rPr>
        <w:t xml:space="preserve">je </w:t>
      </w:r>
      <w:r w:rsidR="00FA21DF" w:rsidRPr="007A4380">
        <w:rPr>
          <w:rFonts w:ascii="Arial" w:eastAsia="Arial" w:hAnsi="Arial" w:cs="Arial"/>
        </w:rPr>
        <w:t>bij</w:t>
      </w:r>
      <w:r w:rsidR="0037242F" w:rsidRPr="007A4380">
        <w:rPr>
          <w:rFonts w:ascii="Arial" w:eastAsia="Arial" w:hAnsi="Arial" w:cs="Arial"/>
        </w:rPr>
        <w:t xml:space="preserve"> ontvangst van de laptop</w:t>
      </w:r>
      <w:r w:rsidRPr="007A4380">
        <w:rPr>
          <w:rFonts w:ascii="Arial" w:eastAsia="Arial" w:hAnsi="Arial" w:cs="Arial"/>
        </w:rPr>
        <w:t xml:space="preserve"> i</w:t>
      </w:r>
      <w:r w:rsidR="00246044" w:rsidRPr="007A4380">
        <w:rPr>
          <w:rFonts w:ascii="Arial" w:eastAsia="Arial" w:hAnsi="Arial" w:cs="Arial"/>
        </w:rPr>
        <w:t>n het begin van het schooljaar</w:t>
      </w:r>
      <w:r w:rsidR="00AC13B6" w:rsidRPr="007A4380">
        <w:rPr>
          <w:rFonts w:ascii="Arial" w:eastAsia="Arial" w:hAnsi="Arial" w:cs="Arial"/>
        </w:rPr>
        <w:t xml:space="preserve"> </w:t>
      </w:r>
      <w:r w:rsidRPr="007A4380">
        <w:rPr>
          <w:rFonts w:ascii="Arial" w:eastAsia="Arial" w:hAnsi="Arial" w:cs="Arial"/>
        </w:rPr>
        <w:t>(of later afhankelijk van de levertermijn)</w:t>
      </w:r>
      <w:r w:rsidR="00AC13B6" w:rsidRPr="007A4380">
        <w:rPr>
          <w:rFonts w:ascii="Arial" w:eastAsia="Arial" w:hAnsi="Arial" w:cs="Arial"/>
        </w:rPr>
        <w:t>,</w:t>
      </w:r>
      <w:r w:rsidRPr="007A4380">
        <w:rPr>
          <w:rFonts w:ascii="Arial" w:eastAsia="Arial" w:hAnsi="Arial" w:cs="Arial"/>
        </w:rPr>
        <w:t xml:space="preserve"> </w:t>
      </w:r>
      <w:r w:rsidR="00246044" w:rsidRPr="007A4380">
        <w:rPr>
          <w:rFonts w:ascii="Arial" w:eastAsia="Arial" w:hAnsi="Arial" w:cs="Arial"/>
        </w:rPr>
        <w:t>een gebruiksovereenkomst die j</w:t>
      </w:r>
      <w:r w:rsidR="009F2651" w:rsidRPr="007A4380">
        <w:rPr>
          <w:rFonts w:ascii="Arial" w:eastAsia="Arial" w:hAnsi="Arial" w:cs="Arial"/>
        </w:rPr>
        <w:t>ij en je ouders</w:t>
      </w:r>
      <w:r w:rsidR="00D41CE5" w:rsidRPr="007A4380">
        <w:rPr>
          <w:rFonts w:ascii="Arial" w:eastAsia="Arial" w:hAnsi="Arial" w:cs="Arial"/>
        </w:rPr>
        <w:t xml:space="preserve"> ondertekenen</w:t>
      </w:r>
      <w:r w:rsidR="00246044" w:rsidRPr="007A4380">
        <w:rPr>
          <w:rFonts w:ascii="Arial" w:eastAsia="Arial" w:hAnsi="Arial" w:cs="Arial"/>
        </w:rPr>
        <w:t>.</w:t>
      </w:r>
    </w:p>
    <w:p w14:paraId="21EF4AFC" w14:textId="1A4657A4" w:rsidR="00B4179B" w:rsidRPr="007A4380" w:rsidRDefault="00B4179B" w:rsidP="00246044">
      <w:pPr>
        <w:spacing w:line="320" w:lineRule="exact"/>
        <w:rPr>
          <w:rFonts w:ascii="Arial" w:eastAsia="Arial" w:hAnsi="Arial" w:cs="Arial"/>
        </w:rPr>
      </w:pPr>
      <w:r w:rsidRPr="007A4380">
        <w:rPr>
          <w:rFonts w:ascii="Arial" w:eastAsia="Arial" w:hAnsi="Arial" w:cs="Arial"/>
        </w:rPr>
        <w:t xml:space="preserve">Hierin staat in de eerste plaats dat we verwachten dat je verantwoordelijk met dit toestel omgaat. Bij ontvangst van het toestel betaal je een waarborg van € 75. Dit bedrag krijg je terug wanneer de gebruiksovereenkomst stopt, je toestel in goede staat inlevert en op voorwaarde dat er geen openstaande betalingen meer zijn. </w:t>
      </w:r>
    </w:p>
    <w:p w14:paraId="179CEB6C" w14:textId="276BF7F5" w:rsidR="00B4179B" w:rsidRPr="007A4380" w:rsidRDefault="00B4179B" w:rsidP="00246044">
      <w:pPr>
        <w:spacing w:line="320" w:lineRule="exact"/>
        <w:rPr>
          <w:rFonts w:ascii="Arial" w:eastAsia="Arial" w:hAnsi="Arial" w:cs="Arial"/>
        </w:rPr>
      </w:pPr>
      <w:r w:rsidRPr="007A4380">
        <w:rPr>
          <w:rFonts w:ascii="Arial" w:eastAsia="Arial" w:hAnsi="Arial" w:cs="Arial"/>
        </w:rPr>
        <w:t xml:space="preserve">Je mag het toestel gebruiken zolang je op school ingeschreven bent. Wanneer je de school verlaat, bezorg je het toestel met bijhorende hoes, </w:t>
      </w:r>
      <w:proofErr w:type="spellStart"/>
      <w:r w:rsidRPr="007A4380">
        <w:rPr>
          <w:rFonts w:ascii="Arial" w:eastAsia="Arial" w:hAnsi="Arial" w:cs="Arial"/>
        </w:rPr>
        <w:t>voedingsadaptor</w:t>
      </w:r>
      <w:proofErr w:type="spellEnd"/>
      <w:r w:rsidRPr="007A4380">
        <w:rPr>
          <w:rFonts w:ascii="Arial" w:eastAsia="Arial" w:hAnsi="Arial" w:cs="Arial"/>
        </w:rPr>
        <w:t xml:space="preserve"> en pen netjes terug aan de ICT-dienst van de school.</w:t>
      </w:r>
    </w:p>
    <w:p w14:paraId="741443E6" w14:textId="15E759C6" w:rsidR="00B4179B" w:rsidRPr="007A4380" w:rsidRDefault="46EFE0EC" w:rsidP="00246044">
      <w:pPr>
        <w:spacing w:line="320" w:lineRule="exact"/>
        <w:rPr>
          <w:rFonts w:ascii="Arial" w:eastAsia="Arial" w:hAnsi="Arial" w:cs="Arial"/>
        </w:rPr>
      </w:pPr>
      <w:r w:rsidRPr="2B339EEE">
        <w:rPr>
          <w:rFonts w:ascii="Arial" w:eastAsia="Arial" w:hAnsi="Arial" w:cs="Arial"/>
        </w:rPr>
        <w:t>Er is een gebruiksvergoeding van</w:t>
      </w:r>
      <w:r w:rsidRPr="00A16C61">
        <w:rPr>
          <w:rFonts w:ascii="Arial" w:eastAsia="Arial" w:hAnsi="Arial" w:cs="Arial"/>
          <w:color w:val="0070C0"/>
        </w:rPr>
        <w:t xml:space="preserve"> </w:t>
      </w:r>
      <w:r w:rsidRPr="00824A13">
        <w:rPr>
          <w:rFonts w:ascii="Arial" w:eastAsia="Arial" w:hAnsi="Arial" w:cs="Arial"/>
          <w:highlight w:val="lightGray"/>
        </w:rPr>
        <w:t>€</w:t>
      </w:r>
      <w:r w:rsidR="61CFAEB7" w:rsidRPr="00824A13">
        <w:rPr>
          <w:rFonts w:ascii="Arial" w:eastAsia="Arial" w:hAnsi="Arial" w:cs="Arial"/>
          <w:highlight w:val="lightGray"/>
        </w:rPr>
        <w:t xml:space="preserve"> </w:t>
      </w:r>
      <w:r w:rsidR="3EDB1B2D" w:rsidRPr="00824A13">
        <w:rPr>
          <w:rFonts w:ascii="Arial" w:eastAsia="Arial" w:hAnsi="Arial" w:cs="Arial"/>
          <w:highlight w:val="lightGray"/>
        </w:rPr>
        <w:t>9</w:t>
      </w:r>
      <w:r w:rsidR="00A16C61" w:rsidRPr="00824A13">
        <w:rPr>
          <w:rFonts w:ascii="Arial" w:eastAsia="Arial" w:hAnsi="Arial" w:cs="Arial"/>
          <w:highlight w:val="lightGray"/>
        </w:rPr>
        <w:t>4,35</w:t>
      </w:r>
      <w:r w:rsidR="75C921A3" w:rsidRPr="00824A13">
        <w:rPr>
          <w:rFonts w:ascii="Arial" w:eastAsia="Arial" w:hAnsi="Arial" w:cs="Arial"/>
        </w:rPr>
        <w:t xml:space="preserve"> </w:t>
      </w:r>
      <w:r w:rsidRPr="2B339EEE">
        <w:rPr>
          <w:rFonts w:ascii="Arial" w:eastAsia="Arial" w:hAnsi="Arial" w:cs="Arial"/>
        </w:rPr>
        <w:t xml:space="preserve">per jaar. </w:t>
      </w:r>
      <w:r w:rsidR="1BE0AA6C" w:rsidRPr="2B339EEE">
        <w:rPr>
          <w:rFonts w:ascii="Arial" w:hAnsi="Arial" w:cs="Arial"/>
        </w:rPr>
        <w:t>Die rekenen we gespreid over het jaar aan via de schoolrekening.</w:t>
      </w:r>
      <w:r w:rsidR="61CFAEB7" w:rsidRPr="2B339EEE">
        <w:rPr>
          <w:rFonts w:ascii="Arial" w:eastAsia="Arial" w:hAnsi="Arial" w:cs="Arial"/>
        </w:rPr>
        <w:t xml:space="preserve"> </w:t>
      </w:r>
    </w:p>
    <w:p w14:paraId="371D3C95" w14:textId="112951BA" w:rsidR="00246044" w:rsidRPr="002D29EF" w:rsidRDefault="2A671462" w:rsidP="00C829A8">
      <w:pPr>
        <w:spacing w:line="320" w:lineRule="exact"/>
        <w:rPr>
          <w:rFonts w:ascii="Arial" w:eastAsia="Arial" w:hAnsi="Arial" w:cs="Arial"/>
        </w:rPr>
      </w:pPr>
      <w:r w:rsidRPr="4620433E">
        <w:rPr>
          <w:rFonts w:ascii="Arial" w:eastAsia="Arial" w:hAnsi="Arial" w:cs="Arial"/>
        </w:rPr>
        <w:lastRenderedPageBreak/>
        <w:t>De gebruiksvergoeding staat vermeld in de bijlage 4 en 5 ‘kostenraming’.</w:t>
      </w:r>
      <w:r w:rsidR="5F06E00B" w:rsidRPr="4620433E">
        <w:rPr>
          <w:rFonts w:ascii="Arial" w:eastAsia="Arial" w:hAnsi="Arial" w:cs="Arial"/>
        </w:rPr>
        <w:t xml:space="preserve"> De info rond de gebruiksvergoeding en praktische gebruiksafspraken vind je in bijlage 2</w:t>
      </w:r>
      <w:r w:rsidR="76DCDBF0" w:rsidRPr="4620433E">
        <w:rPr>
          <w:rFonts w:ascii="Arial" w:eastAsia="Arial" w:hAnsi="Arial" w:cs="Arial"/>
        </w:rPr>
        <w:t>.</w:t>
      </w:r>
      <w:r w:rsidR="0FB9648E" w:rsidRPr="4620433E">
        <w:rPr>
          <w:rFonts w:ascii="Arial" w:eastAsia="Arial" w:hAnsi="Arial" w:cs="Arial"/>
        </w:rPr>
        <w:t xml:space="preserve"> </w:t>
      </w:r>
    </w:p>
    <w:p w14:paraId="0AFF69B4" w14:textId="3E8E4884" w:rsidR="00893F7E" w:rsidRPr="00893F7E" w:rsidRDefault="00893F7E" w:rsidP="00893F7E">
      <w:pPr>
        <w:spacing w:line="320" w:lineRule="exact"/>
        <w:jc w:val="both"/>
        <w:rPr>
          <w:rFonts w:ascii="Arial" w:eastAsia="Arial" w:hAnsi="Arial" w:cs="Arial"/>
          <w:b/>
          <w:bCs/>
          <w:i/>
          <w:iCs/>
          <w:highlight w:val="lightGray"/>
          <w:u w:val="single"/>
        </w:rPr>
      </w:pPr>
      <w:r w:rsidRPr="00893F7E">
        <w:rPr>
          <w:rFonts w:ascii="Arial" w:eastAsia="Arial" w:hAnsi="Arial" w:cs="Arial"/>
          <w:b/>
          <w:bCs/>
          <w:i/>
          <w:iCs/>
          <w:highlight w:val="lightGray"/>
          <w:u w:val="single"/>
        </w:rPr>
        <w:t>Voor alle leerlingen</w:t>
      </w:r>
    </w:p>
    <w:p w14:paraId="0386D338" w14:textId="77777777" w:rsidR="00893F7E" w:rsidRPr="00893F7E" w:rsidRDefault="00893F7E" w:rsidP="00893F7E">
      <w:pPr>
        <w:spacing w:line="320" w:lineRule="exact"/>
        <w:jc w:val="both"/>
        <w:rPr>
          <w:rFonts w:eastAsiaTheme="minorHAnsi"/>
          <w:highlight w:val="lightGray"/>
        </w:rPr>
      </w:pPr>
      <w:r w:rsidRPr="00893F7E">
        <w:rPr>
          <w:rFonts w:ascii="Arial" w:eastAsia="Arial" w:hAnsi="Arial" w:cs="Arial"/>
          <w:highlight w:val="lightGray"/>
        </w:rPr>
        <w:t>De afspraken rond het gebruik van de laptop op school vind je in bijlage 2.</w:t>
      </w:r>
    </w:p>
    <w:p w14:paraId="6661C0FE" w14:textId="77777777" w:rsidR="00893F7E" w:rsidRPr="00893F7E" w:rsidRDefault="00893F7E" w:rsidP="00893F7E">
      <w:pPr>
        <w:spacing w:line="320" w:lineRule="exact"/>
        <w:jc w:val="both"/>
        <w:rPr>
          <w:rFonts w:ascii="Arial" w:eastAsia="Arial" w:hAnsi="Arial" w:cs="Arial"/>
          <w:highlight w:val="lightGray"/>
          <w:lang w:val="nl-NL"/>
        </w:rPr>
      </w:pPr>
      <w:r w:rsidRPr="00893F7E">
        <w:rPr>
          <w:rFonts w:ascii="Arial" w:eastAsia="Arial" w:hAnsi="Arial" w:cs="Arial"/>
          <w:highlight w:val="lightGray"/>
          <w:lang w:val="nl-NL"/>
        </w:rPr>
        <w:t>Je mag vragen om de ICT-kosten gespreid te betalen. Neem hiervoor contact op met boekhouding.novacampusviso@sint-michiel.be.</w:t>
      </w:r>
    </w:p>
    <w:p w14:paraId="4F35AC36" w14:textId="77777777" w:rsidR="0FB9648E" w:rsidRPr="00893F7E" w:rsidRDefault="709DF775" w:rsidP="00893F7E">
      <w:pPr>
        <w:spacing w:line="320" w:lineRule="exact"/>
        <w:jc w:val="both"/>
        <w:rPr>
          <w:highlight w:val="lightGray"/>
        </w:rPr>
      </w:pPr>
      <w:r w:rsidRPr="00893F7E">
        <w:rPr>
          <w:rFonts w:ascii="Arial" w:eastAsia="Arial" w:hAnsi="Arial" w:cs="Arial"/>
          <w:highlight w:val="lightGray"/>
        </w:rPr>
        <w:t xml:space="preserve">Indien je een eigen laptop wenst te gebruiken, dan moet deze voldoen aan de configuratie van de school. Zo niet, dan kan het toestel niet gebruikt worden op school. De technische omschrijving staat ook in bijlage 2 en kan bekomen worden op school. De </w:t>
      </w:r>
      <w:proofErr w:type="spellStart"/>
      <w:r w:rsidRPr="00893F7E">
        <w:rPr>
          <w:rFonts w:ascii="Arial" w:eastAsia="Arial" w:hAnsi="Arial" w:cs="Arial"/>
          <w:highlight w:val="lightGray"/>
        </w:rPr>
        <w:t>ict</w:t>
      </w:r>
      <w:proofErr w:type="spellEnd"/>
      <w:r w:rsidRPr="00893F7E">
        <w:rPr>
          <w:rFonts w:ascii="Arial" w:eastAsia="Arial" w:hAnsi="Arial" w:cs="Arial"/>
          <w:highlight w:val="lightGray"/>
        </w:rPr>
        <w:t>-coördinator beslist of de</w:t>
      </w:r>
      <w:r w:rsidR="4AB78F96" w:rsidRPr="00893F7E">
        <w:rPr>
          <w:rFonts w:ascii="Arial" w:eastAsia="Arial" w:hAnsi="Arial" w:cs="Arial"/>
          <w:highlight w:val="lightGray"/>
        </w:rPr>
        <w:t xml:space="preserve"> configuratie voldoet. </w:t>
      </w:r>
      <w:r w:rsidRPr="00893F7E">
        <w:rPr>
          <w:rFonts w:ascii="Arial" w:eastAsia="Arial" w:hAnsi="Arial" w:cs="Arial"/>
          <w:highlight w:val="lightGray"/>
        </w:rPr>
        <w:t xml:space="preserve"> </w:t>
      </w:r>
    </w:p>
    <w:p w14:paraId="5278757D" w14:textId="13348707" w:rsidR="77F4076E" w:rsidRPr="00893F7E" w:rsidRDefault="77F4076E" w:rsidP="00893F7E">
      <w:pPr>
        <w:spacing w:line="320" w:lineRule="exact"/>
        <w:jc w:val="both"/>
        <w:rPr>
          <w:rFonts w:ascii="Arial" w:eastAsia="Arial" w:hAnsi="Arial" w:cs="Arial"/>
          <w:lang w:val="nl-NL"/>
        </w:rPr>
      </w:pPr>
      <w:r w:rsidRPr="00893F7E">
        <w:rPr>
          <w:rFonts w:ascii="Arial" w:eastAsia="Arial" w:hAnsi="Arial" w:cs="Arial"/>
          <w:highlight w:val="lightGray"/>
          <w:lang w:val="nl-NL"/>
        </w:rPr>
        <w:t>Als je klachten hebt over het ICT-kostenbeleid dan kan je contact opnemen met adjunct-directeur Joeri Sioen.</w:t>
      </w:r>
    </w:p>
    <w:p w14:paraId="7EC6DCA7" w14:textId="33097B38" w:rsidR="00D9259E" w:rsidRPr="00C269C2" w:rsidRDefault="00D9259E" w:rsidP="00FF4869">
      <w:pPr>
        <w:pStyle w:val="Kopje2"/>
        <w:rPr>
          <w:lang w:val="nl-NL"/>
        </w:rPr>
      </w:pPr>
      <w:bookmarkStart w:id="28" w:name="_Toc238482561"/>
      <w:r w:rsidRPr="06E79DE9">
        <w:rPr>
          <w:lang w:val="nl-NL"/>
        </w:rPr>
        <w:t>Reclame en sponsoring</w:t>
      </w:r>
      <w:bookmarkEnd w:id="28"/>
    </w:p>
    <w:p w14:paraId="2E0BF99E" w14:textId="77777777" w:rsidR="003D01A1"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uitzonderlijke gevallen maakt de school gebruik van sponsoring door derden waarvoor in ruil reclame kan worden gevraagd. Die uitzonderingen kunnen bv. een schooltoneel, schooltijdschrift… zijn. Als er bij die activiteiten gebruik gemaakt wordt van sponsoring door derden, wordt rekening gehouden met de volgende principes die in de schoolraad, LOC en campusraden overlegd werden:</w:t>
      </w:r>
    </w:p>
    <w:p w14:paraId="1C73DB1F" w14:textId="77777777" w:rsidR="00D9259E" w:rsidRPr="007A4380" w:rsidRDefault="1EA13078" w:rsidP="007E478C">
      <w:pPr>
        <w:pStyle w:val="Lijstalinea"/>
        <w:numPr>
          <w:ilvl w:val="0"/>
          <w:numId w:val="77"/>
        </w:numPr>
        <w:spacing w:line="320" w:lineRule="exact"/>
        <w:rPr>
          <w:rFonts w:ascii="Arial" w:eastAsia="Arial" w:hAnsi="Arial" w:cs="Arial"/>
        </w:rPr>
      </w:pPr>
      <w:r w:rsidRPr="007A4380">
        <w:rPr>
          <w:rFonts w:ascii="Arial" w:eastAsia="Arial" w:hAnsi="Arial" w:cs="Arial"/>
        </w:rPr>
        <w:t>de verplichte onderwijsactiviteiten of leermiddelen zijn vrij van reclame;</w:t>
      </w:r>
    </w:p>
    <w:p w14:paraId="23A9FAFF" w14:textId="77777777" w:rsidR="00D9259E" w:rsidRPr="007A4380" w:rsidRDefault="1EA13078" w:rsidP="007E478C">
      <w:pPr>
        <w:pStyle w:val="Lijstalinea"/>
        <w:numPr>
          <w:ilvl w:val="0"/>
          <w:numId w:val="77"/>
        </w:numPr>
        <w:spacing w:line="320" w:lineRule="exact"/>
        <w:rPr>
          <w:rFonts w:ascii="Arial" w:eastAsia="Arial" w:hAnsi="Arial" w:cs="Arial"/>
        </w:rPr>
      </w:pPr>
      <w:r w:rsidRPr="007A4380">
        <w:rPr>
          <w:rFonts w:ascii="Arial" w:eastAsia="Arial" w:hAnsi="Arial" w:cs="Arial"/>
        </w:rPr>
        <w:t>alle onderwijsactiviteiten zijn vrij van reclame, behalve als het enkel gaat om een verwijzing naar het feit van de tussenkomst van een persoon of organisatie (sponsoring);</w:t>
      </w:r>
    </w:p>
    <w:p w14:paraId="4B0ECE18" w14:textId="77777777" w:rsidR="00D9259E" w:rsidRPr="007A4380" w:rsidRDefault="1EA13078" w:rsidP="007E478C">
      <w:pPr>
        <w:pStyle w:val="Lijstalinea"/>
        <w:numPr>
          <w:ilvl w:val="0"/>
          <w:numId w:val="77"/>
        </w:numPr>
        <w:spacing w:line="320" w:lineRule="exact"/>
        <w:rPr>
          <w:rFonts w:ascii="Arial" w:eastAsia="Arial" w:hAnsi="Arial" w:cs="Arial"/>
        </w:rPr>
      </w:pPr>
      <w:r w:rsidRPr="007A4380">
        <w:rPr>
          <w:rFonts w:ascii="Arial" w:eastAsia="Arial" w:hAnsi="Arial" w:cs="Arial"/>
        </w:rPr>
        <w:t>de reclame en sponsoring zijn kennelijk verenigbaar met de taken en doelstellingen van de school;</w:t>
      </w:r>
    </w:p>
    <w:p w14:paraId="00ADB68A" w14:textId="12D7E579" w:rsidR="00CD1939" w:rsidRPr="00F47152" w:rsidRDefault="1EA13078" w:rsidP="007E478C">
      <w:pPr>
        <w:pStyle w:val="Lijstalinea"/>
        <w:numPr>
          <w:ilvl w:val="0"/>
          <w:numId w:val="77"/>
        </w:numPr>
        <w:spacing w:line="320" w:lineRule="exact"/>
        <w:rPr>
          <w:rFonts w:ascii="Arial" w:eastAsia="Arial" w:hAnsi="Arial" w:cs="Arial"/>
        </w:rPr>
      </w:pPr>
      <w:r w:rsidRPr="007A4380">
        <w:rPr>
          <w:rFonts w:ascii="Arial" w:eastAsia="Arial" w:hAnsi="Arial" w:cs="Arial"/>
        </w:rPr>
        <w:t>de reclame en sponsoring brengen de objectiviteit, de geloofwaardigheid, de betrouwbaarheid en de onafhankelijkheid van de school niet in het gedrang.</w:t>
      </w:r>
    </w:p>
    <w:p w14:paraId="108D5886" w14:textId="21028924" w:rsidR="00205FEB" w:rsidRPr="00C269C2" w:rsidRDefault="00205FEB" w:rsidP="00FF4869">
      <w:pPr>
        <w:pStyle w:val="Kopje2"/>
      </w:pPr>
      <w:bookmarkStart w:id="29" w:name="_Toc238482562"/>
      <w:r>
        <w:t>Levensmiddelenhygiëne en meldingsplicht</w:t>
      </w:r>
      <w:bookmarkEnd w:id="29"/>
    </w:p>
    <w:p w14:paraId="7128666A" w14:textId="6D19A503" w:rsidR="00A702EF" w:rsidRPr="007A4380" w:rsidRDefault="00A702EF" w:rsidP="00E0621C">
      <w:pPr>
        <w:spacing w:line="320" w:lineRule="exact"/>
        <w:rPr>
          <w:rFonts w:ascii="Arial" w:eastAsia="Arial" w:hAnsi="Arial" w:cs="Arial"/>
        </w:rPr>
      </w:pPr>
      <w:r w:rsidRPr="007A4380">
        <w:rPr>
          <w:rFonts w:ascii="Arial" w:eastAsia="Arial" w:hAnsi="Arial" w:cs="Arial"/>
        </w:rPr>
        <w:t>In sommige richtingen</w:t>
      </w:r>
      <w:r w:rsidR="00205FEB" w:rsidRPr="007A4380">
        <w:rPr>
          <w:rFonts w:ascii="Arial" w:eastAsia="Arial" w:hAnsi="Arial" w:cs="Arial"/>
        </w:rPr>
        <w:t xml:space="preserve"> werk je met voedingsmiddelen</w:t>
      </w:r>
      <w:r w:rsidR="00184C4E">
        <w:rPr>
          <w:rFonts w:ascii="Arial" w:eastAsia="Arial" w:hAnsi="Arial" w:cs="Arial"/>
        </w:rPr>
        <w:t xml:space="preserve">. </w:t>
      </w:r>
      <w:r w:rsidR="00184C4E" w:rsidRPr="004951A7">
        <w:rPr>
          <w:rFonts w:ascii="Arial" w:eastAsia="Arial" w:hAnsi="Arial" w:cs="Arial"/>
        </w:rPr>
        <w:t xml:space="preserve">In de eerste graad is </w:t>
      </w:r>
      <w:r w:rsidR="008F661E" w:rsidRPr="004951A7">
        <w:rPr>
          <w:rFonts w:ascii="Arial" w:eastAsia="Arial" w:hAnsi="Arial" w:cs="Arial"/>
        </w:rPr>
        <w:t>‘</w:t>
      </w:r>
      <w:r w:rsidR="00184C4E" w:rsidRPr="004951A7">
        <w:rPr>
          <w:rFonts w:ascii="Arial" w:eastAsia="Arial" w:hAnsi="Arial" w:cs="Arial"/>
        </w:rPr>
        <w:t>voeding en gezondheid</w:t>
      </w:r>
      <w:r w:rsidR="008F661E" w:rsidRPr="004951A7">
        <w:rPr>
          <w:rFonts w:ascii="Arial" w:eastAsia="Arial" w:hAnsi="Arial" w:cs="Arial"/>
        </w:rPr>
        <w:t>’</w:t>
      </w:r>
      <w:r w:rsidR="00184C4E" w:rsidRPr="004951A7">
        <w:rPr>
          <w:rFonts w:ascii="Arial" w:eastAsia="Arial" w:hAnsi="Arial" w:cs="Arial"/>
        </w:rPr>
        <w:t xml:space="preserve"> ook een keuze binnen het aanbod van talenturen. </w:t>
      </w:r>
      <w:r w:rsidR="00205FEB" w:rsidRPr="007A4380">
        <w:rPr>
          <w:rFonts w:ascii="Arial" w:eastAsia="Arial" w:hAnsi="Arial" w:cs="Arial"/>
        </w:rPr>
        <w:t xml:space="preserve"> Wanneer jouw medische toestand dan een risico inhoudt op (on)rechtstreekse verontreiniging van levensmiddelen, breng je de school onmiddellijk op de hoogte. De school beslist vervolgens of je tijdelijk bepaalde programmaonderdelen niet mag volgen dan wel dat je de opleiding niet langer mag volgen en naar een andere opleiding moet overgaan. </w:t>
      </w:r>
    </w:p>
    <w:p w14:paraId="2D82C2AD" w14:textId="24DC3B60" w:rsidR="00A702EF" w:rsidRPr="007A4380" w:rsidRDefault="00205FEB" w:rsidP="00E0621C">
      <w:pPr>
        <w:spacing w:line="320" w:lineRule="exact"/>
        <w:rPr>
          <w:rFonts w:ascii="Arial" w:eastAsia="Arial" w:hAnsi="Arial" w:cs="Arial"/>
        </w:rPr>
      </w:pPr>
      <w:r w:rsidRPr="007A4380">
        <w:rPr>
          <w:rFonts w:ascii="Arial" w:eastAsia="Arial" w:hAnsi="Arial" w:cs="Arial"/>
        </w:rPr>
        <w:t>Al</w:t>
      </w:r>
      <w:r w:rsidR="00DD6228" w:rsidRPr="007A4380">
        <w:rPr>
          <w:rFonts w:ascii="Arial" w:eastAsia="Arial" w:hAnsi="Arial" w:cs="Arial"/>
        </w:rPr>
        <w:t>s je een werkplek/stageplek hebt</w:t>
      </w:r>
      <w:r w:rsidRPr="007A4380">
        <w:rPr>
          <w:rFonts w:ascii="Arial" w:eastAsia="Arial" w:hAnsi="Arial" w:cs="Arial"/>
        </w:rPr>
        <w:t xml:space="preserve">, brengt de school ook jouw werkgever/stagegever op de hoogte van de situatie. We verwachten ook van jou dat je hiervan de werkgever/stagegever op de hoogte brengt. </w:t>
      </w:r>
    </w:p>
    <w:p w14:paraId="677761FC" w14:textId="37241963" w:rsidR="00C66C29" w:rsidRPr="008645BC" w:rsidRDefault="00205FEB" w:rsidP="00AE0183">
      <w:pPr>
        <w:spacing w:line="320" w:lineRule="exact"/>
        <w:rPr>
          <w:rFonts w:ascii="Arial" w:eastAsia="Arial" w:hAnsi="Arial" w:cs="Arial"/>
        </w:rPr>
      </w:pPr>
      <w:r w:rsidRPr="007A4380">
        <w:rPr>
          <w:rFonts w:ascii="Arial" w:eastAsia="Arial" w:hAnsi="Arial" w:cs="Arial"/>
        </w:rPr>
        <w:t xml:space="preserve">Deze gegevens </w:t>
      </w:r>
      <w:r w:rsidR="00A702EF" w:rsidRPr="007A4380">
        <w:rPr>
          <w:rFonts w:ascii="Arial" w:eastAsia="Arial" w:hAnsi="Arial" w:cs="Arial"/>
        </w:rPr>
        <w:t xml:space="preserve">over jouw medische toestand </w:t>
      </w:r>
      <w:r w:rsidRPr="007A4380">
        <w:rPr>
          <w:rFonts w:ascii="Arial" w:eastAsia="Arial" w:hAnsi="Arial" w:cs="Arial"/>
        </w:rPr>
        <w:t>worden verwerkt onder de verantwoordelijkheid van de directeur van de school. De directeur en de personeelsleden van de school gaan er vertrouwelijk mee om.</w:t>
      </w:r>
    </w:p>
    <w:p w14:paraId="201E0C27" w14:textId="5591032F" w:rsidR="005419A2" w:rsidRPr="00C269C2" w:rsidRDefault="005419A2" w:rsidP="00FF4869">
      <w:pPr>
        <w:pStyle w:val="Kopje2"/>
        <w:rPr>
          <w:lang w:val="nl-NL"/>
        </w:rPr>
      </w:pPr>
      <w:bookmarkStart w:id="30" w:name="_Toc238482563"/>
      <w:bookmarkStart w:id="31" w:name="_Hlk134462048"/>
      <w:proofErr w:type="spellStart"/>
      <w:r w:rsidRPr="06E79DE9">
        <w:rPr>
          <w:lang w:val="nl-NL"/>
        </w:rPr>
        <w:t>Deconnectie</w:t>
      </w:r>
      <w:bookmarkEnd w:id="30"/>
      <w:proofErr w:type="spellEnd"/>
    </w:p>
    <w:bookmarkEnd w:id="31"/>
    <w:p w14:paraId="569C6B7B" w14:textId="2B43E81F" w:rsidR="001D4FAA" w:rsidRPr="007A4380" w:rsidRDefault="001D4FAA" w:rsidP="001D4FAA">
      <w:pPr>
        <w:spacing w:line="320" w:lineRule="exact"/>
        <w:rPr>
          <w:rFonts w:ascii="Arial" w:hAnsi="Arial" w:cs="Arial"/>
        </w:rPr>
      </w:pPr>
      <w:r w:rsidRPr="007A4380">
        <w:rPr>
          <w:rFonts w:ascii="Arial" w:hAnsi="Arial" w:cs="Arial"/>
        </w:rPr>
        <w:t>Op onze school gelden er afspraken over de online communicatie tussen het schoolteam</w:t>
      </w:r>
      <w:r w:rsidR="00D47480">
        <w:rPr>
          <w:rFonts w:ascii="Arial" w:hAnsi="Arial" w:cs="Arial"/>
        </w:rPr>
        <w:t xml:space="preserve">, </w:t>
      </w:r>
      <w:r w:rsidRPr="007A4380">
        <w:rPr>
          <w:rFonts w:ascii="Arial" w:hAnsi="Arial" w:cs="Arial"/>
        </w:rPr>
        <w:t xml:space="preserve">de ouders en de leerlingen. Die zijn afgestemd op het afsprakenkader </w:t>
      </w:r>
      <w:proofErr w:type="spellStart"/>
      <w:r w:rsidRPr="007A4380">
        <w:rPr>
          <w:rFonts w:ascii="Arial" w:hAnsi="Arial" w:cs="Arial"/>
        </w:rPr>
        <w:t>deconnectie</w:t>
      </w:r>
      <w:proofErr w:type="spellEnd"/>
      <w:r w:rsidRPr="007A4380">
        <w:rPr>
          <w:rFonts w:ascii="Arial" w:hAnsi="Arial" w:cs="Arial"/>
        </w:rPr>
        <w:t xml:space="preserve">, dat een bijlage is van het arbeidsreglement van de personeelsleden. </w:t>
      </w:r>
    </w:p>
    <w:p w14:paraId="0697F25A" w14:textId="5C0E9BA2" w:rsidR="000C17DC" w:rsidRPr="007A4380" w:rsidRDefault="001D4FAA" w:rsidP="001D4FAA">
      <w:pPr>
        <w:spacing w:line="320" w:lineRule="exact"/>
        <w:rPr>
          <w:rFonts w:ascii="Arial" w:hAnsi="Arial" w:cs="Arial"/>
        </w:rPr>
      </w:pPr>
      <w:r w:rsidRPr="007A4380">
        <w:rPr>
          <w:rFonts w:ascii="Arial" w:hAnsi="Arial" w:cs="Arial"/>
        </w:rPr>
        <w:t xml:space="preserve">Het officiële communicatiekanaal tussen directie, personeelsleden, ouders en leerlingen is Smartschool. Sociale media, Whatsapp, SMS, </w:t>
      </w:r>
      <w:proofErr w:type="spellStart"/>
      <w:r w:rsidRPr="007A4380">
        <w:rPr>
          <w:rFonts w:ascii="Arial" w:hAnsi="Arial" w:cs="Arial"/>
        </w:rPr>
        <w:t>messenger</w:t>
      </w:r>
      <w:proofErr w:type="spellEnd"/>
      <w:r w:rsidRPr="007A4380">
        <w:rPr>
          <w:rFonts w:ascii="Arial" w:hAnsi="Arial" w:cs="Arial"/>
        </w:rPr>
        <w:t>…zijn geen officiële communicatiekanalen. Leerkrachten kunnen tijdens schooluitstappen wel afspreken om via Whatsapp of sms-berichten te communiceren.</w:t>
      </w:r>
    </w:p>
    <w:p w14:paraId="3FE19954" w14:textId="2016C8B6" w:rsidR="000C17DC" w:rsidRPr="007A4380" w:rsidRDefault="001D4FAA" w:rsidP="001D4FAA">
      <w:pPr>
        <w:spacing w:line="320" w:lineRule="exact"/>
        <w:rPr>
          <w:rFonts w:ascii="Arial" w:hAnsi="Arial" w:cs="Arial"/>
        </w:rPr>
      </w:pPr>
      <w:r w:rsidRPr="007A4380">
        <w:rPr>
          <w:rFonts w:ascii="Arial" w:hAnsi="Arial" w:cs="Arial"/>
        </w:rPr>
        <w:lastRenderedPageBreak/>
        <w:t xml:space="preserve">In dringende gevallen kan je ons als ouder telefonisch contacteren via het </w:t>
      </w:r>
      <w:proofErr w:type="spellStart"/>
      <w:r w:rsidRPr="007A4380">
        <w:rPr>
          <w:rFonts w:ascii="Arial" w:hAnsi="Arial" w:cs="Arial"/>
        </w:rPr>
        <w:t>schoolnummer</w:t>
      </w:r>
      <w:proofErr w:type="spellEnd"/>
      <w:r w:rsidRPr="007A4380">
        <w:rPr>
          <w:rFonts w:ascii="Arial" w:hAnsi="Arial" w:cs="Arial"/>
        </w:rPr>
        <w:t xml:space="preserve"> (</w:t>
      </w:r>
      <w:r w:rsidR="00956898">
        <w:rPr>
          <w:rStyle w:val="cf01"/>
          <w:rFonts w:ascii="Arial" w:hAnsi="Arial" w:cs="Arial"/>
          <w:sz w:val="20"/>
          <w:szCs w:val="20"/>
        </w:rPr>
        <w:t>NOVA campus VISO</w:t>
      </w:r>
      <w:r w:rsidRPr="00DE65D1">
        <w:rPr>
          <w:rStyle w:val="cf01"/>
          <w:rFonts w:ascii="Arial" w:hAnsi="Arial" w:cs="Arial"/>
          <w:sz w:val="20"/>
          <w:szCs w:val="20"/>
        </w:rPr>
        <w:t xml:space="preserve"> D: 051 20 88 77 – </w:t>
      </w:r>
      <w:r w:rsidR="00956898">
        <w:rPr>
          <w:rStyle w:val="cf01"/>
          <w:rFonts w:ascii="Arial" w:hAnsi="Arial" w:cs="Arial"/>
          <w:sz w:val="20"/>
          <w:szCs w:val="20"/>
        </w:rPr>
        <w:t>NOVA campus VISO</w:t>
      </w:r>
      <w:r w:rsidRPr="00DE65D1">
        <w:rPr>
          <w:rStyle w:val="cf01"/>
          <w:rFonts w:ascii="Arial" w:hAnsi="Arial" w:cs="Arial"/>
          <w:sz w:val="20"/>
          <w:szCs w:val="20"/>
        </w:rPr>
        <w:t xml:space="preserve"> P: 051 20 14 5</w:t>
      </w:r>
      <w:r w:rsidRPr="00DE65D1">
        <w:rPr>
          <w:rFonts w:ascii="Arial" w:hAnsi="Arial" w:cs="Arial"/>
        </w:rPr>
        <w:t>7</w:t>
      </w:r>
      <w:r w:rsidR="000C17DC" w:rsidRPr="00DE65D1">
        <w:rPr>
          <w:rFonts w:ascii="Arial" w:hAnsi="Arial" w:cs="Arial"/>
        </w:rPr>
        <w:t>)</w:t>
      </w:r>
      <w:r w:rsidRPr="00DE65D1">
        <w:rPr>
          <w:rFonts w:ascii="Arial" w:hAnsi="Arial" w:cs="Arial"/>
        </w:rPr>
        <w:t>. Buiten de openingsuren van de school kan je communic</w:t>
      </w:r>
      <w:r w:rsidRPr="007A4380">
        <w:rPr>
          <w:rFonts w:ascii="Arial" w:hAnsi="Arial" w:cs="Arial"/>
        </w:rPr>
        <w:t>eren via een bericht naar de directie op Smartschool en zo nodig telefonisch. Op het antwoordapparaat van de school hoor je dan het gsm-nummer van de directie.</w:t>
      </w:r>
    </w:p>
    <w:p w14:paraId="446ADEB6" w14:textId="5E25A359" w:rsidR="001D4FAA" w:rsidRPr="007A4380" w:rsidRDefault="001D4FAA" w:rsidP="001D4FAA">
      <w:pPr>
        <w:spacing w:line="320" w:lineRule="exact"/>
        <w:rPr>
          <w:rFonts w:ascii="Arial" w:hAnsi="Arial" w:cs="Arial"/>
        </w:rPr>
      </w:pPr>
      <w:r w:rsidRPr="007A4380">
        <w:rPr>
          <w:rFonts w:ascii="Arial" w:hAnsi="Arial" w:cs="Arial"/>
        </w:rPr>
        <w:t>Met volgende afspraken voor leerlingen creëren we duidelijkheid in de communicatie:</w:t>
      </w:r>
    </w:p>
    <w:p w14:paraId="52EECF9F" w14:textId="69D9C6A2" w:rsidR="001D4FAA" w:rsidRPr="007A4380" w:rsidRDefault="001D4FAA" w:rsidP="007E478C">
      <w:pPr>
        <w:pStyle w:val="Lijstalinea"/>
        <w:numPr>
          <w:ilvl w:val="0"/>
          <w:numId w:val="77"/>
        </w:numPr>
        <w:spacing w:line="320" w:lineRule="exact"/>
        <w:rPr>
          <w:rFonts w:ascii="Arial" w:hAnsi="Arial" w:cs="Arial"/>
        </w:rPr>
      </w:pPr>
      <w:r w:rsidRPr="007A4380">
        <w:rPr>
          <w:rFonts w:ascii="Arial" w:hAnsi="Arial" w:cs="Arial"/>
        </w:rPr>
        <w:t xml:space="preserve">Tijdens de schoolweek raadpleeg je de berichten 1 keer per dag. </w:t>
      </w:r>
    </w:p>
    <w:p w14:paraId="2E9FE8FE" w14:textId="67C93514" w:rsidR="001D4FAA" w:rsidRPr="007A4380" w:rsidRDefault="001D4FAA" w:rsidP="007E478C">
      <w:pPr>
        <w:pStyle w:val="Lijstalinea"/>
        <w:numPr>
          <w:ilvl w:val="0"/>
          <w:numId w:val="77"/>
        </w:numPr>
        <w:spacing w:line="320" w:lineRule="exact"/>
        <w:rPr>
          <w:rFonts w:ascii="Arial" w:hAnsi="Arial" w:cs="Arial"/>
        </w:rPr>
      </w:pPr>
      <w:r w:rsidRPr="007A4380">
        <w:rPr>
          <w:rFonts w:ascii="Arial" w:hAnsi="Arial" w:cs="Arial"/>
        </w:rPr>
        <w:t>Tijdens het weekend raadpleeg je 1 keer Smartschool tussen vrijdag 17 uur en maandag 8 uur. Dat betekent dat alle berichten die belangrijk zijn voor de start van de volgende schoolweek tegen vrijdag 17 uur gepost zijn.</w:t>
      </w:r>
    </w:p>
    <w:p w14:paraId="47BA3722" w14:textId="1ADCC49B" w:rsidR="001D4FAA" w:rsidRPr="007A4380" w:rsidRDefault="001D4FAA" w:rsidP="007E478C">
      <w:pPr>
        <w:pStyle w:val="Lijstalinea"/>
        <w:numPr>
          <w:ilvl w:val="0"/>
          <w:numId w:val="77"/>
        </w:numPr>
        <w:spacing w:line="320" w:lineRule="exact"/>
        <w:rPr>
          <w:rFonts w:ascii="Arial" w:hAnsi="Arial" w:cs="Arial"/>
        </w:rPr>
      </w:pPr>
      <w:r w:rsidRPr="007A4380">
        <w:rPr>
          <w:rFonts w:ascii="Arial" w:hAnsi="Arial" w:cs="Arial"/>
        </w:rPr>
        <w:t>Opdrachten en toetsen worden tijdens de les met de leerlingen mondeling afgesproken. Smartschool bevestigt deze afspraken en heeft een ondersteunende functie. Inhaaltoetsen kunnen wel via een bericht afgesproken worden.</w:t>
      </w:r>
      <w:r w:rsidR="00AA128E" w:rsidRPr="007A4380">
        <w:rPr>
          <w:rFonts w:ascii="Arial" w:hAnsi="Arial" w:cs="Arial"/>
        </w:rPr>
        <w:t xml:space="preserve"> De digitale schoolagenda met taken-en toetsenplanner volg je elke lesdag op. Digitale taken dien je in via</w:t>
      </w:r>
      <w:r w:rsidR="00387FC0">
        <w:rPr>
          <w:rFonts w:ascii="Arial" w:hAnsi="Arial" w:cs="Arial"/>
        </w:rPr>
        <w:t xml:space="preserve"> de</w:t>
      </w:r>
      <w:r w:rsidR="00AA128E" w:rsidRPr="007A4380">
        <w:rPr>
          <w:rFonts w:ascii="Arial" w:hAnsi="Arial" w:cs="Arial"/>
        </w:rPr>
        <w:t xml:space="preserve"> vakkenmodule in Teams.</w:t>
      </w:r>
    </w:p>
    <w:p w14:paraId="4DE1EB8B" w14:textId="5F93B0D6" w:rsidR="001D4FAA" w:rsidRPr="007A4380" w:rsidRDefault="001D4FAA" w:rsidP="007E478C">
      <w:pPr>
        <w:pStyle w:val="Lijstalinea"/>
        <w:numPr>
          <w:ilvl w:val="0"/>
          <w:numId w:val="77"/>
        </w:numPr>
        <w:spacing w:line="320" w:lineRule="exact"/>
        <w:rPr>
          <w:rFonts w:ascii="Arial" w:hAnsi="Arial" w:cs="Arial"/>
        </w:rPr>
      </w:pPr>
      <w:r w:rsidRPr="007A4380">
        <w:rPr>
          <w:rFonts w:ascii="Arial" w:hAnsi="Arial" w:cs="Arial"/>
        </w:rPr>
        <w:t>We verwachten dat je berichten die een antwoord vragen, tegen het einde van de tweede daaropvolgende lesdag beantwoordt. Is er meer tijd nodig, vragen we om dit te laten weten.</w:t>
      </w:r>
    </w:p>
    <w:p w14:paraId="6F160551" w14:textId="1220625F" w:rsidR="001D4FAA" w:rsidRPr="007A4380" w:rsidRDefault="001D4FAA" w:rsidP="007E478C">
      <w:pPr>
        <w:pStyle w:val="Lijstalinea"/>
        <w:numPr>
          <w:ilvl w:val="0"/>
          <w:numId w:val="77"/>
        </w:numPr>
        <w:spacing w:line="320" w:lineRule="exact"/>
        <w:rPr>
          <w:rFonts w:ascii="Arial" w:hAnsi="Arial" w:cs="Arial"/>
        </w:rPr>
      </w:pPr>
      <w:r w:rsidRPr="007A4380">
        <w:rPr>
          <w:rFonts w:ascii="Arial" w:hAnsi="Arial" w:cs="Arial"/>
        </w:rPr>
        <w:t>Berichten van leerlingen en ouders aan de school worden tegen het einde van de tweede daaropvolgende werkdag beantwoord. Is er meer tijd nodig, kan de directie of het personeelslid bevestigen dat het bericht gelezen werd en zo snel mogelijk wordt opgevolgd.</w:t>
      </w:r>
    </w:p>
    <w:p w14:paraId="3AD6DBC1" w14:textId="09C2F05F" w:rsidR="001D4FAA" w:rsidRPr="007A4380" w:rsidRDefault="001D4FAA" w:rsidP="007E478C">
      <w:pPr>
        <w:pStyle w:val="Lijstalinea"/>
        <w:numPr>
          <w:ilvl w:val="0"/>
          <w:numId w:val="77"/>
        </w:numPr>
        <w:spacing w:line="320" w:lineRule="exact"/>
        <w:rPr>
          <w:rFonts w:ascii="Arial" w:hAnsi="Arial" w:cs="Arial"/>
        </w:rPr>
      </w:pPr>
      <w:r w:rsidRPr="007A4380">
        <w:rPr>
          <w:rFonts w:ascii="Arial" w:hAnsi="Arial" w:cs="Arial"/>
        </w:rPr>
        <w:t>Discussies verlopen via persoonlijk contact, niet digitaal.</w:t>
      </w:r>
    </w:p>
    <w:p w14:paraId="0C7521C8" w14:textId="77777777" w:rsidR="005419A2" w:rsidRPr="007A4380" w:rsidRDefault="005419A2" w:rsidP="00AE0183">
      <w:pPr>
        <w:spacing w:line="320" w:lineRule="exact"/>
        <w:rPr>
          <w:rFonts w:ascii="Arial" w:hAnsi="Arial" w:cs="Arial"/>
          <w:lang w:val="nl-NL"/>
        </w:rPr>
      </w:pPr>
    </w:p>
    <w:p w14:paraId="15CFD440" w14:textId="51B16846" w:rsidR="00575299" w:rsidRPr="00C269C2" w:rsidRDefault="00531217" w:rsidP="00FF4869">
      <w:pPr>
        <w:pStyle w:val="Kopje1"/>
        <w:rPr>
          <w:rFonts w:eastAsia="Arial"/>
        </w:rPr>
      </w:pPr>
      <w:bookmarkStart w:id="32" w:name="_Toc238482564"/>
      <w:r w:rsidRPr="06E79DE9">
        <w:rPr>
          <w:rFonts w:eastAsia="Arial"/>
          <w:lang w:val="nl-NL"/>
        </w:rPr>
        <w:t>STUDIEREGLEMENT</w:t>
      </w:r>
      <w:bookmarkEnd w:id="32"/>
    </w:p>
    <w:p w14:paraId="33A01C26" w14:textId="37D70B38" w:rsidR="000B4EE4" w:rsidRPr="00C269C2" w:rsidRDefault="00531217" w:rsidP="00FF4869">
      <w:pPr>
        <w:pStyle w:val="Kopje2"/>
      </w:pPr>
      <w:bookmarkStart w:id="33" w:name="_Ref174638049"/>
      <w:bookmarkStart w:id="34" w:name="_Ref174638058"/>
      <w:bookmarkStart w:id="35" w:name="_Toc238482565"/>
      <w:r>
        <w:t>A</w:t>
      </w:r>
      <w:r w:rsidR="00C67B30">
        <w:t>an</w:t>
      </w:r>
      <w:r w:rsidR="00196316">
        <w:t>wezigheid</w:t>
      </w:r>
      <w:bookmarkEnd w:id="33"/>
      <w:bookmarkEnd w:id="34"/>
      <w:bookmarkEnd w:id="35"/>
    </w:p>
    <w:p w14:paraId="5133FA24" w14:textId="18503F76" w:rsidR="00DA0D03" w:rsidRPr="00C269C2" w:rsidRDefault="1EA13078" w:rsidP="00AE0183">
      <w:pPr>
        <w:spacing w:line="320" w:lineRule="exact"/>
        <w:rPr>
          <w:rFonts w:ascii="Arial" w:eastAsia="Arial" w:hAnsi="Arial" w:cs="Arial"/>
        </w:rPr>
      </w:pPr>
      <w:r w:rsidRPr="007A4380">
        <w:rPr>
          <w:rFonts w:ascii="Arial" w:eastAsia="Arial" w:hAnsi="Arial" w:cs="Arial"/>
          <w:lang w:val="nl-NL"/>
        </w:rPr>
        <w:t xml:space="preserve">Je </w:t>
      </w:r>
      <w:r w:rsidRPr="007A4380">
        <w:rPr>
          <w:rFonts w:ascii="Arial" w:eastAsia="Arial" w:hAnsi="Arial" w:cs="Arial"/>
        </w:rPr>
        <w:t>bent verplicht om alle dagen tijdig aanwezig te zijn op school of deel te nemen aan buitenschoolse (</w:t>
      </w:r>
      <w:proofErr w:type="spellStart"/>
      <w:r w:rsidRPr="007A4380">
        <w:rPr>
          <w:rFonts w:ascii="Arial" w:eastAsia="Arial" w:hAnsi="Arial" w:cs="Arial"/>
        </w:rPr>
        <w:t>lesvervangende</w:t>
      </w:r>
      <w:proofErr w:type="spellEnd"/>
      <w:r w:rsidRPr="007A4380">
        <w:rPr>
          <w:rFonts w:ascii="Arial" w:eastAsia="Arial" w:hAnsi="Arial" w:cs="Arial"/>
        </w:rPr>
        <w:t xml:space="preserve">) activiteiten. Dat staat ook zo in de engagementsverklaring in deel 1. </w:t>
      </w:r>
    </w:p>
    <w:p w14:paraId="4E996B34" w14:textId="3445B6C4" w:rsidR="003E6F0E" w:rsidRPr="00C269C2" w:rsidRDefault="360ED084" w:rsidP="2B339EEE">
      <w:pPr>
        <w:spacing w:line="320" w:lineRule="exact"/>
        <w:ind w:firstLine="11"/>
        <w:rPr>
          <w:rFonts w:ascii="Arial" w:eastAsia="Arial" w:hAnsi="Arial" w:cs="Arial"/>
          <w:highlight w:val="lightGray"/>
          <w:lang w:val="nl-NL"/>
        </w:rPr>
      </w:pPr>
      <w:r w:rsidRPr="2B339EEE">
        <w:rPr>
          <w:rFonts w:ascii="Arial" w:eastAsia="Arial" w:hAnsi="Arial" w:cs="Arial"/>
          <w:lang w:val="nl-NL"/>
        </w:rPr>
        <w:t>Je begrijpt dat wie te laat komt in de les, het lesgebeuren stoort. Kom je om een of andere reden te laat, dan moet je je voor je naar de klas gaat, aanmelden op de onthaaldienst</w:t>
      </w:r>
      <w:r w:rsidR="06BD1177" w:rsidRPr="2B339EEE">
        <w:rPr>
          <w:rFonts w:ascii="Arial" w:eastAsia="Arial" w:hAnsi="Arial" w:cs="Arial"/>
          <w:lang w:val="nl-NL"/>
        </w:rPr>
        <w:t xml:space="preserve">. Dit wordt in Smartschool genoteerd, waar jij en je ouders dit mee kunnen opvolgen. </w:t>
      </w:r>
      <w:r w:rsidRPr="00553627">
        <w:rPr>
          <w:rFonts w:ascii="Arial" w:eastAsia="Arial" w:hAnsi="Arial" w:cs="Arial"/>
          <w:lang w:val="nl-NL"/>
        </w:rPr>
        <w:t xml:space="preserve">Wie driemaal te laat komt zonder geldige reden, </w:t>
      </w:r>
      <w:r w:rsidR="68ECB218" w:rsidRPr="00553627">
        <w:rPr>
          <w:rFonts w:ascii="Arial" w:eastAsia="Arial" w:hAnsi="Arial" w:cs="Arial"/>
          <w:lang w:val="nl-NL"/>
        </w:rPr>
        <w:t xml:space="preserve">moet </w:t>
      </w:r>
      <w:r w:rsidR="707CE1F1" w:rsidRPr="00553627">
        <w:rPr>
          <w:rFonts w:ascii="Arial" w:eastAsia="Arial" w:hAnsi="Arial" w:cs="Arial"/>
          <w:lang w:val="nl-NL"/>
        </w:rPr>
        <w:t xml:space="preserve">’s avonds </w:t>
      </w:r>
      <w:r w:rsidR="529613FE" w:rsidRPr="00553627">
        <w:rPr>
          <w:rFonts w:ascii="Arial" w:eastAsia="Arial" w:hAnsi="Arial" w:cs="Arial"/>
          <w:lang w:val="nl-NL"/>
        </w:rPr>
        <w:t xml:space="preserve">50 min. </w:t>
      </w:r>
      <w:r w:rsidR="707CE1F1" w:rsidRPr="00553627">
        <w:rPr>
          <w:rFonts w:ascii="Arial" w:eastAsia="Arial" w:hAnsi="Arial" w:cs="Arial"/>
          <w:lang w:val="nl-NL"/>
        </w:rPr>
        <w:t xml:space="preserve"> </w:t>
      </w:r>
      <w:r w:rsidR="1BBDBE27" w:rsidRPr="00553627">
        <w:rPr>
          <w:rFonts w:ascii="Arial" w:eastAsia="Arial" w:hAnsi="Arial" w:cs="Arial"/>
          <w:lang w:val="nl-NL"/>
        </w:rPr>
        <w:t xml:space="preserve">(of op woensdag voor wie normaal in de avondstudie blijft) </w:t>
      </w:r>
      <w:r w:rsidR="68ECB218" w:rsidRPr="00553627">
        <w:rPr>
          <w:rFonts w:ascii="Arial" w:eastAsia="Arial" w:hAnsi="Arial" w:cs="Arial"/>
          <w:lang w:val="nl-NL"/>
        </w:rPr>
        <w:t>nablijven op school.</w:t>
      </w:r>
      <w:r w:rsidR="68ECB218" w:rsidRPr="2B339EEE">
        <w:rPr>
          <w:rFonts w:ascii="Arial" w:eastAsia="Arial" w:hAnsi="Arial" w:cs="Arial"/>
          <w:lang w:val="nl-NL"/>
        </w:rPr>
        <w:t xml:space="preserve"> </w:t>
      </w:r>
    </w:p>
    <w:p w14:paraId="544BADE3" w14:textId="2F509B4C" w:rsidR="00123211" w:rsidRPr="00C269C2" w:rsidRDefault="1EA13078" w:rsidP="00C269C2">
      <w:pPr>
        <w:spacing w:line="320" w:lineRule="exact"/>
        <w:ind w:firstLine="11"/>
        <w:rPr>
          <w:rFonts w:ascii="Arial" w:eastAsia="Arial" w:hAnsi="Arial" w:cs="Arial"/>
          <w:lang w:val="nl-NL"/>
        </w:rPr>
      </w:pPr>
      <w:r w:rsidRPr="007A4380">
        <w:rPr>
          <w:rFonts w:ascii="Arial" w:eastAsia="Arial" w:hAnsi="Arial" w:cs="Arial"/>
          <w:lang w:val="nl-NL"/>
        </w:rPr>
        <w:t>Tijdens de pauzes verlaat je de school niet, bv.</w:t>
      </w:r>
      <w:r w:rsidR="007F2D27">
        <w:rPr>
          <w:rFonts w:ascii="Arial" w:eastAsia="Arial" w:hAnsi="Arial" w:cs="Arial"/>
          <w:lang w:val="nl-NL"/>
        </w:rPr>
        <w:t xml:space="preserve"> voor</w:t>
      </w:r>
      <w:r w:rsidRPr="007A4380">
        <w:rPr>
          <w:rFonts w:ascii="Arial" w:eastAsia="Arial" w:hAnsi="Arial" w:cs="Arial"/>
          <w:lang w:val="nl-NL"/>
        </w:rPr>
        <w:t xml:space="preserve"> parkeerschijf</w:t>
      </w:r>
      <w:r w:rsidR="0078045E">
        <w:rPr>
          <w:rFonts w:ascii="Arial" w:eastAsia="Arial" w:hAnsi="Arial" w:cs="Arial"/>
          <w:lang w:val="nl-NL"/>
        </w:rPr>
        <w:t xml:space="preserve"> of betalend parkeren</w:t>
      </w:r>
      <w:r w:rsidRPr="007A4380">
        <w:rPr>
          <w:rFonts w:ascii="Arial" w:eastAsia="Arial" w:hAnsi="Arial" w:cs="Arial"/>
          <w:lang w:val="nl-NL"/>
        </w:rPr>
        <w:t>. De 7des zijn vrij in de pauzes, maar mogen geen last voor de school veroorzaken (bv. roken aan de ingang van de school).</w:t>
      </w:r>
    </w:p>
    <w:p w14:paraId="200DBD3F" w14:textId="31507FF8" w:rsidR="00B27DA7" w:rsidRPr="00D37C47" w:rsidRDefault="0686C916" w:rsidP="2B339EEE">
      <w:pPr>
        <w:spacing w:line="320" w:lineRule="exact"/>
        <w:ind w:firstLine="11"/>
        <w:rPr>
          <w:rFonts w:ascii="Arial" w:eastAsia="Arial" w:hAnsi="Arial" w:cs="Arial"/>
          <w:color w:val="9BBB59" w:themeColor="accent3"/>
          <w:lang w:val="nl-NL"/>
        </w:rPr>
      </w:pPr>
      <w:r w:rsidRPr="00D37C47">
        <w:rPr>
          <w:rFonts w:ascii="Arial" w:eastAsia="Arial" w:hAnsi="Arial" w:cs="Arial"/>
          <w:lang w:val="nl-NL"/>
        </w:rPr>
        <w:t xml:space="preserve">Van alle eerstes verwachten we dat ze aanwezig zijn op </w:t>
      </w:r>
      <w:r w:rsidR="501B45BE" w:rsidRPr="00D37C47">
        <w:rPr>
          <w:rFonts w:ascii="Arial" w:eastAsia="Arial" w:hAnsi="Arial" w:cs="Arial"/>
          <w:lang w:val="nl-NL"/>
        </w:rPr>
        <w:t xml:space="preserve">een infovoormiddag voor 12-jarigen of op de open dag. </w:t>
      </w:r>
    </w:p>
    <w:p w14:paraId="5DBAD2FA" w14:textId="77777777" w:rsidR="009D2499" w:rsidRPr="00D37C47" w:rsidRDefault="6A38A7BF" w:rsidP="2B339EEE">
      <w:pPr>
        <w:spacing w:line="320" w:lineRule="exact"/>
        <w:ind w:firstLine="11"/>
        <w:rPr>
          <w:rFonts w:ascii="Arial" w:eastAsia="Arial" w:hAnsi="Arial" w:cs="Arial"/>
          <w:color w:val="9BBB59" w:themeColor="accent3"/>
          <w:lang w:val="nl-NL"/>
        </w:rPr>
      </w:pPr>
      <w:r w:rsidRPr="00D37C47">
        <w:rPr>
          <w:rFonts w:ascii="Arial" w:eastAsia="Arial" w:hAnsi="Arial" w:cs="Arial"/>
          <w:lang w:val="nl-NL"/>
        </w:rPr>
        <w:t>Alle leerlingen van de 3</w:t>
      </w:r>
      <w:r w:rsidRPr="00D37C47">
        <w:rPr>
          <w:rFonts w:ascii="Arial" w:eastAsia="Arial" w:hAnsi="Arial" w:cs="Arial"/>
          <w:vertAlign w:val="superscript"/>
          <w:lang w:val="nl-NL"/>
        </w:rPr>
        <w:t>de</w:t>
      </w:r>
      <w:r w:rsidRPr="00D37C47">
        <w:rPr>
          <w:rFonts w:ascii="Arial" w:eastAsia="Arial" w:hAnsi="Arial" w:cs="Arial"/>
          <w:lang w:val="nl-NL"/>
        </w:rPr>
        <w:t xml:space="preserve"> graad, behalve de leerlingen van</w:t>
      </w:r>
      <w:r w:rsidR="50C8D97E" w:rsidRPr="00D37C47">
        <w:rPr>
          <w:rFonts w:ascii="Arial" w:eastAsia="Arial" w:hAnsi="Arial" w:cs="Arial"/>
          <w:lang w:val="nl-NL"/>
        </w:rPr>
        <w:t xml:space="preserve"> Basiszorg en ondersteuning</w:t>
      </w:r>
      <w:r w:rsidR="000C0CFF" w:rsidRPr="00D37C47">
        <w:rPr>
          <w:rFonts w:ascii="Arial" w:eastAsia="Arial" w:hAnsi="Arial" w:cs="Arial"/>
          <w:lang w:val="nl-NL"/>
        </w:rPr>
        <w:t>,</w:t>
      </w:r>
      <w:r w:rsidR="50C8D97E" w:rsidRPr="00D37C47">
        <w:rPr>
          <w:rFonts w:ascii="Arial" w:eastAsia="Arial" w:hAnsi="Arial" w:cs="Arial"/>
          <w:lang w:val="nl-NL"/>
        </w:rPr>
        <w:t xml:space="preserve"> </w:t>
      </w:r>
      <w:r w:rsidR="008E7FEE" w:rsidRPr="00D37C47">
        <w:rPr>
          <w:rFonts w:ascii="Arial" w:eastAsia="Arial" w:hAnsi="Arial" w:cs="Arial"/>
          <w:lang w:val="nl-NL"/>
        </w:rPr>
        <w:t xml:space="preserve">5 Gezondheidszorg, en 5 </w:t>
      </w:r>
      <w:r w:rsidR="50C8D97E" w:rsidRPr="00D37C47">
        <w:rPr>
          <w:rFonts w:ascii="Arial" w:eastAsia="Arial" w:hAnsi="Arial" w:cs="Arial"/>
          <w:lang w:val="nl-NL"/>
        </w:rPr>
        <w:t>Opvoeding en begeleiding</w:t>
      </w:r>
      <w:r w:rsidRPr="00D37C47">
        <w:rPr>
          <w:rFonts w:ascii="Arial" w:eastAsia="Arial" w:hAnsi="Arial" w:cs="Arial"/>
          <w:lang w:val="nl-NL"/>
        </w:rPr>
        <w:t xml:space="preserve">, worden verplicht om deel te nemen aan de open dag. De leerlingen van </w:t>
      </w:r>
      <w:r w:rsidR="00C70D77" w:rsidRPr="00D37C47">
        <w:rPr>
          <w:rFonts w:ascii="Arial" w:eastAsia="Arial" w:hAnsi="Arial" w:cs="Arial"/>
          <w:lang w:val="nl-NL"/>
        </w:rPr>
        <w:t>BO</w:t>
      </w:r>
      <w:r w:rsidR="00A71A51" w:rsidRPr="00D37C47">
        <w:rPr>
          <w:rFonts w:ascii="Arial" w:eastAsia="Arial" w:hAnsi="Arial" w:cs="Arial"/>
          <w:lang w:val="nl-NL"/>
        </w:rPr>
        <w:t xml:space="preserve">, </w:t>
      </w:r>
      <w:r w:rsidR="00C70D77" w:rsidRPr="00D37C47">
        <w:rPr>
          <w:rFonts w:ascii="Arial" w:eastAsia="Arial" w:hAnsi="Arial" w:cs="Arial"/>
          <w:lang w:val="nl-NL"/>
        </w:rPr>
        <w:t xml:space="preserve">5GZ en </w:t>
      </w:r>
      <w:r w:rsidRPr="00D37C47">
        <w:rPr>
          <w:rFonts w:ascii="Arial" w:eastAsia="Arial" w:hAnsi="Arial" w:cs="Arial"/>
          <w:lang w:val="nl-NL"/>
        </w:rPr>
        <w:t>5OB</w:t>
      </w:r>
      <w:r w:rsidR="00C70D77" w:rsidRPr="00D37C47">
        <w:rPr>
          <w:rFonts w:ascii="Arial" w:eastAsia="Arial" w:hAnsi="Arial" w:cs="Arial"/>
          <w:lang w:val="nl-NL"/>
        </w:rPr>
        <w:t xml:space="preserve"> </w:t>
      </w:r>
      <w:r w:rsidRPr="00D37C47">
        <w:rPr>
          <w:rFonts w:ascii="Arial" w:eastAsia="Arial" w:hAnsi="Arial" w:cs="Arial"/>
          <w:lang w:val="nl-NL"/>
        </w:rPr>
        <w:t xml:space="preserve">helpen verplicht mee </w:t>
      </w:r>
      <w:r w:rsidR="04C01F99" w:rsidRPr="00D37C47">
        <w:rPr>
          <w:rFonts w:ascii="Arial" w:eastAsia="Arial" w:hAnsi="Arial" w:cs="Arial"/>
          <w:lang w:val="nl-NL"/>
        </w:rPr>
        <w:t>op een</w:t>
      </w:r>
      <w:r w:rsidR="0EB91AB1" w:rsidRPr="00D37C47">
        <w:rPr>
          <w:rFonts w:ascii="Arial" w:eastAsia="Arial" w:hAnsi="Arial" w:cs="Arial"/>
          <w:lang w:val="nl-NL"/>
        </w:rPr>
        <w:t xml:space="preserve"> opgelegde</w:t>
      </w:r>
      <w:r w:rsidR="04C01F99" w:rsidRPr="00D37C47">
        <w:rPr>
          <w:rFonts w:ascii="Arial" w:eastAsia="Arial" w:hAnsi="Arial" w:cs="Arial"/>
          <w:lang w:val="nl-NL"/>
        </w:rPr>
        <w:t xml:space="preserve"> </w:t>
      </w:r>
      <w:r w:rsidRPr="00D37C47">
        <w:rPr>
          <w:rFonts w:ascii="Arial" w:eastAsia="Arial" w:hAnsi="Arial" w:cs="Arial"/>
          <w:lang w:val="nl-NL"/>
        </w:rPr>
        <w:t>activiteit in de loop van het schooljaar</w:t>
      </w:r>
      <w:r w:rsidR="04C01F99" w:rsidRPr="00D37C47">
        <w:rPr>
          <w:rFonts w:ascii="Arial" w:eastAsia="Arial" w:hAnsi="Arial" w:cs="Arial"/>
          <w:lang w:val="nl-NL"/>
        </w:rPr>
        <w:t xml:space="preserve"> (bv. nieuwjaarsreceptie, proclamatieviering...) of op de open dag.</w:t>
      </w:r>
    </w:p>
    <w:p w14:paraId="4B7A6525" w14:textId="76169B32" w:rsidR="004157DB" w:rsidRPr="00D37C47" w:rsidRDefault="04C01F99" w:rsidP="2B339EEE">
      <w:pPr>
        <w:spacing w:line="320" w:lineRule="exact"/>
        <w:ind w:firstLine="11"/>
        <w:rPr>
          <w:rFonts w:ascii="Arial" w:eastAsia="Arial" w:hAnsi="Arial" w:cs="Arial"/>
          <w:lang w:val="nl-NL"/>
        </w:rPr>
      </w:pPr>
      <w:r w:rsidRPr="00D37C47">
        <w:rPr>
          <w:rFonts w:ascii="Arial" w:eastAsia="Arial" w:hAnsi="Arial" w:cs="Arial"/>
          <w:lang w:val="nl-NL"/>
        </w:rPr>
        <w:t xml:space="preserve"> </w:t>
      </w:r>
      <w:r w:rsidR="11DCD285" w:rsidRPr="00D37C47">
        <w:rPr>
          <w:rFonts w:ascii="Arial" w:eastAsia="Arial" w:hAnsi="Arial" w:cs="Arial"/>
          <w:lang w:val="nl-NL"/>
        </w:rPr>
        <w:t>De leerlingen van 4MW, WL en HSV helpen</w:t>
      </w:r>
      <w:r w:rsidR="009D2499" w:rsidRPr="00D37C47">
        <w:rPr>
          <w:rFonts w:ascii="Arial" w:eastAsia="Arial" w:hAnsi="Arial" w:cs="Arial"/>
          <w:lang w:val="nl-NL"/>
        </w:rPr>
        <w:t xml:space="preserve"> verplicht</w:t>
      </w:r>
      <w:r w:rsidR="11DCD285" w:rsidRPr="00D37C47">
        <w:rPr>
          <w:rFonts w:ascii="Arial" w:eastAsia="Arial" w:hAnsi="Arial" w:cs="Arial"/>
          <w:lang w:val="nl-NL"/>
        </w:rPr>
        <w:t xml:space="preserve"> ook mee op de open dag</w:t>
      </w:r>
      <w:r w:rsidR="0051565E" w:rsidRPr="00D37C47">
        <w:rPr>
          <w:rFonts w:ascii="Arial" w:eastAsia="Arial" w:hAnsi="Arial" w:cs="Arial"/>
          <w:lang w:val="nl-NL"/>
        </w:rPr>
        <w:t xml:space="preserve"> (</w:t>
      </w:r>
      <w:r w:rsidR="11DCD285" w:rsidRPr="00D37C47">
        <w:rPr>
          <w:rFonts w:ascii="Arial" w:eastAsia="Arial" w:hAnsi="Arial" w:cs="Arial"/>
          <w:lang w:val="nl-NL"/>
        </w:rPr>
        <w:t>o.a. om de praktijk voor te stellen</w:t>
      </w:r>
      <w:r w:rsidR="0051565E" w:rsidRPr="00D37C47">
        <w:rPr>
          <w:rFonts w:ascii="Arial" w:eastAsia="Arial" w:hAnsi="Arial" w:cs="Arial"/>
          <w:lang w:val="nl-NL"/>
        </w:rPr>
        <w:t>)</w:t>
      </w:r>
      <w:r w:rsidR="000C5FDD" w:rsidRPr="00D37C47">
        <w:rPr>
          <w:rFonts w:ascii="Arial" w:eastAsia="Arial" w:hAnsi="Arial" w:cs="Arial"/>
          <w:lang w:val="nl-NL"/>
        </w:rPr>
        <w:t xml:space="preserve"> of op een andere activiteit</w:t>
      </w:r>
      <w:r w:rsidR="11DCD285" w:rsidRPr="00D37C47">
        <w:rPr>
          <w:rFonts w:ascii="Arial" w:eastAsia="Arial" w:hAnsi="Arial" w:cs="Arial"/>
          <w:lang w:val="nl-NL"/>
        </w:rPr>
        <w:t>.</w:t>
      </w:r>
      <w:r w:rsidRPr="00D37C47">
        <w:rPr>
          <w:rFonts w:ascii="Arial" w:eastAsia="Arial" w:hAnsi="Arial" w:cs="Arial"/>
          <w:lang w:val="nl-NL"/>
        </w:rPr>
        <w:t xml:space="preserve"> </w:t>
      </w:r>
    </w:p>
    <w:p w14:paraId="2B2D59C4" w14:textId="61B3BF37" w:rsidR="00E9532E" w:rsidRPr="007A4380" w:rsidRDefault="1EA13078" w:rsidP="1EA13078">
      <w:pPr>
        <w:spacing w:line="320" w:lineRule="exact"/>
        <w:ind w:firstLine="11"/>
        <w:rPr>
          <w:rFonts w:ascii="Arial" w:eastAsia="Arial" w:hAnsi="Arial" w:cs="Arial"/>
          <w:lang w:val="nl-NL"/>
        </w:rPr>
      </w:pPr>
      <w:r w:rsidRPr="007A4380">
        <w:rPr>
          <w:rFonts w:ascii="Arial" w:eastAsia="Arial" w:hAnsi="Arial" w:cs="Arial"/>
          <w:lang w:val="nl-NL"/>
        </w:rPr>
        <w:t>Indien leerlingen om gegronde redenen, na akkoord van de directie, niet kunnen aanwezig zijn op dergelijke activiteiten, dan worden ze verwacht op een ander moment.</w:t>
      </w:r>
    </w:p>
    <w:p w14:paraId="05D96C67" w14:textId="17CAD930" w:rsidR="003E6F0E" w:rsidRPr="007A4380" w:rsidRDefault="003E6F0E" w:rsidP="00AE0183">
      <w:pPr>
        <w:spacing w:line="320" w:lineRule="exact"/>
        <w:ind w:firstLine="11"/>
        <w:rPr>
          <w:rFonts w:ascii="Arial" w:hAnsi="Arial" w:cs="Arial"/>
          <w:lang w:val="nl-NL"/>
        </w:rPr>
      </w:pPr>
    </w:p>
    <w:p w14:paraId="5338799A" w14:textId="047EBE6A" w:rsidR="00F635AA" w:rsidRPr="00C269C2" w:rsidRDefault="00531217" w:rsidP="00FF4869">
      <w:pPr>
        <w:pStyle w:val="Kopje2"/>
        <w:rPr>
          <w:lang w:val="nl-NL"/>
        </w:rPr>
      </w:pPr>
      <w:bookmarkStart w:id="36" w:name="_Ref174637743"/>
      <w:bookmarkStart w:id="37" w:name="_Toc238482566"/>
      <w:r w:rsidRPr="06E79DE9">
        <w:rPr>
          <w:lang w:val="nl-NL"/>
        </w:rPr>
        <w:t>Afwezigheid</w:t>
      </w:r>
      <w:bookmarkEnd w:id="36"/>
      <w:bookmarkEnd w:id="37"/>
    </w:p>
    <w:p w14:paraId="1DDE0177" w14:textId="635A23E7" w:rsidR="00F635AA" w:rsidRPr="007F450B" w:rsidRDefault="00F635AA" w:rsidP="00FF4869">
      <w:pPr>
        <w:pStyle w:val="Kopje3"/>
      </w:pPr>
      <w:bookmarkStart w:id="38" w:name="_Toc238482567"/>
      <w:r>
        <w:t>Algemene regel</w:t>
      </w:r>
      <w:bookmarkEnd w:id="38"/>
    </w:p>
    <w:p w14:paraId="42F2C70A" w14:textId="0CD37AE4" w:rsidR="007E1E48" w:rsidRPr="00627FDD" w:rsidRDefault="360ED084" w:rsidP="008743AB">
      <w:pPr>
        <w:spacing w:line="320" w:lineRule="exact"/>
        <w:jc w:val="both"/>
        <w:rPr>
          <w:rFonts w:ascii="Arial" w:eastAsia="Arial" w:hAnsi="Arial" w:cs="Arial"/>
          <w:strike/>
          <w:highlight w:val="lightGray"/>
          <w:lang w:val="nl-NL"/>
        </w:rPr>
      </w:pPr>
      <w:r w:rsidRPr="007A4380">
        <w:rPr>
          <w:rFonts w:ascii="Arial" w:eastAsia="Arial" w:hAnsi="Arial" w:cs="Arial"/>
          <w:lang w:val="nl-NL"/>
        </w:rPr>
        <w:t>Elke afwezigheid moet gewettigd</w:t>
      </w:r>
      <w:r w:rsidRPr="007A4380">
        <w:rPr>
          <w:rFonts w:ascii="Arial" w:eastAsia="Arial" w:hAnsi="Arial" w:cs="Arial"/>
        </w:rPr>
        <w:t xml:space="preserve"> worden. In sommige gevallen gebeurt dat automatisch als je de juiste documenten binnenbrengt. Die afwezigheden vind je terug in de </w:t>
      </w:r>
      <w:r w:rsidRPr="00565677">
        <w:rPr>
          <w:rFonts w:ascii="Arial" w:eastAsia="Arial" w:hAnsi="Arial" w:cs="Arial"/>
        </w:rPr>
        <w:t xml:space="preserve">punten </w:t>
      </w:r>
      <w:r w:rsidR="00201038" w:rsidRPr="00565677">
        <w:rPr>
          <w:rFonts w:ascii="Arial" w:eastAsia="Arial" w:hAnsi="Arial" w:cs="Arial"/>
          <w:u w:val="single"/>
        </w:rPr>
        <w:fldChar w:fldCharType="begin"/>
      </w:r>
      <w:r w:rsidR="00201038" w:rsidRPr="00565677">
        <w:rPr>
          <w:rFonts w:ascii="Arial" w:eastAsia="Arial" w:hAnsi="Arial" w:cs="Arial"/>
          <w:u w:val="single"/>
        </w:rPr>
        <w:instrText xml:space="preserve"> REF _Ref175403084 \r \h </w:instrText>
      </w:r>
      <w:r w:rsidR="008743AB">
        <w:rPr>
          <w:rFonts w:ascii="Arial" w:eastAsia="Arial" w:hAnsi="Arial" w:cs="Arial"/>
          <w:u w:val="single"/>
        </w:rPr>
        <w:instrText xml:space="preserve"> \* MERGEFORMAT </w:instrText>
      </w:r>
      <w:r w:rsidR="00201038" w:rsidRPr="00565677">
        <w:rPr>
          <w:rFonts w:ascii="Arial" w:eastAsia="Arial" w:hAnsi="Arial" w:cs="Arial"/>
          <w:u w:val="single"/>
        </w:rPr>
      </w:r>
      <w:r w:rsidR="00201038" w:rsidRPr="00565677">
        <w:rPr>
          <w:rFonts w:ascii="Arial" w:eastAsia="Arial" w:hAnsi="Arial" w:cs="Arial"/>
          <w:u w:val="single"/>
        </w:rPr>
        <w:fldChar w:fldCharType="separate"/>
      </w:r>
      <w:r w:rsidR="4615E731" w:rsidRPr="00565677">
        <w:rPr>
          <w:rFonts w:ascii="Arial" w:eastAsia="Arial" w:hAnsi="Arial" w:cs="Arial"/>
          <w:u w:val="single"/>
        </w:rPr>
        <w:t>3.2.2</w:t>
      </w:r>
      <w:r w:rsidR="00201038" w:rsidRPr="00565677">
        <w:rPr>
          <w:rFonts w:ascii="Arial" w:eastAsia="Arial" w:hAnsi="Arial" w:cs="Arial"/>
          <w:u w:val="single"/>
        </w:rPr>
        <w:fldChar w:fldCharType="end"/>
      </w:r>
      <w:r w:rsidR="4615E731" w:rsidRPr="00565677">
        <w:rPr>
          <w:rFonts w:ascii="Arial" w:eastAsia="Arial" w:hAnsi="Arial" w:cs="Arial"/>
          <w:u w:val="single"/>
        </w:rPr>
        <w:t xml:space="preserve"> </w:t>
      </w:r>
      <w:r w:rsidRPr="00565677">
        <w:rPr>
          <w:rFonts w:ascii="Arial" w:eastAsia="Arial" w:hAnsi="Arial" w:cs="Arial"/>
        </w:rPr>
        <w:t xml:space="preserve">tot </w:t>
      </w:r>
      <w:r w:rsidRPr="007A4380">
        <w:rPr>
          <w:rFonts w:ascii="Arial" w:eastAsia="Arial" w:hAnsi="Arial" w:cs="Arial"/>
        </w:rPr>
        <w:t>en met 3.2.7</w:t>
      </w:r>
      <w:r w:rsidRPr="008743AB">
        <w:rPr>
          <w:rFonts w:ascii="Arial" w:eastAsia="Arial" w:hAnsi="Arial" w:cs="Arial"/>
          <w:highlight w:val="lightGray"/>
        </w:rPr>
        <w:t xml:space="preserve">. Je ouders verwittigen ons </w:t>
      </w:r>
      <w:r w:rsidR="38754111" w:rsidRPr="008743AB">
        <w:rPr>
          <w:rFonts w:ascii="Arial" w:eastAsia="Arial" w:hAnsi="Arial" w:cs="Arial"/>
          <w:highlight w:val="lightGray"/>
        </w:rPr>
        <w:t>dan</w:t>
      </w:r>
      <w:r w:rsidRPr="008743AB">
        <w:rPr>
          <w:rFonts w:ascii="Arial" w:eastAsia="Arial" w:hAnsi="Arial" w:cs="Arial"/>
          <w:highlight w:val="lightGray"/>
        </w:rPr>
        <w:t xml:space="preserve"> zo snel mogelijk, als het mogelijk is op voorhand en </w:t>
      </w:r>
      <w:r w:rsidR="00A16C61" w:rsidRPr="008743AB">
        <w:rPr>
          <w:rFonts w:ascii="Arial" w:eastAsia="Arial" w:hAnsi="Arial" w:cs="Arial"/>
          <w:highlight w:val="lightGray"/>
        </w:rPr>
        <w:t>via het formulier op Smartschool</w:t>
      </w:r>
      <w:r w:rsidR="008529A1" w:rsidRPr="008743AB">
        <w:rPr>
          <w:rFonts w:ascii="Arial" w:eastAsia="Arial" w:hAnsi="Arial" w:cs="Arial"/>
          <w:highlight w:val="lightGray"/>
        </w:rPr>
        <w:t xml:space="preserve"> (zie startpagina)</w:t>
      </w:r>
      <w:r w:rsidR="00A16C61" w:rsidRPr="008743AB">
        <w:rPr>
          <w:rFonts w:ascii="Arial" w:eastAsia="Arial" w:hAnsi="Arial" w:cs="Arial"/>
          <w:highlight w:val="lightGray"/>
        </w:rPr>
        <w:t xml:space="preserve">. Indien </w:t>
      </w:r>
      <w:r w:rsidR="008529A1" w:rsidRPr="008743AB">
        <w:rPr>
          <w:rFonts w:ascii="Arial" w:eastAsia="Arial" w:hAnsi="Arial" w:cs="Arial"/>
          <w:highlight w:val="lightGray"/>
        </w:rPr>
        <w:t xml:space="preserve">dit niet lukt, kan het ook </w:t>
      </w:r>
      <w:r w:rsidR="71786D97" w:rsidRPr="008743AB">
        <w:rPr>
          <w:rFonts w:ascii="Arial" w:eastAsia="Arial" w:hAnsi="Arial" w:cs="Arial"/>
          <w:highlight w:val="lightGray"/>
        </w:rPr>
        <w:t xml:space="preserve">telefonisch </w:t>
      </w:r>
      <w:r w:rsidRPr="008743AB">
        <w:rPr>
          <w:rFonts w:ascii="Arial" w:eastAsia="Arial" w:hAnsi="Arial" w:cs="Arial"/>
          <w:highlight w:val="lightGray"/>
        </w:rPr>
        <w:t xml:space="preserve">tussen </w:t>
      </w:r>
      <w:r w:rsidRPr="008743AB">
        <w:rPr>
          <w:rFonts w:ascii="Arial" w:eastAsia="Arial" w:hAnsi="Arial" w:cs="Arial"/>
          <w:highlight w:val="lightGray"/>
          <w:lang w:val="nl-NL"/>
        </w:rPr>
        <w:t>7.45 uur en 9 uur op de dag van de afwezigheid</w:t>
      </w:r>
      <w:r w:rsidR="0071321E" w:rsidRPr="008743AB">
        <w:rPr>
          <w:rFonts w:ascii="Arial" w:eastAsia="Arial" w:hAnsi="Arial" w:cs="Arial"/>
          <w:highlight w:val="lightGray"/>
          <w:lang w:val="nl-NL"/>
        </w:rPr>
        <w:t>.</w:t>
      </w:r>
      <w:r w:rsidR="4BDCDEC7" w:rsidRPr="008743AB">
        <w:rPr>
          <w:rFonts w:ascii="Arial" w:eastAsia="Arial" w:hAnsi="Arial" w:cs="Arial"/>
          <w:highlight w:val="lightGray"/>
          <w:lang w:val="nl-NL"/>
        </w:rPr>
        <w:t xml:space="preserve"> </w:t>
      </w:r>
      <w:r w:rsidR="68953229" w:rsidRPr="008743AB">
        <w:rPr>
          <w:rFonts w:ascii="Arial" w:hAnsi="Arial" w:cs="Arial"/>
          <w:strike/>
          <w:highlight w:val="lightGray"/>
        </w:rPr>
        <w:t xml:space="preserve"> </w:t>
      </w:r>
    </w:p>
    <w:p w14:paraId="123BDDDC" w14:textId="339F948A" w:rsidR="001F6812" w:rsidRPr="00E73831" w:rsidRDefault="1EA13078" w:rsidP="008743AB">
      <w:pPr>
        <w:spacing w:line="320" w:lineRule="exact"/>
        <w:jc w:val="both"/>
        <w:rPr>
          <w:rFonts w:ascii="Arial" w:eastAsia="Arial" w:hAnsi="Arial" w:cs="Arial"/>
          <w:strike/>
          <w:color w:val="00B0F0"/>
        </w:rPr>
      </w:pPr>
      <w:r w:rsidRPr="007A4380">
        <w:rPr>
          <w:rFonts w:ascii="Arial" w:eastAsia="Arial" w:hAnsi="Arial" w:cs="Arial"/>
        </w:rPr>
        <w:t xml:space="preserve">In alle andere gevallen heb je vooraf de uitdrukkelijke toestemming van de school nodig. Meer informatie daarover vind je </w:t>
      </w:r>
      <w:r w:rsidRPr="00565677">
        <w:rPr>
          <w:rFonts w:ascii="Arial" w:eastAsia="Arial" w:hAnsi="Arial" w:cs="Arial"/>
        </w:rPr>
        <w:t xml:space="preserve">in punt </w:t>
      </w:r>
      <w:r w:rsidR="00E73831" w:rsidRPr="00565677">
        <w:rPr>
          <w:rFonts w:ascii="Arial" w:eastAsia="Arial" w:hAnsi="Arial" w:cs="Arial"/>
          <w:u w:val="single"/>
        </w:rPr>
        <w:fldChar w:fldCharType="begin"/>
      </w:r>
      <w:r w:rsidR="00E73831" w:rsidRPr="00565677">
        <w:rPr>
          <w:rFonts w:ascii="Arial" w:eastAsia="Arial" w:hAnsi="Arial" w:cs="Arial"/>
          <w:u w:val="single"/>
        </w:rPr>
        <w:instrText xml:space="preserve"> REF _Ref174639742 \r \h  \* MERGEFORMAT </w:instrText>
      </w:r>
      <w:r w:rsidR="00E73831" w:rsidRPr="00565677">
        <w:rPr>
          <w:rFonts w:ascii="Arial" w:eastAsia="Arial" w:hAnsi="Arial" w:cs="Arial"/>
          <w:u w:val="single"/>
        </w:rPr>
      </w:r>
      <w:r w:rsidR="00E73831" w:rsidRPr="00565677">
        <w:rPr>
          <w:rFonts w:ascii="Arial" w:eastAsia="Arial" w:hAnsi="Arial" w:cs="Arial"/>
          <w:u w:val="single"/>
        </w:rPr>
        <w:fldChar w:fldCharType="separate"/>
      </w:r>
      <w:r w:rsidR="00E73831" w:rsidRPr="00565677">
        <w:rPr>
          <w:rFonts w:ascii="Arial" w:eastAsia="Arial" w:hAnsi="Arial" w:cs="Arial"/>
          <w:u w:val="single"/>
        </w:rPr>
        <w:t>3.2.8</w:t>
      </w:r>
      <w:r w:rsidR="00E73831" w:rsidRPr="00565677">
        <w:rPr>
          <w:rFonts w:ascii="Arial" w:eastAsia="Arial" w:hAnsi="Arial" w:cs="Arial"/>
          <w:u w:val="single"/>
        </w:rPr>
        <w:fldChar w:fldCharType="end"/>
      </w:r>
      <w:r w:rsidR="00201038" w:rsidRPr="00565677">
        <w:rPr>
          <w:rFonts w:ascii="Arial" w:eastAsia="Arial" w:hAnsi="Arial" w:cs="Arial"/>
        </w:rPr>
        <w:t>.</w:t>
      </w:r>
    </w:p>
    <w:p w14:paraId="4692BA39" w14:textId="2D3162A8" w:rsidR="00DE5414" w:rsidRPr="007A4380" w:rsidRDefault="009F3E4B" w:rsidP="008743AB">
      <w:pPr>
        <w:widowControl w:val="0"/>
        <w:spacing w:line="320" w:lineRule="exact"/>
        <w:jc w:val="both"/>
        <w:rPr>
          <w:rFonts w:ascii="Arial" w:eastAsia="Arial" w:hAnsi="Arial" w:cs="Arial"/>
        </w:rPr>
      </w:pPr>
      <w:r w:rsidRPr="007A4380">
        <w:rPr>
          <w:rFonts w:ascii="Arial" w:eastAsia="Arial" w:hAnsi="Arial" w:cs="Arial"/>
        </w:rPr>
        <w:t>Tijdens het 1</w:t>
      </w:r>
      <w:r w:rsidRPr="007A4380">
        <w:rPr>
          <w:rFonts w:ascii="Arial" w:eastAsia="Arial" w:hAnsi="Arial" w:cs="Arial"/>
          <w:vertAlign w:val="superscript"/>
        </w:rPr>
        <w:t>ste</w:t>
      </w:r>
      <w:r w:rsidR="009D7CD7" w:rsidRPr="007A4380">
        <w:rPr>
          <w:rFonts w:ascii="Arial" w:eastAsia="Arial" w:hAnsi="Arial" w:cs="Arial"/>
        </w:rPr>
        <w:t xml:space="preserve"> en </w:t>
      </w:r>
      <w:r w:rsidRPr="007A4380">
        <w:rPr>
          <w:rFonts w:ascii="Arial" w:eastAsia="Arial" w:hAnsi="Arial" w:cs="Arial"/>
        </w:rPr>
        <w:t>5</w:t>
      </w:r>
      <w:r w:rsidRPr="007A4380">
        <w:rPr>
          <w:rFonts w:ascii="Arial" w:eastAsia="Arial" w:hAnsi="Arial" w:cs="Arial"/>
          <w:vertAlign w:val="superscript"/>
        </w:rPr>
        <w:t>de</w:t>
      </w:r>
      <w:r w:rsidR="009D7CD7" w:rsidRPr="007A4380">
        <w:rPr>
          <w:rFonts w:ascii="Arial" w:eastAsia="Arial" w:hAnsi="Arial" w:cs="Arial"/>
        </w:rPr>
        <w:t xml:space="preserve"> </w:t>
      </w:r>
      <w:r w:rsidRPr="007A4380">
        <w:rPr>
          <w:rFonts w:ascii="Arial" w:eastAsia="Arial" w:hAnsi="Arial" w:cs="Arial"/>
        </w:rPr>
        <w:t>lesuur</w:t>
      </w:r>
      <w:r w:rsidR="1EA13078" w:rsidRPr="007A4380">
        <w:rPr>
          <w:rFonts w:ascii="Arial" w:eastAsia="Arial" w:hAnsi="Arial" w:cs="Arial"/>
        </w:rPr>
        <w:t xml:space="preserve"> worden de aanwezigheden gecontroleerd. Zowel jij als je ouders kunnen de afwezigheden op Smartschool zien en opvolgen.</w:t>
      </w:r>
    </w:p>
    <w:p w14:paraId="05FEF5BA" w14:textId="57F4E698" w:rsidR="00DE2883" w:rsidRPr="007A4380" w:rsidRDefault="1EA13078" w:rsidP="008743AB">
      <w:pPr>
        <w:widowControl w:val="0"/>
        <w:spacing w:line="320" w:lineRule="exact"/>
        <w:jc w:val="both"/>
        <w:rPr>
          <w:rFonts w:ascii="Arial" w:eastAsia="Arial" w:hAnsi="Arial" w:cs="Arial"/>
        </w:rPr>
      </w:pPr>
      <w:r w:rsidRPr="723797DB">
        <w:rPr>
          <w:rFonts w:ascii="Arial" w:eastAsia="Arial" w:hAnsi="Arial" w:cs="Arial"/>
        </w:rPr>
        <w:t xml:space="preserve">Afwezige leerlingen die niet verwittigd hebben, worden opgebeld of er wordt </w:t>
      </w:r>
      <w:r w:rsidR="009F3E4B" w:rsidRPr="723797DB">
        <w:rPr>
          <w:rFonts w:ascii="Arial" w:eastAsia="Arial" w:hAnsi="Arial" w:cs="Arial"/>
        </w:rPr>
        <w:t>digitaal</w:t>
      </w:r>
      <w:r w:rsidRPr="723797DB">
        <w:rPr>
          <w:rFonts w:ascii="Arial" w:eastAsia="Arial" w:hAnsi="Arial" w:cs="Arial"/>
        </w:rPr>
        <w:t xml:space="preserve"> contact opgenomen.</w:t>
      </w:r>
    </w:p>
    <w:p w14:paraId="78EF7AC2" w14:textId="22299690" w:rsidR="00E87E23" w:rsidRDefault="058DE815" w:rsidP="008743AB">
      <w:pPr>
        <w:widowControl w:val="0"/>
        <w:spacing w:line="320" w:lineRule="exact"/>
        <w:jc w:val="both"/>
        <w:rPr>
          <w:rFonts w:ascii="Arial" w:eastAsia="Arial" w:hAnsi="Arial" w:cs="Arial"/>
        </w:rPr>
      </w:pPr>
      <w:r w:rsidRPr="2B339EEE">
        <w:rPr>
          <w:rFonts w:ascii="Arial" w:eastAsia="Arial" w:hAnsi="Arial" w:cs="Arial"/>
          <w:highlight w:val="lightGray"/>
        </w:rPr>
        <w:t xml:space="preserve">Indien er </w:t>
      </w:r>
      <w:r w:rsidR="352CB76E" w:rsidRPr="2B339EEE">
        <w:rPr>
          <w:rFonts w:ascii="Arial" w:eastAsia="Arial" w:hAnsi="Arial" w:cs="Arial"/>
          <w:highlight w:val="lightGray"/>
        </w:rPr>
        <w:t xml:space="preserve">ten laatste </w:t>
      </w:r>
      <w:r w:rsidRPr="2B339EEE">
        <w:rPr>
          <w:rFonts w:ascii="Arial" w:eastAsia="Arial" w:hAnsi="Arial" w:cs="Arial"/>
          <w:highlight w:val="lightGray"/>
        </w:rPr>
        <w:t xml:space="preserve">vijf dagen </w:t>
      </w:r>
      <w:r w:rsidR="352CB76E" w:rsidRPr="2B339EEE">
        <w:rPr>
          <w:rFonts w:ascii="Arial" w:eastAsia="Arial" w:hAnsi="Arial" w:cs="Arial"/>
          <w:highlight w:val="lightGray"/>
        </w:rPr>
        <w:t xml:space="preserve">na je terugkomst </w:t>
      </w:r>
      <w:r w:rsidRPr="2B339EEE">
        <w:rPr>
          <w:rFonts w:ascii="Arial" w:eastAsia="Arial" w:hAnsi="Arial" w:cs="Arial"/>
          <w:highlight w:val="lightGray"/>
        </w:rPr>
        <w:t>geen schriftelijk bewijs ingediend is op het secretariaat</w:t>
      </w:r>
      <w:r w:rsidR="352CB76E" w:rsidRPr="2B339EEE">
        <w:rPr>
          <w:rFonts w:ascii="Arial" w:eastAsia="Arial" w:hAnsi="Arial" w:cs="Arial"/>
          <w:highlight w:val="lightGray"/>
        </w:rPr>
        <w:t xml:space="preserve"> of digitaal doorgestuurd </w:t>
      </w:r>
      <w:r w:rsidR="38EC4E5F" w:rsidRPr="00A13DF2">
        <w:rPr>
          <w:rFonts w:ascii="Arial" w:eastAsia="Arial" w:hAnsi="Arial" w:cs="Arial"/>
          <w:highlight w:val="lightGray"/>
        </w:rPr>
        <w:t>via</w:t>
      </w:r>
      <w:r w:rsidR="415174FB" w:rsidRPr="00A13DF2">
        <w:rPr>
          <w:rFonts w:ascii="Arial" w:eastAsia="Arial" w:hAnsi="Arial" w:cs="Arial"/>
          <w:highlight w:val="lightGray"/>
        </w:rPr>
        <w:t xml:space="preserve"> het formulier op </w:t>
      </w:r>
      <w:r w:rsidR="38EC4E5F" w:rsidRPr="00A13DF2">
        <w:rPr>
          <w:rFonts w:ascii="Arial" w:eastAsia="Arial" w:hAnsi="Arial" w:cs="Arial"/>
          <w:highlight w:val="lightGray"/>
        </w:rPr>
        <w:t>Smartschool</w:t>
      </w:r>
      <w:r>
        <w:rPr>
          <w:rFonts w:ascii="Arial" w:eastAsia="Arial" w:hAnsi="Arial" w:cs="Arial"/>
          <w:highlight w:val="lightGray"/>
        </w:rPr>
        <w:t xml:space="preserve">, </w:t>
      </w:r>
      <w:r w:rsidRPr="002F0982">
        <w:rPr>
          <w:rFonts w:ascii="Arial" w:eastAsia="Arial" w:hAnsi="Arial" w:cs="Arial"/>
          <w:highlight w:val="lightGray"/>
        </w:rPr>
        <w:t>wordt de afwezigheid als problematisch gezien</w:t>
      </w:r>
      <w:r w:rsidRPr="002F0982">
        <w:rPr>
          <w:rFonts w:ascii="Arial" w:eastAsia="Arial" w:hAnsi="Arial" w:cs="Arial"/>
          <w:strike/>
        </w:rPr>
        <w:t>.</w:t>
      </w:r>
      <w:r w:rsidRPr="2B339EEE">
        <w:rPr>
          <w:rFonts w:ascii="Arial" w:eastAsia="Arial" w:hAnsi="Arial" w:cs="Arial"/>
        </w:rPr>
        <w:t xml:space="preserve"> Ook al werd er telefonisch verwittigd, dan nog is een schriftelijk bewijs nodig binnen de vijf dagen.</w:t>
      </w:r>
      <w:r w:rsidR="004BC829" w:rsidRPr="2B339EEE">
        <w:rPr>
          <w:rFonts w:ascii="Arial" w:eastAsia="Arial" w:hAnsi="Arial" w:cs="Arial"/>
        </w:rPr>
        <w:t xml:space="preserve"> </w:t>
      </w:r>
      <w:r w:rsidR="004BC829" w:rsidRPr="2B339EEE">
        <w:rPr>
          <w:rFonts w:ascii="Arial" w:eastAsia="Arial" w:hAnsi="Arial" w:cs="Arial"/>
          <w:lang w:val="nl-NL"/>
        </w:rPr>
        <w:t xml:space="preserve">Als je langer dan 10 opeenvolgende lesdagen ziek bent, dan moet je het medische attest onmiddellijk </w:t>
      </w:r>
      <w:r w:rsidR="1155597F" w:rsidRPr="2B339EEE">
        <w:rPr>
          <w:rFonts w:ascii="Arial" w:eastAsia="Arial" w:hAnsi="Arial" w:cs="Arial"/>
          <w:lang w:val="nl-NL"/>
        </w:rPr>
        <w:t>digitaal doorsturen</w:t>
      </w:r>
      <w:r w:rsidR="00536EA1">
        <w:rPr>
          <w:rFonts w:ascii="Arial" w:eastAsia="Arial" w:hAnsi="Arial" w:cs="Arial"/>
          <w:lang w:val="nl-NL"/>
        </w:rPr>
        <w:t xml:space="preserve"> </w:t>
      </w:r>
      <w:r w:rsidR="00536EA1" w:rsidRPr="008743AB">
        <w:rPr>
          <w:rFonts w:ascii="Arial" w:eastAsia="Arial" w:hAnsi="Arial" w:cs="Arial"/>
          <w:lang w:val="nl-NL"/>
        </w:rPr>
        <w:t>via het formulier</w:t>
      </w:r>
      <w:r w:rsidR="1155597F" w:rsidRPr="2B339EEE">
        <w:rPr>
          <w:rFonts w:ascii="Arial" w:eastAsia="Arial" w:hAnsi="Arial" w:cs="Arial"/>
          <w:lang w:val="nl-NL"/>
        </w:rPr>
        <w:t xml:space="preserve"> of </w:t>
      </w:r>
      <w:r w:rsidR="004BC829" w:rsidRPr="2B339EEE">
        <w:rPr>
          <w:rFonts w:ascii="Arial" w:eastAsia="Arial" w:hAnsi="Arial" w:cs="Arial"/>
          <w:lang w:val="nl-NL"/>
        </w:rPr>
        <w:t>op school (laten) afgeven, dus vóór je terugkomt.</w:t>
      </w:r>
      <w:r w:rsidRPr="2B339EEE">
        <w:rPr>
          <w:rFonts w:ascii="Arial" w:eastAsia="Arial" w:hAnsi="Arial" w:cs="Arial"/>
        </w:rPr>
        <w:t xml:space="preserve"> </w:t>
      </w:r>
    </w:p>
    <w:p w14:paraId="0944A9F0" w14:textId="32C5BAFE" w:rsidR="00594C8E" w:rsidRPr="00C269C2" w:rsidRDefault="058DE815" w:rsidP="008743AB">
      <w:pPr>
        <w:widowControl w:val="0"/>
        <w:spacing w:line="320" w:lineRule="exact"/>
        <w:jc w:val="both"/>
        <w:rPr>
          <w:rFonts w:ascii="Arial" w:eastAsia="Arial" w:hAnsi="Arial" w:cs="Arial"/>
        </w:rPr>
      </w:pPr>
      <w:r w:rsidRPr="2B339EEE">
        <w:rPr>
          <w:rFonts w:ascii="Arial" w:eastAsia="Arial" w:hAnsi="Arial" w:cs="Arial"/>
        </w:rPr>
        <w:t>In het aanwezigheidsregister vullen we</w:t>
      </w:r>
      <w:r w:rsidR="40ECA663" w:rsidRPr="2B339EEE">
        <w:rPr>
          <w:rFonts w:ascii="Arial" w:eastAsia="Arial" w:hAnsi="Arial" w:cs="Arial"/>
        </w:rPr>
        <w:t xml:space="preserve"> zo nodig</w:t>
      </w:r>
      <w:r w:rsidRPr="2B339EEE">
        <w:rPr>
          <w:rFonts w:ascii="Arial" w:eastAsia="Arial" w:hAnsi="Arial" w:cs="Arial"/>
        </w:rPr>
        <w:t xml:space="preserve"> de code ‘B’ in, die duidt op een problematisch geregistreerde afwezigheid. Code B wordt gebruikt voor elke afwezigheid die je niet kan wettigen of te laat gewettigd hebt. Code B wordt ook gebruikt indien je zonder geldige reden </w:t>
      </w:r>
      <w:r w:rsidR="1B6C5E8A" w:rsidRPr="2B339EEE">
        <w:rPr>
          <w:rFonts w:ascii="Arial" w:eastAsia="Arial" w:hAnsi="Arial" w:cs="Arial"/>
        </w:rPr>
        <w:t xml:space="preserve">één of meerdere lesuren afwezig </w:t>
      </w:r>
      <w:r w:rsidR="2B1EA789" w:rsidRPr="2B339EEE">
        <w:rPr>
          <w:rFonts w:ascii="Arial" w:eastAsia="Arial" w:hAnsi="Arial" w:cs="Arial"/>
        </w:rPr>
        <w:t>bent</w:t>
      </w:r>
      <w:r w:rsidR="1B6C5E8A" w:rsidRPr="2B339EEE">
        <w:rPr>
          <w:rFonts w:ascii="Arial" w:eastAsia="Arial" w:hAnsi="Arial" w:cs="Arial"/>
        </w:rPr>
        <w:t xml:space="preserve"> op een halve dag (bv. </w:t>
      </w:r>
      <w:r w:rsidRPr="2B339EEE">
        <w:rPr>
          <w:rFonts w:ascii="Arial" w:eastAsia="Arial" w:hAnsi="Arial" w:cs="Arial"/>
        </w:rPr>
        <w:t>pas na het eerste lesuur op school toekom</w:t>
      </w:r>
      <w:r w:rsidR="1B6C5E8A" w:rsidRPr="2B339EEE">
        <w:rPr>
          <w:rFonts w:ascii="Arial" w:eastAsia="Arial" w:hAnsi="Arial" w:cs="Arial"/>
        </w:rPr>
        <w:t xml:space="preserve">en, </w:t>
      </w:r>
      <w:r w:rsidR="66578C7E" w:rsidRPr="2B339EEE">
        <w:rPr>
          <w:rFonts w:ascii="Arial" w:eastAsia="Arial" w:hAnsi="Arial" w:cs="Arial"/>
        </w:rPr>
        <w:t>spijbelen na 10 u.…)</w:t>
      </w:r>
      <w:r w:rsidRPr="2B339EEE">
        <w:rPr>
          <w:rFonts w:ascii="Arial" w:eastAsia="Arial" w:hAnsi="Arial" w:cs="Arial"/>
        </w:rPr>
        <w:t>.</w:t>
      </w:r>
    </w:p>
    <w:p w14:paraId="7C5E1A8E" w14:textId="6FACB917" w:rsidR="004D052D" w:rsidRPr="006A6989" w:rsidRDefault="1EA13078" w:rsidP="008743AB">
      <w:pPr>
        <w:widowControl w:val="0"/>
        <w:spacing w:line="320" w:lineRule="exact"/>
        <w:jc w:val="both"/>
        <w:rPr>
          <w:rFonts w:ascii="Arial" w:eastAsia="Arial" w:hAnsi="Arial" w:cs="Arial"/>
          <w:highlight w:val="lightGray"/>
        </w:rPr>
      </w:pPr>
      <w:r w:rsidRPr="006A6989">
        <w:rPr>
          <w:rFonts w:ascii="Arial" w:eastAsia="Arial" w:hAnsi="Arial" w:cs="Arial"/>
          <w:highlight w:val="lightGray"/>
        </w:rPr>
        <w:t xml:space="preserve">Vanaf vijf halve dagen problematische afwezigheden (B) wordt dit besproken in de </w:t>
      </w:r>
      <w:proofErr w:type="spellStart"/>
      <w:r w:rsidR="00782519" w:rsidRPr="006A6989">
        <w:rPr>
          <w:rFonts w:ascii="Arial" w:eastAsia="Arial" w:hAnsi="Arial" w:cs="Arial"/>
          <w:highlight w:val="lightGray"/>
        </w:rPr>
        <w:t>spijbelcel</w:t>
      </w:r>
      <w:proofErr w:type="spellEnd"/>
      <w:r w:rsidRPr="006A6989">
        <w:rPr>
          <w:rFonts w:ascii="Arial" w:eastAsia="Arial" w:hAnsi="Arial" w:cs="Arial"/>
          <w:highlight w:val="lightGray"/>
        </w:rPr>
        <w:t>. De directie</w:t>
      </w:r>
      <w:r w:rsidR="00E73831" w:rsidRPr="006A6989">
        <w:rPr>
          <w:rFonts w:ascii="Arial" w:eastAsia="Arial" w:hAnsi="Arial" w:cs="Arial"/>
          <w:highlight w:val="lightGray"/>
        </w:rPr>
        <w:t xml:space="preserve">, </w:t>
      </w:r>
      <w:r w:rsidRPr="006A6989">
        <w:rPr>
          <w:rFonts w:ascii="Arial" w:eastAsia="Arial" w:hAnsi="Arial" w:cs="Arial"/>
          <w:highlight w:val="lightGray"/>
        </w:rPr>
        <w:t>leerlingenbegeleider</w:t>
      </w:r>
      <w:r w:rsidR="00E73831" w:rsidRPr="006A6989">
        <w:rPr>
          <w:rFonts w:ascii="Arial" w:eastAsia="Arial" w:hAnsi="Arial" w:cs="Arial"/>
          <w:highlight w:val="lightGray"/>
        </w:rPr>
        <w:t xml:space="preserve"> of een opvoeder</w:t>
      </w:r>
      <w:r w:rsidRPr="006A6989">
        <w:rPr>
          <w:rFonts w:ascii="Arial" w:eastAsia="Arial" w:hAnsi="Arial" w:cs="Arial"/>
          <w:highlight w:val="lightGray"/>
        </w:rPr>
        <w:t xml:space="preserve"> neemt </w:t>
      </w:r>
      <w:r w:rsidR="00F9624A" w:rsidRPr="006A6989">
        <w:rPr>
          <w:rFonts w:ascii="Arial" w:eastAsia="Arial" w:hAnsi="Arial" w:cs="Arial"/>
          <w:highlight w:val="lightGray"/>
        </w:rPr>
        <w:t xml:space="preserve">dan </w:t>
      </w:r>
      <w:r w:rsidRPr="006A6989">
        <w:rPr>
          <w:rFonts w:ascii="Arial" w:eastAsia="Arial" w:hAnsi="Arial" w:cs="Arial"/>
          <w:highlight w:val="lightGray"/>
        </w:rPr>
        <w:t xml:space="preserve">telefonisch contact </w:t>
      </w:r>
      <w:r w:rsidR="00F9624A" w:rsidRPr="006A6989">
        <w:rPr>
          <w:rFonts w:ascii="Arial" w:eastAsia="Arial" w:hAnsi="Arial" w:cs="Arial"/>
          <w:highlight w:val="lightGray"/>
        </w:rPr>
        <w:t xml:space="preserve">met je </w:t>
      </w:r>
      <w:r w:rsidRPr="006A6989">
        <w:rPr>
          <w:rFonts w:ascii="Arial" w:eastAsia="Arial" w:hAnsi="Arial" w:cs="Arial"/>
          <w:highlight w:val="lightGray"/>
        </w:rPr>
        <w:t xml:space="preserve">op </w:t>
      </w:r>
      <w:r w:rsidR="01731EF7" w:rsidRPr="006A6989">
        <w:rPr>
          <w:rFonts w:ascii="Arial" w:eastAsia="Arial" w:hAnsi="Arial" w:cs="Arial"/>
          <w:highlight w:val="lightGray"/>
        </w:rPr>
        <w:t>en</w:t>
      </w:r>
      <w:r w:rsidRPr="006A6989">
        <w:rPr>
          <w:rFonts w:ascii="Arial" w:eastAsia="Arial" w:hAnsi="Arial" w:cs="Arial"/>
          <w:highlight w:val="lightGray"/>
        </w:rPr>
        <w:t xml:space="preserve"> stuurt een brief</w:t>
      </w:r>
      <w:r w:rsidR="00BF43ED" w:rsidRPr="006A6989">
        <w:rPr>
          <w:rFonts w:ascii="Arial" w:eastAsia="Arial" w:hAnsi="Arial" w:cs="Arial"/>
          <w:highlight w:val="lightGray"/>
        </w:rPr>
        <w:t xml:space="preserve"> via Smartschool</w:t>
      </w:r>
      <w:r w:rsidRPr="006A6989">
        <w:rPr>
          <w:rFonts w:ascii="Arial" w:eastAsia="Arial" w:hAnsi="Arial" w:cs="Arial"/>
          <w:highlight w:val="lightGray"/>
        </w:rPr>
        <w:t>. De school probeert inzicht te krijgen in de afwe</w:t>
      </w:r>
      <w:r w:rsidR="00F9624A" w:rsidRPr="006A6989">
        <w:rPr>
          <w:rFonts w:ascii="Arial" w:eastAsia="Arial" w:hAnsi="Arial" w:cs="Arial"/>
          <w:highlight w:val="lightGray"/>
        </w:rPr>
        <w:t>zigheid via een gesprek met jou en/of je</w:t>
      </w:r>
      <w:r w:rsidRPr="006A6989">
        <w:rPr>
          <w:rFonts w:ascii="Arial" w:eastAsia="Arial" w:hAnsi="Arial" w:cs="Arial"/>
          <w:highlight w:val="lightGray"/>
        </w:rPr>
        <w:t xml:space="preserve"> ouders. </w:t>
      </w:r>
    </w:p>
    <w:p w14:paraId="7E432CBC" w14:textId="2E97BFD7" w:rsidR="00531217" w:rsidRPr="006A6989" w:rsidRDefault="1EA13078" w:rsidP="008743AB">
      <w:pPr>
        <w:widowControl w:val="0"/>
        <w:spacing w:line="320" w:lineRule="exact"/>
        <w:jc w:val="both"/>
        <w:rPr>
          <w:rFonts w:ascii="Arial" w:eastAsia="Arial" w:hAnsi="Arial" w:cs="Arial"/>
          <w:highlight w:val="lightGray"/>
        </w:rPr>
      </w:pPr>
      <w:r w:rsidRPr="006A6989">
        <w:rPr>
          <w:rFonts w:ascii="Arial" w:eastAsia="Arial" w:hAnsi="Arial" w:cs="Arial"/>
          <w:highlight w:val="lightGray"/>
        </w:rPr>
        <w:t xml:space="preserve">Van zodra er tien halve lesdagen geregistreerd zijn met code ‘B’, </w:t>
      </w:r>
      <w:r w:rsidR="00B15514" w:rsidRPr="006A6989">
        <w:rPr>
          <w:rFonts w:ascii="Arial" w:eastAsia="Arial" w:hAnsi="Arial" w:cs="Arial"/>
          <w:highlight w:val="lightGray"/>
        </w:rPr>
        <w:t xml:space="preserve">krijg je een brief vanuit het CLB en is er persoonlijk contact indien nodig door leerlingenbegeleiding of </w:t>
      </w:r>
      <w:proofErr w:type="spellStart"/>
      <w:r w:rsidR="00B15514" w:rsidRPr="006A6989">
        <w:rPr>
          <w:rFonts w:ascii="Arial" w:eastAsia="Arial" w:hAnsi="Arial" w:cs="Arial"/>
          <w:highlight w:val="lightGray"/>
        </w:rPr>
        <w:t>clb</w:t>
      </w:r>
      <w:proofErr w:type="spellEnd"/>
      <w:r w:rsidR="00B15514" w:rsidRPr="006A6989">
        <w:rPr>
          <w:rFonts w:ascii="Arial" w:eastAsia="Arial" w:hAnsi="Arial" w:cs="Arial"/>
          <w:highlight w:val="lightGray"/>
        </w:rPr>
        <w:t xml:space="preserve">. </w:t>
      </w:r>
    </w:p>
    <w:p w14:paraId="721812B1" w14:textId="53B82D02" w:rsidR="00531217" w:rsidRPr="006A6989" w:rsidRDefault="1EA13078" w:rsidP="008743AB">
      <w:pPr>
        <w:widowControl w:val="0"/>
        <w:spacing w:line="320" w:lineRule="exact"/>
        <w:jc w:val="both"/>
        <w:rPr>
          <w:rFonts w:ascii="Arial" w:eastAsia="Arial" w:hAnsi="Arial" w:cs="Arial"/>
          <w:highlight w:val="lightGray"/>
        </w:rPr>
      </w:pPr>
      <w:r w:rsidRPr="006A6989">
        <w:rPr>
          <w:rFonts w:ascii="Arial" w:eastAsia="Arial" w:hAnsi="Arial" w:cs="Arial"/>
          <w:highlight w:val="lightGray"/>
        </w:rPr>
        <w:t>Het CLB</w:t>
      </w:r>
      <w:r w:rsidR="003B2A44" w:rsidRPr="006A6989">
        <w:rPr>
          <w:rFonts w:ascii="Arial" w:eastAsia="Arial" w:hAnsi="Arial" w:cs="Arial"/>
          <w:highlight w:val="lightGray"/>
        </w:rPr>
        <w:t xml:space="preserve">, in overleg met </w:t>
      </w:r>
      <w:r w:rsidR="00791691" w:rsidRPr="006A6989">
        <w:rPr>
          <w:rFonts w:ascii="Arial" w:eastAsia="Arial" w:hAnsi="Arial" w:cs="Arial"/>
          <w:highlight w:val="lightGray"/>
        </w:rPr>
        <w:t>de school</w:t>
      </w:r>
      <w:r w:rsidR="006A6989" w:rsidRPr="006A6989">
        <w:rPr>
          <w:rFonts w:ascii="Arial" w:eastAsia="Arial" w:hAnsi="Arial" w:cs="Arial"/>
          <w:highlight w:val="lightGray"/>
        </w:rPr>
        <w:t>,</w:t>
      </w:r>
      <w:r w:rsidRPr="006A6989">
        <w:rPr>
          <w:rFonts w:ascii="Arial" w:eastAsia="Arial" w:hAnsi="Arial" w:cs="Arial"/>
          <w:highlight w:val="lightGray"/>
        </w:rPr>
        <w:t xml:space="preserve"> verwijst eventueel door of schakelt externe hulpverlening in (bv. politie, Integrale Jeugdhulp, sociale dienst van de Jeugdrechtbank…) als het CLB zelf de moeilijkheden niet kan aanpakken.</w:t>
      </w:r>
    </w:p>
    <w:p w14:paraId="33CA78B6" w14:textId="26E6A21F" w:rsidR="0009144C" w:rsidRPr="006A6989" w:rsidRDefault="058DE815" w:rsidP="008743AB">
      <w:pPr>
        <w:widowControl w:val="0"/>
        <w:spacing w:line="320" w:lineRule="exact"/>
        <w:jc w:val="both"/>
        <w:rPr>
          <w:rFonts w:ascii="Arial" w:eastAsia="Arial" w:hAnsi="Arial" w:cs="Arial"/>
          <w:highlight w:val="lightGray"/>
        </w:rPr>
      </w:pPr>
      <w:r w:rsidRPr="006A6989">
        <w:rPr>
          <w:rFonts w:ascii="Arial" w:eastAsia="Arial" w:hAnsi="Arial" w:cs="Arial"/>
          <w:highlight w:val="lightGray"/>
        </w:rPr>
        <w:t>Van zodra er dertig halve lesdagen geregistreerd zijn met code ‘B’, bekijkt d</w:t>
      </w:r>
      <w:r w:rsidR="00402CA8" w:rsidRPr="006A6989">
        <w:rPr>
          <w:rFonts w:ascii="Arial" w:eastAsia="Arial" w:hAnsi="Arial" w:cs="Arial"/>
          <w:highlight w:val="lightGray"/>
        </w:rPr>
        <w:t xml:space="preserve">e school in overleg met de </w:t>
      </w:r>
      <w:r w:rsidRPr="006A6989">
        <w:rPr>
          <w:rFonts w:ascii="Arial" w:eastAsia="Arial" w:hAnsi="Arial" w:cs="Arial"/>
          <w:highlight w:val="lightGray"/>
        </w:rPr>
        <w:t xml:space="preserve">CLB-medewerker per casus hoe deze problematiek het best aangepakt wordt (bv. huisbezoek, verdere externe hulp…). Het </w:t>
      </w:r>
      <w:r w:rsidRPr="006A6989">
        <w:rPr>
          <w:rFonts w:ascii="Arial" w:eastAsia="Arial" w:hAnsi="Arial" w:cs="Arial"/>
          <w:highlight w:val="lightGray"/>
          <w:lang w:val="nl-NL"/>
        </w:rPr>
        <w:t>Agentschap voor Onderwijsdiensten</w:t>
      </w:r>
      <w:r w:rsidRPr="006A6989">
        <w:rPr>
          <w:rFonts w:ascii="Arial" w:eastAsia="Arial" w:hAnsi="Arial" w:cs="Arial"/>
          <w:highlight w:val="lightGray"/>
        </w:rPr>
        <w:t xml:space="preserve"> van het Departement Onderwijs wordt hiervan automatisch op de hoogte gebracht.</w:t>
      </w:r>
      <w:r w:rsidR="5F96CBBA" w:rsidRPr="006A6989">
        <w:rPr>
          <w:rFonts w:ascii="Arial" w:eastAsia="Arial" w:hAnsi="Arial" w:cs="Arial"/>
          <w:highlight w:val="lightGray"/>
        </w:rPr>
        <w:t xml:space="preserve"> Dit </w:t>
      </w:r>
      <w:r w:rsidR="16F797BB" w:rsidRPr="006A6989">
        <w:rPr>
          <w:rFonts w:ascii="Arial" w:eastAsia="Arial" w:hAnsi="Arial" w:cs="Arial"/>
          <w:highlight w:val="lightGray"/>
        </w:rPr>
        <w:t xml:space="preserve">heeft </w:t>
      </w:r>
      <w:r w:rsidR="656263FF" w:rsidRPr="006A6989">
        <w:rPr>
          <w:rFonts w:ascii="Arial" w:eastAsia="Arial" w:hAnsi="Arial" w:cs="Arial"/>
          <w:highlight w:val="lightGray"/>
        </w:rPr>
        <w:t xml:space="preserve">concreet als gevolg </w:t>
      </w:r>
      <w:r w:rsidR="5F96CBBA" w:rsidRPr="006A6989">
        <w:rPr>
          <w:rFonts w:ascii="Arial" w:eastAsia="Arial" w:hAnsi="Arial" w:cs="Arial"/>
          <w:highlight w:val="lightGray"/>
        </w:rPr>
        <w:t>dat de schooltoeslag teruggevorderd wordt.</w:t>
      </w:r>
    </w:p>
    <w:p w14:paraId="0914D28A" w14:textId="53EB977A" w:rsidR="00193AF0" w:rsidRPr="00DB4F07" w:rsidRDefault="1EA13078" w:rsidP="008743AB">
      <w:pPr>
        <w:widowControl w:val="0"/>
        <w:spacing w:line="320" w:lineRule="exact"/>
        <w:jc w:val="both"/>
        <w:rPr>
          <w:rFonts w:ascii="Arial" w:eastAsia="Arial" w:hAnsi="Arial" w:cs="Arial"/>
        </w:rPr>
      </w:pPr>
      <w:r w:rsidRPr="006A6989">
        <w:rPr>
          <w:rFonts w:ascii="Arial" w:eastAsia="Arial" w:hAnsi="Arial" w:cs="Arial"/>
          <w:highlight w:val="lightGray"/>
        </w:rPr>
        <w:t>De CLB-medewer</w:t>
      </w:r>
      <w:r w:rsidR="00F9624A" w:rsidRPr="006A6989">
        <w:rPr>
          <w:rFonts w:ascii="Arial" w:eastAsia="Arial" w:hAnsi="Arial" w:cs="Arial"/>
          <w:highlight w:val="lightGray"/>
        </w:rPr>
        <w:t>ker en de school volgen je</w:t>
      </w:r>
      <w:r w:rsidRPr="006A6989">
        <w:rPr>
          <w:rFonts w:ascii="Arial" w:eastAsia="Arial" w:hAnsi="Arial" w:cs="Arial"/>
          <w:highlight w:val="lightGray"/>
        </w:rPr>
        <w:t xml:space="preserve"> verder op via telefonisch contact, opsturen van brieven, contact met de ouders, huisbezoek, externe hulp…</w:t>
      </w:r>
    </w:p>
    <w:p w14:paraId="444E0E02" w14:textId="3D3713F6" w:rsidR="00FF4869" w:rsidRDefault="00531217" w:rsidP="00FF4869">
      <w:pPr>
        <w:pStyle w:val="Kopje3"/>
      </w:pPr>
      <w:bookmarkStart w:id="39" w:name="_Ref175403084"/>
      <w:bookmarkStart w:id="40" w:name="_Toc238482568"/>
      <w:r>
        <w:lastRenderedPageBreak/>
        <w:t>Je bent ziek</w:t>
      </w:r>
      <w:bookmarkEnd w:id="39"/>
      <w:bookmarkEnd w:id="40"/>
      <w:r w:rsidR="00093914" w:rsidRPr="06E79DE9">
        <w:rPr>
          <w:color w:val="C0504D" w:themeColor="accent2"/>
        </w:rPr>
        <w:t xml:space="preserve">  </w:t>
      </w:r>
    </w:p>
    <w:p w14:paraId="2F4870A0" w14:textId="353EC666" w:rsidR="00531217" w:rsidRPr="00C269C2" w:rsidRDefault="001C1202" w:rsidP="00FF4869">
      <w:pPr>
        <w:pStyle w:val="Kopje4"/>
      </w:pPr>
      <w:bookmarkStart w:id="41" w:name="_Toc238482569"/>
      <w:r>
        <w:t>Hoe wettig je een afwezigheid wegens ziekte?</w:t>
      </w:r>
      <w:bookmarkEnd w:id="41"/>
    </w:p>
    <w:p w14:paraId="1B1A7517" w14:textId="7F27F2AA" w:rsidR="00CF0F83" w:rsidRPr="00563CDA" w:rsidRDefault="058DE815" w:rsidP="2B339EEE">
      <w:pPr>
        <w:numPr>
          <w:ilvl w:val="0"/>
          <w:numId w:val="16"/>
        </w:numPr>
        <w:tabs>
          <w:tab w:val="clear" w:pos="720"/>
          <w:tab w:val="num" w:pos="327"/>
        </w:tabs>
        <w:spacing w:line="320" w:lineRule="exact"/>
        <w:ind w:left="1134" w:hanging="283"/>
        <w:rPr>
          <w:rFonts w:ascii="Arial" w:eastAsia="Arial" w:hAnsi="Arial" w:cs="Arial"/>
          <w:lang w:val="nl-NL"/>
        </w:rPr>
      </w:pPr>
      <w:r w:rsidRPr="00563CDA">
        <w:rPr>
          <w:rFonts w:ascii="Arial" w:eastAsia="Arial" w:hAnsi="Arial" w:cs="Arial"/>
          <w:lang w:val="nl-NL"/>
        </w:rPr>
        <w:t>voor een korte ziekteperiode van 1, 2 of 3 opeenvolgende kalenderdagen volstaat een ondertekende en gedateerde verklaring van je ouders. Let wel: dit kan maximaal vier keer op een schooljaar</w:t>
      </w:r>
      <w:r w:rsidR="00F77ED7" w:rsidRPr="00563CDA">
        <w:rPr>
          <w:rFonts w:ascii="Arial" w:eastAsia="Arial" w:hAnsi="Arial" w:cs="Arial"/>
          <w:lang w:val="nl-NL"/>
        </w:rPr>
        <w:t>.</w:t>
      </w:r>
      <w:r w:rsidR="3F0DC7B0" w:rsidRPr="00563CDA">
        <w:rPr>
          <w:rFonts w:ascii="Arial" w:eastAsia="Arial" w:hAnsi="Arial" w:cs="Arial"/>
          <w:lang w:val="nl-NL"/>
        </w:rPr>
        <w:t xml:space="preserve"> </w:t>
      </w:r>
    </w:p>
    <w:p w14:paraId="19324F61" w14:textId="77777777" w:rsidR="00531217" w:rsidRPr="00563CDA" w:rsidRDefault="058DE815" w:rsidP="2B339EEE">
      <w:pPr>
        <w:numPr>
          <w:ilvl w:val="0"/>
          <w:numId w:val="15"/>
        </w:numPr>
        <w:tabs>
          <w:tab w:val="clear" w:pos="720"/>
          <w:tab w:val="num" w:pos="327"/>
        </w:tabs>
        <w:spacing w:line="320" w:lineRule="exact"/>
        <w:ind w:left="1134" w:hanging="283"/>
        <w:rPr>
          <w:rFonts w:ascii="Arial" w:eastAsia="Arial" w:hAnsi="Arial" w:cs="Arial"/>
          <w:lang w:val="nl-NL"/>
        </w:rPr>
      </w:pPr>
      <w:r w:rsidRPr="00563CDA">
        <w:rPr>
          <w:rFonts w:ascii="Arial" w:eastAsia="Arial" w:hAnsi="Arial" w:cs="Arial"/>
          <w:lang w:val="nl-NL"/>
        </w:rPr>
        <w:t>een medisch attest is nodig</w:t>
      </w:r>
    </w:p>
    <w:p w14:paraId="3A1C0153" w14:textId="5170F44D" w:rsidR="00531217" w:rsidRPr="007A4380" w:rsidRDefault="1EA13078" w:rsidP="007E478C">
      <w:pPr>
        <w:pStyle w:val="Lijstalinea"/>
        <w:numPr>
          <w:ilvl w:val="0"/>
          <w:numId w:val="66"/>
        </w:numPr>
        <w:spacing w:line="320" w:lineRule="exact"/>
        <w:ind w:left="1418" w:hanging="284"/>
        <w:rPr>
          <w:rFonts w:ascii="Arial" w:eastAsia="Arial" w:hAnsi="Arial" w:cs="Arial"/>
        </w:rPr>
      </w:pPr>
      <w:r w:rsidRPr="007A4380">
        <w:rPr>
          <w:rFonts w:ascii="Arial" w:eastAsia="Arial" w:hAnsi="Arial" w:cs="Arial"/>
        </w:rPr>
        <w:t>van zodra je 4 opeenvolgende kalenderdagen ziek bent, zelfs als één of meerdere van die dagen geen lesdagen zijn;</w:t>
      </w:r>
    </w:p>
    <w:p w14:paraId="5F6B92C2" w14:textId="77777777" w:rsidR="00531217" w:rsidRPr="007A4380" w:rsidRDefault="1EA13078" w:rsidP="007E478C">
      <w:pPr>
        <w:pStyle w:val="Lijstalinea"/>
        <w:numPr>
          <w:ilvl w:val="0"/>
          <w:numId w:val="66"/>
        </w:numPr>
        <w:spacing w:line="320" w:lineRule="exact"/>
        <w:ind w:left="1418" w:hanging="284"/>
        <w:rPr>
          <w:rFonts w:ascii="Arial" w:eastAsia="Arial" w:hAnsi="Arial" w:cs="Arial"/>
        </w:rPr>
      </w:pPr>
      <w:r w:rsidRPr="007A4380">
        <w:rPr>
          <w:rFonts w:ascii="Arial" w:eastAsia="Arial" w:hAnsi="Arial" w:cs="Arial"/>
        </w:rPr>
        <w:t>wanneer je ouders in hetzelfde schooljaar al 4 keer een korte afwezigheid om medische redenen zelf gewettigd hebben met een eigen verklaring;</w:t>
      </w:r>
    </w:p>
    <w:p w14:paraId="3CEA12DD" w14:textId="75591C30" w:rsidR="00D616D8" w:rsidRPr="007A4380" w:rsidRDefault="1EA13078" w:rsidP="007E478C">
      <w:pPr>
        <w:pStyle w:val="Lijstalinea"/>
        <w:numPr>
          <w:ilvl w:val="0"/>
          <w:numId w:val="76"/>
        </w:numPr>
        <w:spacing w:line="320" w:lineRule="exact"/>
        <w:ind w:left="1418" w:hanging="284"/>
        <w:contextualSpacing w:val="0"/>
        <w:rPr>
          <w:rFonts w:ascii="Arial" w:eastAsia="Arial" w:hAnsi="Arial" w:cs="Arial"/>
        </w:rPr>
      </w:pPr>
      <w:r w:rsidRPr="007A4380">
        <w:rPr>
          <w:rFonts w:ascii="Arial" w:eastAsia="Arial" w:hAnsi="Arial" w:cs="Arial"/>
        </w:rPr>
        <w:t xml:space="preserve">als je tijdens de examens afwezig bent. </w:t>
      </w:r>
    </w:p>
    <w:p w14:paraId="7AE281D2" w14:textId="44394EC4" w:rsidR="00FB5404" w:rsidRPr="008B7FBC" w:rsidRDefault="1EA13078" w:rsidP="00155CDC">
      <w:pPr>
        <w:numPr>
          <w:ilvl w:val="0"/>
          <w:numId w:val="15"/>
        </w:numPr>
        <w:tabs>
          <w:tab w:val="clear" w:pos="720"/>
          <w:tab w:val="num" w:pos="327"/>
        </w:tabs>
        <w:spacing w:line="320" w:lineRule="exact"/>
        <w:ind w:left="1134" w:hanging="283"/>
        <w:rPr>
          <w:rFonts w:ascii="Arial" w:eastAsia="Arial" w:hAnsi="Arial" w:cs="Arial"/>
          <w:highlight w:val="lightGray"/>
          <w:lang w:val="nl-NL"/>
        </w:rPr>
      </w:pPr>
      <w:r w:rsidRPr="008B7FBC">
        <w:rPr>
          <w:rFonts w:ascii="Arial" w:eastAsia="Arial" w:hAnsi="Arial" w:cs="Arial"/>
          <w:highlight w:val="lightGray"/>
          <w:lang w:val="nl-NL"/>
        </w:rPr>
        <w:t xml:space="preserve">wanneer lever je </w:t>
      </w:r>
      <w:r w:rsidR="003F5C51" w:rsidRPr="008B7FBC">
        <w:rPr>
          <w:rFonts w:ascii="Arial" w:eastAsia="Arial" w:hAnsi="Arial" w:cs="Arial"/>
          <w:highlight w:val="lightGray"/>
          <w:lang w:val="nl-NL"/>
        </w:rPr>
        <w:t>de wettiging/het</w:t>
      </w:r>
      <w:r w:rsidRPr="008B7FBC">
        <w:rPr>
          <w:rFonts w:ascii="Arial" w:eastAsia="Arial" w:hAnsi="Arial" w:cs="Arial"/>
          <w:highlight w:val="lightGray"/>
          <w:lang w:val="nl-NL"/>
        </w:rPr>
        <w:t xml:space="preserve"> attest in?</w:t>
      </w:r>
    </w:p>
    <w:p w14:paraId="0884B097" w14:textId="7C13330C" w:rsidR="00FB5404" w:rsidRPr="00522252" w:rsidRDefault="058DE815" w:rsidP="2B339EEE">
      <w:pPr>
        <w:pStyle w:val="Plattetekst2"/>
        <w:spacing w:line="320" w:lineRule="exact"/>
        <w:ind w:left="1134"/>
        <w:rPr>
          <w:rFonts w:ascii="Arial" w:eastAsia="Arial" w:hAnsi="Arial" w:cs="Arial"/>
          <w:sz w:val="20"/>
          <w:lang w:val="nl-NL"/>
        </w:rPr>
      </w:pPr>
      <w:r w:rsidRPr="008B7FBC">
        <w:rPr>
          <w:rFonts w:ascii="Arial" w:eastAsia="Arial" w:hAnsi="Arial" w:cs="Arial"/>
          <w:sz w:val="20"/>
          <w:highlight w:val="lightGray"/>
          <w:lang w:val="nl-NL"/>
        </w:rPr>
        <w:t xml:space="preserve">De verklaring van je ouders of het medische attest </w:t>
      </w:r>
      <w:r w:rsidR="003ED229" w:rsidRPr="008B7FBC">
        <w:rPr>
          <w:rFonts w:ascii="Arial" w:eastAsia="Arial" w:hAnsi="Arial" w:cs="Arial"/>
          <w:sz w:val="20"/>
          <w:highlight w:val="lightGray"/>
          <w:lang w:val="nl-NL"/>
        </w:rPr>
        <w:t xml:space="preserve">kunnen je ouders digitaal doorgeven via het formulier op </w:t>
      </w:r>
      <w:r w:rsidR="003ED229" w:rsidRPr="00645D79">
        <w:rPr>
          <w:rFonts w:ascii="Arial" w:eastAsia="Arial" w:hAnsi="Arial" w:cs="Arial"/>
          <w:sz w:val="20"/>
          <w:highlight w:val="lightGray"/>
          <w:lang w:val="nl-NL"/>
        </w:rPr>
        <w:t>Smartschool</w:t>
      </w:r>
      <w:r w:rsidR="003ED229" w:rsidRPr="008B7FBC">
        <w:rPr>
          <w:rFonts w:ascii="Arial" w:eastAsia="Arial" w:hAnsi="Arial" w:cs="Arial"/>
          <w:sz w:val="20"/>
          <w:highlight w:val="lightGray"/>
          <w:lang w:val="nl-NL"/>
        </w:rPr>
        <w:t xml:space="preserve"> of </w:t>
      </w:r>
      <w:r w:rsidRPr="008B7FBC">
        <w:rPr>
          <w:rFonts w:ascii="Arial" w:eastAsia="Arial" w:hAnsi="Arial" w:cs="Arial"/>
          <w:sz w:val="20"/>
          <w:highlight w:val="lightGray"/>
          <w:lang w:val="nl-NL"/>
        </w:rPr>
        <w:t xml:space="preserve">geef je </w:t>
      </w:r>
      <w:r w:rsidR="00F77ED7" w:rsidRPr="008B7FBC">
        <w:rPr>
          <w:rFonts w:ascii="Arial" w:eastAsia="Arial" w:hAnsi="Arial" w:cs="Arial"/>
          <w:sz w:val="20"/>
          <w:highlight w:val="lightGray"/>
          <w:lang w:val="nl-NL"/>
        </w:rPr>
        <w:t xml:space="preserve">op papier </w:t>
      </w:r>
      <w:r w:rsidRPr="008B7FBC">
        <w:rPr>
          <w:rFonts w:ascii="Arial" w:eastAsia="Arial" w:hAnsi="Arial" w:cs="Arial"/>
          <w:sz w:val="20"/>
          <w:highlight w:val="lightGray"/>
          <w:lang w:val="nl-NL"/>
        </w:rPr>
        <w:t>af wanneer je de eerste dag terug op school bent</w:t>
      </w:r>
      <w:r w:rsidR="004BC829" w:rsidRPr="008B7FBC">
        <w:rPr>
          <w:rFonts w:ascii="Arial" w:eastAsia="Arial" w:hAnsi="Arial" w:cs="Arial"/>
          <w:sz w:val="20"/>
          <w:highlight w:val="lightGray"/>
          <w:lang w:val="nl-NL"/>
        </w:rPr>
        <w:t xml:space="preserve"> (en ten laatste de 5</w:t>
      </w:r>
      <w:r w:rsidR="004BC829" w:rsidRPr="008B7FBC">
        <w:rPr>
          <w:rFonts w:ascii="Arial" w:eastAsia="Arial" w:hAnsi="Arial" w:cs="Arial"/>
          <w:sz w:val="20"/>
          <w:highlight w:val="lightGray"/>
          <w:vertAlign w:val="superscript"/>
          <w:lang w:val="nl-NL"/>
        </w:rPr>
        <w:t>de</w:t>
      </w:r>
      <w:r w:rsidR="004BC829" w:rsidRPr="008B7FBC">
        <w:rPr>
          <w:rFonts w:ascii="Arial" w:eastAsia="Arial" w:hAnsi="Arial" w:cs="Arial"/>
          <w:sz w:val="20"/>
          <w:highlight w:val="lightGray"/>
          <w:lang w:val="nl-NL"/>
        </w:rPr>
        <w:t xml:space="preserve"> dag, zie eerder)</w:t>
      </w:r>
      <w:r w:rsidRPr="008B7FBC">
        <w:rPr>
          <w:rFonts w:ascii="Arial" w:eastAsia="Arial" w:hAnsi="Arial" w:cs="Arial"/>
          <w:sz w:val="20"/>
          <w:highlight w:val="lightGray"/>
          <w:lang w:val="nl-NL"/>
        </w:rPr>
        <w:t xml:space="preserve">. Als je langer dan 10 opeenvolgende lesdagen ziek bent, dan moet je het medische attest onmiddellijk </w:t>
      </w:r>
      <w:r w:rsidR="27EBCC41" w:rsidRPr="008B7FBC">
        <w:rPr>
          <w:rFonts w:ascii="Arial" w:eastAsia="Arial" w:hAnsi="Arial" w:cs="Arial"/>
          <w:sz w:val="20"/>
          <w:highlight w:val="lightGray"/>
          <w:lang w:val="nl-NL"/>
        </w:rPr>
        <w:t xml:space="preserve">digitaal doorsturen via </w:t>
      </w:r>
      <w:r w:rsidR="00BD2225">
        <w:rPr>
          <w:rFonts w:ascii="Arial" w:eastAsia="Arial" w:hAnsi="Arial" w:cs="Arial"/>
          <w:sz w:val="20"/>
          <w:highlight w:val="lightGray"/>
          <w:lang w:val="nl-NL"/>
        </w:rPr>
        <w:t xml:space="preserve">het formulier op </w:t>
      </w:r>
      <w:r w:rsidR="27EBCC41" w:rsidRPr="008B7FBC">
        <w:rPr>
          <w:rFonts w:ascii="Arial" w:eastAsia="Arial" w:hAnsi="Arial" w:cs="Arial"/>
          <w:sz w:val="20"/>
          <w:highlight w:val="lightGray"/>
          <w:lang w:val="nl-NL"/>
        </w:rPr>
        <w:t xml:space="preserve">Smartschool of </w:t>
      </w:r>
      <w:r w:rsidRPr="008B7FBC">
        <w:rPr>
          <w:rFonts w:ascii="Arial" w:eastAsia="Arial" w:hAnsi="Arial" w:cs="Arial"/>
          <w:sz w:val="20"/>
          <w:highlight w:val="lightGray"/>
          <w:lang w:val="nl-NL"/>
        </w:rPr>
        <w:t>op school (laten) afgeven, dus vóór je terugkomt.</w:t>
      </w:r>
    </w:p>
    <w:p w14:paraId="2BA4E121" w14:textId="2E27B4F7" w:rsidR="00FB5404" w:rsidRPr="00522252" w:rsidRDefault="1EA13078" w:rsidP="00E73831">
      <w:pPr>
        <w:spacing w:line="320" w:lineRule="exact"/>
        <w:ind w:left="1134"/>
        <w:rPr>
          <w:rFonts w:ascii="Arial" w:eastAsia="Arial" w:hAnsi="Arial" w:cs="Arial"/>
          <w:lang w:val="nl-NL"/>
        </w:rPr>
      </w:pPr>
      <w:r w:rsidRPr="00522252">
        <w:rPr>
          <w:rFonts w:ascii="Arial" w:eastAsia="Arial" w:hAnsi="Arial" w:cs="Arial"/>
          <w:lang w:val="nl-NL"/>
        </w:rPr>
        <w:t>Als je omwille van eenzelfde medische behandeling verschillende keren afwezig bent op school, volstaat één medisch attest met de verschillende data. Ook wanneer je vaak afwezig bent wegens een chronische ziekte kan je in samenspraak met de schoolarts één enkel medisch attest indienen. Wanneer je dan afwezig bent, is het niet nodig om telkens naar een arts te gaan, maar volstaat een verklaring van je ouders.</w:t>
      </w:r>
    </w:p>
    <w:p w14:paraId="693A8C39" w14:textId="77777777" w:rsidR="00FB5404" w:rsidRPr="007A4380" w:rsidRDefault="1EA13078" w:rsidP="00155CDC">
      <w:pPr>
        <w:numPr>
          <w:ilvl w:val="0"/>
          <w:numId w:val="15"/>
        </w:numPr>
        <w:tabs>
          <w:tab w:val="clear" w:pos="720"/>
          <w:tab w:val="num" w:pos="327"/>
        </w:tabs>
        <w:spacing w:line="320" w:lineRule="exact"/>
        <w:ind w:left="1134" w:hanging="283"/>
        <w:rPr>
          <w:rFonts w:ascii="Arial" w:eastAsia="Arial" w:hAnsi="Arial" w:cs="Arial"/>
          <w:lang w:val="nl-NL"/>
        </w:rPr>
      </w:pPr>
      <w:r w:rsidRPr="007A4380">
        <w:rPr>
          <w:rFonts w:ascii="Arial" w:eastAsia="Arial" w:hAnsi="Arial" w:cs="Arial"/>
          <w:lang w:val="nl-NL"/>
        </w:rPr>
        <w:t>wanneer aanvaarden we een medisch attest niet?</w:t>
      </w:r>
    </w:p>
    <w:p w14:paraId="0622639E" w14:textId="77777777" w:rsidR="00531217"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Een medisch attest beschouwen we als twijfelachtig in de volgende gevallen:</w:t>
      </w:r>
    </w:p>
    <w:p w14:paraId="70545001" w14:textId="77777777" w:rsidR="00531217" w:rsidRPr="007A4380" w:rsidRDefault="1EA13078" w:rsidP="007E478C">
      <w:pPr>
        <w:pStyle w:val="Lijstalinea"/>
        <w:numPr>
          <w:ilvl w:val="1"/>
          <w:numId w:val="71"/>
        </w:numPr>
        <w:spacing w:line="320" w:lineRule="exact"/>
        <w:ind w:left="1418" w:hanging="284"/>
        <w:rPr>
          <w:rFonts w:ascii="Arial" w:eastAsia="Arial" w:hAnsi="Arial" w:cs="Arial"/>
        </w:rPr>
      </w:pPr>
      <w:r w:rsidRPr="007A4380">
        <w:rPr>
          <w:rFonts w:ascii="Arial" w:eastAsia="Arial" w:hAnsi="Arial" w:cs="Arial"/>
        </w:rPr>
        <w:t>uit het attest blijkt dat de arts zelf twijfelt (hij schrijft ‘</w:t>
      </w:r>
      <w:proofErr w:type="spellStart"/>
      <w:r w:rsidRPr="007A4380">
        <w:rPr>
          <w:rFonts w:ascii="Arial" w:eastAsia="Arial" w:hAnsi="Arial" w:cs="Arial"/>
        </w:rPr>
        <w:t>dixit</w:t>
      </w:r>
      <w:proofErr w:type="spellEnd"/>
      <w:r w:rsidRPr="007A4380">
        <w:rPr>
          <w:rFonts w:ascii="Arial" w:eastAsia="Arial" w:hAnsi="Arial" w:cs="Arial"/>
        </w:rPr>
        <w:t xml:space="preserve"> de patiënt’);</w:t>
      </w:r>
    </w:p>
    <w:p w14:paraId="6D8E2BA0" w14:textId="77777777" w:rsidR="00191520" w:rsidRPr="007A4380" w:rsidRDefault="1EA13078" w:rsidP="007E478C">
      <w:pPr>
        <w:pStyle w:val="Lijstalinea"/>
        <w:numPr>
          <w:ilvl w:val="1"/>
          <w:numId w:val="71"/>
        </w:numPr>
        <w:spacing w:line="320" w:lineRule="exact"/>
        <w:ind w:left="1418" w:hanging="284"/>
        <w:rPr>
          <w:rFonts w:ascii="Arial" w:eastAsia="Arial" w:hAnsi="Arial" w:cs="Arial"/>
        </w:rPr>
      </w:pPr>
      <w:r w:rsidRPr="007A4380">
        <w:rPr>
          <w:rFonts w:ascii="Arial" w:eastAsia="Arial" w:hAnsi="Arial" w:cs="Arial"/>
        </w:rPr>
        <w:t>de datum waarop het attest is opgemaakt, valt niet in de periode van afwezigheid;</w:t>
      </w:r>
    </w:p>
    <w:p w14:paraId="022C7D4F" w14:textId="77777777" w:rsidR="00191520" w:rsidRPr="007A4380" w:rsidRDefault="1EA13078" w:rsidP="007E478C">
      <w:pPr>
        <w:pStyle w:val="Lijstalinea"/>
        <w:numPr>
          <w:ilvl w:val="1"/>
          <w:numId w:val="71"/>
        </w:numPr>
        <w:spacing w:line="320" w:lineRule="exact"/>
        <w:ind w:left="1418" w:hanging="284"/>
        <w:rPr>
          <w:rFonts w:ascii="Arial" w:eastAsia="Arial" w:hAnsi="Arial" w:cs="Arial"/>
        </w:rPr>
      </w:pPr>
      <w:r w:rsidRPr="007A4380">
        <w:rPr>
          <w:rFonts w:ascii="Arial" w:eastAsia="Arial" w:hAnsi="Arial" w:cs="Arial"/>
        </w:rPr>
        <w:t>begin- of einddatum zijn vervalst;</w:t>
      </w:r>
    </w:p>
    <w:p w14:paraId="66DC2097" w14:textId="1CAF3318" w:rsidR="00C418F8" w:rsidRPr="00E73831" w:rsidRDefault="1EA13078" w:rsidP="007E478C">
      <w:pPr>
        <w:pStyle w:val="Lijstalinea"/>
        <w:numPr>
          <w:ilvl w:val="1"/>
          <w:numId w:val="71"/>
        </w:numPr>
        <w:spacing w:line="320" w:lineRule="exact"/>
        <w:ind w:left="1418" w:hanging="284"/>
        <w:rPr>
          <w:rFonts w:ascii="Arial" w:eastAsia="Arial" w:hAnsi="Arial" w:cs="Arial"/>
        </w:rPr>
      </w:pPr>
      <w:r w:rsidRPr="007A4380">
        <w:rPr>
          <w:rFonts w:ascii="Arial" w:eastAsia="Arial" w:hAnsi="Arial" w:cs="Arial"/>
        </w:rPr>
        <w:t>het attest vermeldt een reden die niets met je medische toestand te maken heeft zoals bv. de ziekte van één van de ouders, hulp in het huishouden,…</w:t>
      </w:r>
    </w:p>
    <w:p w14:paraId="3158B36A" w14:textId="21DA4914" w:rsidR="008B236D" w:rsidRPr="00C93533" w:rsidRDefault="1EA13078" w:rsidP="00C93533">
      <w:pPr>
        <w:spacing w:line="320" w:lineRule="exact"/>
        <w:ind w:left="1134"/>
        <w:rPr>
          <w:rFonts w:ascii="Arial" w:eastAsia="Arial" w:hAnsi="Arial" w:cs="Arial"/>
          <w:lang w:val="nl-NL"/>
        </w:rPr>
      </w:pPr>
      <w:r w:rsidRPr="007A4380">
        <w:rPr>
          <w:rFonts w:ascii="Arial" w:eastAsia="Arial" w:hAnsi="Arial" w:cs="Arial"/>
          <w:lang w:val="nl-NL"/>
        </w:rPr>
        <w:t>Een afwezigheid die gewettigd wordt door een twijfelachtig attest, beschouwen we als spijbelen.</w:t>
      </w:r>
    </w:p>
    <w:p w14:paraId="274C490B" w14:textId="65320E46" w:rsidR="00531217" w:rsidRPr="00C269C2" w:rsidRDefault="1EA13078" w:rsidP="00FF4869">
      <w:pPr>
        <w:pStyle w:val="Kopje4"/>
      </w:pPr>
      <w:bookmarkStart w:id="42" w:name="_Toc238482570"/>
      <w:r>
        <w:t>Wat met de lessen lichamelijke opvoeding die je mist wegens ziekte?</w:t>
      </w:r>
      <w:bookmarkEnd w:id="42"/>
      <w:r>
        <w:t xml:space="preserve"> </w:t>
      </w:r>
    </w:p>
    <w:p w14:paraId="360A85F9" w14:textId="4C5A80F9" w:rsidR="00B0265A" w:rsidRPr="00C269C2" w:rsidRDefault="1EA13078" w:rsidP="00AE0183">
      <w:pPr>
        <w:spacing w:line="320" w:lineRule="exact"/>
        <w:rPr>
          <w:rFonts w:ascii="Arial" w:eastAsia="Arial" w:hAnsi="Arial" w:cs="Arial"/>
        </w:rPr>
      </w:pPr>
      <w:r w:rsidRPr="007A4380">
        <w:rPr>
          <w:rFonts w:ascii="Arial" w:eastAsia="Arial" w:hAnsi="Arial" w:cs="Arial"/>
        </w:rPr>
        <w:t>Als je wegens ziekte, ongeval of specifieke onderwijsbehoeften niet kan deelnemen aan bepaalde oefeningen, dan moet je aan je arts vragen om een “medisch attest voor de lessen lichamelijke opvoeding en sportactiviteiten op school”. Op die manier kan de leerkracht lichamelijke opvoeding zien wat je wel en niet kan in de lessen.</w:t>
      </w:r>
    </w:p>
    <w:p w14:paraId="5A0CBAC8" w14:textId="22430CF6" w:rsidR="00D94B6C" w:rsidRPr="00F33646" w:rsidRDefault="1EA13078" w:rsidP="00AE0183">
      <w:pPr>
        <w:spacing w:line="320" w:lineRule="exact"/>
        <w:rPr>
          <w:rFonts w:ascii="Arial" w:eastAsia="Arial" w:hAnsi="Arial" w:cs="Arial"/>
        </w:rPr>
      </w:pPr>
      <w:r w:rsidRPr="007A4380">
        <w:rPr>
          <w:rFonts w:ascii="Arial" w:eastAsia="Arial" w:hAnsi="Arial" w:cs="Arial"/>
        </w:rPr>
        <w:t xml:space="preserve">Als je door ziekte, ongeval of specifieke onderwijsbehoeften helemaal geen lichamelijke opvoeding kan volgen, dan kan de leerkracht je een vervangtaak geven. De klassenraad kan ook beslissen je een aangepast lesprogramma te geven. Dat wil zeggen dat je tijdens die uren ofwel een ander vak zal volgen, ofwel de lessen lichamelijke opvoeding op een andere manier zal benaderen (bv. theoretisch). Een aangepast lesprogramma maakt deel uit van de eindbeoordeling. Je ouders kunnen steeds de vraag stellen </w:t>
      </w:r>
      <w:r w:rsidRPr="007A4380">
        <w:rPr>
          <w:rFonts w:ascii="Arial" w:eastAsia="Arial" w:hAnsi="Arial" w:cs="Arial"/>
        </w:rPr>
        <w:lastRenderedPageBreak/>
        <w:t>naar een aangepast lesprogramma voor het vak lichamelijke opvoeding. De klassenraad zal de vraag onderzoeken, maar deze maatregel is geen recht.</w:t>
      </w:r>
    </w:p>
    <w:p w14:paraId="381280CE" w14:textId="63F21012" w:rsidR="00531217" w:rsidRPr="00C269C2" w:rsidRDefault="00861ECD" w:rsidP="00FF4869">
      <w:pPr>
        <w:pStyle w:val="Kopje4"/>
      </w:pPr>
      <w:bookmarkStart w:id="43" w:name="_Ref174640221"/>
      <w:bookmarkStart w:id="44" w:name="_Ref174640222"/>
      <w:bookmarkStart w:id="45" w:name="_Toc238482571"/>
      <w:bookmarkStart w:id="46" w:name="_Hlk134462075"/>
      <w:r>
        <w:t>Wat is t</w:t>
      </w:r>
      <w:r w:rsidR="00531217">
        <w:t>ijdelijk onderwijs aan huis (TOAH)</w:t>
      </w:r>
      <w:r>
        <w:t>?</w:t>
      </w:r>
      <w:bookmarkEnd w:id="43"/>
      <w:bookmarkEnd w:id="44"/>
      <w:bookmarkEnd w:id="45"/>
    </w:p>
    <w:p w14:paraId="59408BE6" w14:textId="06BA8D68" w:rsidR="00D934A3" w:rsidRDefault="00DC4964" w:rsidP="00AE0183">
      <w:pPr>
        <w:spacing w:line="320" w:lineRule="exact"/>
        <w:rPr>
          <w:rFonts w:ascii="Arial" w:hAnsi="Arial" w:cs="Arial"/>
          <w:lang w:val="nl-NL"/>
        </w:rPr>
      </w:pPr>
      <w:r w:rsidRPr="000B600B">
        <w:rPr>
          <w:rFonts w:ascii="Arial" w:hAnsi="Arial" w:cs="Arial"/>
          <w:lang w:val="nl-NL"/>
        </w:rPr>
        <w:t>Voor (regelmatige) leerlingen die geconfronteerd worden met ziekte, ongeval</w:t>
      </w:r>
      <w:r w:rsidR="00422201" w:rsidRPr="000B600B">
        <w:rPr>
          <w:rFonts w:ascii="Arial" w:hAnsi="Arial" w:cs="Arial"/>
          <w:lang w:val="nl-NL"/>
        </w:rPr>
        <w:t>,</w:t>
      </w:r>
      <w:r w:rsidRPr="000B600B">
        <w:rPr>
          <w:rFonts w:ascii="Arial" w:hAnsi="Arial" w:cs="Arial"/>
          <w:lang w:val="nl-NL"/>
        </w:rPr>
        <w:t xml:space="preserve"> moederschapsverlof </w:t>
      </w:r>
      <w:r w:rsidR="00005255" w:rsidRPr="000B600B">
        <w:rPr>
          <w:rFonts w:ascii="Arial" w:hAnsi="Arial" w:cs="Arial"/>
          <w:lang w:val="nl-NL"/>
        </w:rPr>
        <w:t xml:space="preserve">of verblijven in een voorziening </w:t>
      </w:r>
      <w:r w:rsidR="00422201" w:rsidRPr="000B600B">
        <w:rPr>
          <w:rFonts w:ascii="Arial" w:hAnsi="Arial" w:cs="Arial"/>
          <w:lang w:val="nl-NL"/>
        </w:rPr>
        <w:t>veilig verblijf of het Vlaams detentiehuis</w:t>
      </w:r>
      <w:r w:rsidR="00422201" w:rsidRPr="000B600B">
        <w:rPr>
          <w:rFonts w:ascii="Arial" w:hAnsi="Arial" w:cs="Arial"/>
          <w:color w:val="9BBB59" w:themeColor="accent3"/>
          <w:lang w:val="nl-NL"/>
        </w:rPr>
        <w:t xml:space="preserve"> </w:t>
      </w:r>
      <w:r w:rsidRPr="000B600B">
        <w:rPr>
          <w:rFonts w:ascii="Arial" w:hAnsi="Arial" w:cs="Arial"/>
          <w:lang w:val="nl-NL"/>
        </w:rPr>
        <w:t xml:space="preserve">wordt tijdelijk onderwijs aan huis (TOAH) georganiseerd indien aan bepaalde voorwaarden is voldaan. </w:t>
      </w:r>
      <w:r w:rsidR="00D46101" w:rsidRPr="000B600B">
        <w:rPr>
          <w:rFonts w:ascii="Arial" w:hAnsi="Arial" w:cs="Arial"/>
          <w:lang w:val="nl-NL"/>
        </w:rPr>
        <w:t>TOAH kan niet in de 7</w:t>
      </w:r>
      <w:r w:rsidR="00D46101" w:rsidRPr="000B600B">
        <w:rPr>
          <w:rFonts w:ascii="Arial" w:hAnsi="Arial" w:cs="Arial"/>
          <w:vertAlign w:val="superscript"/>
          <w:lang w:val="nl-NL"/>
        </w:rPr>
        <w:t>de</w:t>
      </w:r>
      <w:r w:rsidR="00D46101" w:rsidRPr="000B600B">
        <w:rPr>
          <w:rFonts w:ascii="Arial" w:hAnsi="Arial" w:cs="Arial"/>
          <w:lang w:val="nl-NL"/>
        </w:rPr>
        <w:t xml:space="preserve"> leerjaren</w:t>
      </w:r>
      <w:r w:rsidR="00D46101" w:rsidRPr="007A4380">
        <w:rPr>
          <w:rFonts w:ascii="Arial" w:hAnsi="Arial" w:cs="Arial"/>
          <w:lang w:val="nl-NL"/>
        </w:rPr>
        <w:t xml:space="preserve"> met uitzondering van de 7</w:t>
      </w:r>
      <w:r w:rsidR="00D46101" w:rsidRPr="007A4380">
        <w:rPr>
          <w:rFonts w:ascii="Arial" w:hAnsi="Arial" w:cs="Arial"/>
          <w:vertAlign w:val="superscript"/>
          <w:lang w:val="nl-NL"/>
        </w:rPr>
        <w:t>de</w:t>
      </w:r>
      <w:r w:rsidR="00D46101" w:rsidRPr="007A4380">
        <w:rPr>
          <w:rFonts w:ascii="Arial" w:hAnsi="Arial" w:cs="Arial"/>
          <w:lang w:val="nl-NL"/>
        </w:rPr>
        <w:t xml:space="preserve"> leerjaren gerich</w:t>
      </w:r>
      <w:r w:rsidR="00D46101" w:rsidRPr="00F757D1">
        <w:rPr>
          <w:rFonts w:ascii="Arial" w:eastAsia="Arial" w:hAnsi="Arial" w:cs="Arial"/>
          <w:lang w:val="nl-NL"/>
        </w:rPr>
        <w:t xml:space="preserve">t op </w:t>
      </w:r>
      <w:r w:rsidR="08FC9745" w:rsidRPr="00F757D1">
        <w:rPr>
          <w:rFonts w:ascii="Arial" w:eastAsia="Arial" w:hAnsi="Arial" w:cs="Arial"/>
          <w:lang w:val="nl-NL"/>
        </w:rPr>
        <w:t>hoger onderwijs dat leidt naar diploma OK4</w:t>
      </w:r>
      <w:r w:rsidR="08FC9745" w:rsidRPr="00F757D1">
        <w:rPr>
          <w:rFonts w:ascii="Arial" w:eastAsia="Arial" w:hAnsi="Arial" w:cs="Arial"/>
          <w:i/>
          <w:lang w:val="nl-NL"/>
        </w:rPr>
        <w:t>.</w:t>
      </w:r>
      <w:r w:rsidR="00A6037B" w:rsidRPr="00F757D1">
        <w:rPr>
          <w:rFonts w:ascii="Arial" w:eastAsia="Arial" w:hAnsi="Arial" w:cs="Arial"/>
          <w:lang w:val="nl-NL"/>
        </w:rPr>
        <w:t xml:space="preserve"> </w:t>
      </w:r>
    </w:p>
    <w:p w14:paraId="241A70A5" w14:textId="7E673A9D" w:rsidR="00644366" w:rsidRPr="009C6511" w:rsidRDefault="00DC4964" w:rsidP="00AE0183">
      <w:pPr>
        <w:spacing w:line="320" w:lineRule="exact"/>
        <w:rPr>
          <w:rFonts w:ascii="Arial" w:eastAsia="Arial" w:hAnsi="Arial" w:cs="Arial"/>
          <w:lang w:val="nl-NL"/>
        </w:rPr>
      </w:pPr>
      <w:r w:rsidRPr="007A4380">
        <w:rPr>
          <w:rFonts w:ascii="Arial" w:eastAsia="Arial" w:hAnsi="Arial" w:cs="Arial"/>
          <w:lang w:val="nl-NL"/>
        </w:rPr>
        <w:t>D</w:t>
      </w:r>
      <w:r w:rsidR="1EA13078" w:rsidRPr="007A4380">
        <w:rPr>
          <w:rFonts w:ascii="Arial" w:eastAsia="Arial" w:hAnsi="Arial" w:cs="Arial"/>
          <w:lang w:val="nl-NL"/>
        </w:rPr>
        <w:t>e klassenraad beslist, in overleg met je ouders, welke vakken je tijdens die uren krijgt. TOAH is gratis.</w:t>
      </w:r>
      <w:bookmarkEnd w:id="46"/>
    </w:p>
    <w:p w14:paraId="0ADA0E1A" w14:textId="6C28DD8D" w:rsidR="00DC4964" w:rsidRPr="007A4380" w:rsidRDefault="00DC4964" w:rsidP="00AE0183">
      <w:pPr>
        <w:spacing w:line="320" w:lineRule="exact"/>
        <w:rPr>
          <w:rFonts w:ascii="Arial" w:hAnsi="Arial" w:cs="Arial"/>
        </w:rPr>
      </w:pPr>
      <w:r w:rsidRPr="007A4380">
        <w:rPr>
          <w:rFonts w:ascii="Arial" w:hAnsi="Arial" w:cs="Arial"/>
        </w:rPr>
        <w:t>De voorwaarden voor TOAH zijn anders als het gaat om een langdurige afwezigheid ten gevolge van een niet-chronische ziekte, een ongeval of moederschapsverlof dan wel om een veelvuldige afwezigheid wegens een chronische ziekte.</w:t>
      </w:r>
    </w:p>
    <w:p w14:paraId="61380E1C" w14:textId="3FF91682" w:rsidR="00507B81" w:rsidRPr="009C6511" w:rsidRDefault="00DC4964" w:rsidP="00AE0183">
      <w:pPr>
        <w:spacing w:line="320" w:lineRule="exact"/>
        <w:rPr>
          <w:rFonts w:ascii="Arial" w:hAnsi="Arial" w:cs="Arial"/>
          <w:i/>
        </w:rPr>
      </w:pPr>
      <w:r w:rsidRPr="007A4380">
        <w:rPr>
          <w:rFonts w:ascii="Arial" w:hAnsi="Arial" w:cs="Arial"/>
          <w:i/>
        </w:rPr>
        <w:t xml:space="preserve">TOAH bij een langdurige afwezigheid </w:t>
      </w:r>
      <w:r w:rsidR="00507B81" w:rsidRPr="007A4380">
        <w:rPr>
          <w:rFonts w:ascii="Arial" w:hAnsi="Arial" w:cs="Arial"/>
          <w:i/>
        </w:rPr>
        <w:t xml:space="preserve">ten gevolge van een niet-chronische ziekte, een ongeval of moederschapsverlof: </w:t>
      </w:r>
    </w:p>
    <w:p w14:paraId="76331EA9" w14:textId="2D302090" w:rsidR="00DC4964" w:rsidRPr="007A4380" w:rsidRDefault="00507B81" w:rsidP="00AE0183">
      <w:pPr>
        <w:spacing w:line="320" w:lineRule="exact"/>
        <w:rPr>
          <w:rFonts w:ascii="Arial" w:hAnsi="Arial" w:cs="Arial"/>
        </w:rPr>
      </w:pPr>
      <w:r w:rsidRPr="007A4380">
        <w:rPr>
          <w:rFonts w:ascii="Arial" w:hAnsi="Arial" w:cs="Arial"/>
        </w:rPr>
        <w:t>Voorwaarden:</w:t>
      </w:r>
    </w:p>
    <w:p w14:paraId="2A5DFBB9" w14:textId="32888E2E" w:rsidR="00507B81" w:rsidRPr="007A4380"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Je bent meer dan 21 kalenderdagen ononderbroken afwezig op school (wachttijd);</w:t>
      </w:r>
    </w:p>
    <w:p w14:paraId="3BC34005" w14:textId="621F3D14" w:rsidR="00507B81" w:rsidRPr="007A4380"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Jouw afwezigheid wordt geattesteerd door een arts (niet noodzakelijk een arts-specialist). Uit dit attest blijkt dat je niet of minder dan halftijds naar school kan gaan, maar wel onderwijs mag krijgen;</w:t>
      </w:r>
    </w:p>
    <w:p w14:paraId="63770241" w14:textId="1D6EF944" w:rsidR="00507B81" w:rsidRPr="007A4380"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Je ouders bezorgen de directeur een schriftelijke aanvraag samen met het medisch attest;</w:t>
      </w:r>
    </w:p>
    <w:p w14:paraId="455D73B4" w14:textId="3D824628" w:rsidR="00507B81" w:rsidRPr="007A4380"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Je verblijft op 10 km of minder van de school;</w:t>
      </w:r>
    </w:p>
    <w:p w14:paraId="49CA2F84" w14:textId="3DC3C801" w:rsidR="00507B81" w:rsidRPr="007A4380"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Bij verlenging van de oorspronkelijk voorziene afwezigheid, is er geen nieuwe wachttijd en moet er geen nieuwe aanvraag worden ingediend. TOAH loopt verder. Er is wel een nieuw medisch attest vereist</w:t>
      </w:r>
      <w:r w:rsidR="003C68FD" w:rsidRPr="007A4380">
        <w:rPr>
          <w:rFonts w:ascii="Arial" w:hAnsi="Arial" w:cs="Arial"/>
        </w:rPr>
        <w:t>;</w:t>
      </w:r>
    </w:p>
    <w:p w14:paraId="3329A1BC" w14:textId="713FD634" w:rsidR="00507B81" w:rsidRPr="00E73831"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Als je de lesbijwoning op school (voltijds, halftijds of meer dan halftijds) hervat en binnen de drie maanden opnieuw afwezig bent wegens ziekte of ongeval, is er geen nieuwe wachttijd en moet er geen nieuwe aanvraag ingediend worden. TOAH gaat dan onmiddellijk in. Er is wel een nieuw medisch attest vereist.</w:t>
      </w:r>
    </w:p>
    <w:p w14:paraId="1A5E282C" w14:textId="1F268013" w:rsidR="00507B81" w:rsidRPr="007A4380" w:rsidRDefault="00507B81" w:rsidP="00507B81">
      <w:pPr>
        <w:spacing w:line="320" w:lineRule="exact"/>
        <w:rPr>
          <w:rFonts w:ascii="Arial" w:hAnsi="Arial" w:cs="Arial"/>
        </w:rPr>
      </w:pPr>
      <w:bookmarkStart w:id="47" w:name="_Hlk134462094"/>
      <w:r w:rsidRPr="007A4380">
        <w:rPr>
          <w:rFonts w:ascii="Arial" w:hAnsi="Arial" w:cs="Arial"/>
        </w:rPr>
        <w:t>Organisatie:</w:t>
      </w:r>
    </w:p>
    <w:p w14:paraId="230C2CE6" w14:textId="5CAC5C2B" w:rsidR="00507B81" w:rsidRPr="007A4380"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TOAH kan enkel georganiseerd worden bij jou thuis</w:t>
      </w:r>
      <w:r w:rsidR="00D46101" w:rsidRPr="007A4380">
        <w:rPr>
          <w:rFonts w:ascii="Arial" w:hAnsi="Arial" w:cs="Arial"/>
        </w:rPr>
        <w:t xml:space="preserve"> of waar je verblijft.</w:t>
      </w:r>
    </w:p>
    <w:p w14:paraId="2A688F3E" w14:textId="391D1701" w:rsidR="00507B81" w:rsidRPr="009C6511"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 xml:space="preserve">Je krijgt 4 uur per week </w:t>
      </w:r>
      <w:r w:rsidR="00D46101" w:rsidRPr="007A4380">
        <w:rPr>
          <w:rFonts w:ascii="Arial" w:hAnsi="Arial" w:cs="Arial"/>
        </w:rPr>
        <w:t>les thuis of waar je verblijft.</w:t>
      </w:r>
      <w:bookmarkEnd w:id="47"/>
    </w:p>
    <w:p w14:paraId="5854B5E0" w14:textId="2C08483F" w:rsidR="008D538A" w:rsidRPr="009C6511" w:rsidRDefault="00507B81" w:rsidP="00507B81">
      <w:pPr>
        <w:spacing w:line="320" w:lineRule="exact"/>
        <w:rPr>
          <w:rFonts w:ascii="Arial" w:hAnsi="Arial" w:cs="Arial"/>
          <w:i/>
        </w:rPr>
      </w:pPr>
      <w:r w:rsidRPr="007A4380">
        <w:rPr>
          <w:rFonts w:ascii="Arial" w:hAnsi="Arial" w:cs="Arial"/>
          <w:i/>
        </w:rPr>
        <w:t>TOAH bij een chronische ziekte: voorwaarden en organisatie</w:t>
      </w:r>
      <w:r w:rsidR="00733F4F" w:rsidRPr="007A4380">
        <w:rPr>
          <w:rFonts w:ascii="Arial" w:hAnsi="Arial" w:cs="Arial"/>
          <w:i/>
        </w:rPr>
        <w:t>:</w:t>
      </w:r>
    </w:p>
    <w:p w14:paraId="648FB364" w14:textId="7D644F7B" w:rsidR="00507B81" w:rsidRPr="007A4380" w:rsidRDefault="00507B81" w:rsidP="00AE0183">
      <w:pPr>
        <w:spacing w:line="320" w:lineRule="exact"/>
        <w:rPr>
          <w:rFonts w:ascii="Arial" w:hAnsi="Arial" w:cs="Arial"/>
        </w:rPr>
      </w:pPr>
      <w:r w:rsidRPr="007A4380">
        <w:rPr>
          <w:rFonts w:ascii="Arial" w:hAnsi="Arial" w:cs="Arial"/>
        </w:rPr>
        <w:t>Voorwaarden:</w:t>
      </w:r>
    </w:p>
    <w:p w14:paraId="0C4A2D6E" w14:textId="0F09E1B3" w:rsidR="00507B81" w:rsidRPr="007A4380"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Een arts-specialist maakt een medisch attest op dat jouw chronisch ziektebeeld bevestigt en waaruit blijkt dat je onderwijs mag krijgen;</w:t>
      </w:r>
    </w:p>
    <w:p w14:paraId="0924556A" w14:textId="3B1AD799" w:rsidR="00507B81" w:rsidRPr="007A4380" w:rsidRDefault="00507B81" w:rsidP="007E478C">
      <w:pPr>
        <w:pStyle w:val="Lijstalinea"/>
        <w:numPr>
          <w:ilvl w:val="2"/>
          <w:numId w:val="76"/>
        </w:numPr>
        <w:spacing w:line="320" w:lineRule="exact"/>
        <w:ind w:left="567"/>
        <w:rPr>
          <w:rFonts w:ascii="Arial" w:hAnsi="Arial" w:cs="Arial"/>
        </w:rPr>
      </w:pPr>
      <w:r w:rsidRPr="007A4380">
        <w:rPr>
          <w:rFonts w:ascii="Arial" w:hAnsi="Arial" w:cs="Arial"/>
        </w:rPr>
        <w:t xml:space="preserve">Je ouders bezorgen de directeur een schriftelijke aanvraag samen met het medisch attest. Voor jouw volledige schoolloopbaan in onze school volstaat één schriftelijke aanvraag </w:t>
      </w:r>
      <w:r w:rsidR="00836A13" w:rsidRPr="007A4380">
        <w:rPr>
          <w:rFonts w:ascii="Arial" w:hAnsi="Arial" w:cs="Arial"/>
        </w:rPr>
        <w:t>en één medisch attest. Bij een verlenging van de oorspronkelijk voorziene afwezigheid of bij een nieuwe afwezigheid ten gevolge van dezelfde chronische ziekte is dus geen nieuwe aanvraag nodig;</w:t>
      </w:r>
    </w:p>
    <w:p w14:paraId="6B965669" w14:textId="4A46CF20" w:rsidR="00836A13" w:rsidRPr="009C6511" w:rsidRDefault="00836A13" w:rsidP="007E478C">
      <w:pPr>
        <w:pStyle w:val="Lijstalinea"/>
        <w:numPr>
          <w:ilvl w:val="2"/>
          <w:numId w:val="76"/>
        </w:numPr>
        <w:spacing w:line="320" w:lineRule="exact"/>
        <w:ind w:left="567"/>
        <w:rPr>
          <w:rFonts w:ascii="Arial" w:hAnsi="Arial" w:cs="Arial"/>
        </w:rPr>
      </w:pPr>
      <w:r w:rsidRPr="007A4380">
        <w:rPr>
          <w:rFonts w:ascii="Arial" w:hAnsi="Arial" w:cs="Arial"/>
        </w:rPr>
        <w:t>Je verblijft op 10 km of minder van de school.</w:t>
      </w:r>
    </w:p>
    <w:p w14:paraId="55C53802" w14:textId="31D49832" w:rsidR="00836A13" w:rsidRPr="007A4380" w:rsidRDefault="00836A13" w:rsidP="00836A13">
      <w:pPr>
        <w:spacing w:line="320" w:lineRule="exact"/>
        <w:rPr>
          <w:rFonts w:ascii="Arial" w:hAnsi="Arial" w:cs="Arial"/>
        </w:rPr>
      </w:pPr>
      <w:r w:rsidRPr="007A4380">
        <w:rPr>
          <w:rFonts w:ascii="Arial" w:hAnsi="Arial" w:cs="Arial"/>
        </w:rPr>
        <w:t>Organisatie:</w:t>
      </w:r>
    </w:p>
    <w:p w14:paraId="43DF7208" w14:textId="144B46E5" w:rsidR="00836A13" w:rsidRPr="007A4380" w:rsidRDefault="00836A13" w:rsidP="007E478C">
      <w:pPr>
        <w:pStyle w:val="Lijstalinea"/>
        <w:numPr>
          <w:ilvl w:val="2"/>
          <w:numId w:val="76"/>
        </w:numPr>
        <w:spacing w:line="320" w:lineRule="exact"/>
        <w:ind w:left="567"/>
        <w:rPr>
          <w:rFonts w:ascii="Arial" w:hAnsi="Arial" w:cs="Arial"/>
        </w:rPr>
      </w:pPr>
      <w:r w:rsidRPr="007A4380">
        <w:rPr>
          <w:rFonts w:ascii="Arial" w:hAnsi="Arial" w:cs="Arial"/>
        </w:rPr>
        <w:t>Je krijgt 4 uur TOAH per opgebouwde schijf van 9 halve schooldagen afwezigheid;</w:t>
      </w:r>
    </w:p>
    <w:p w14:paraId="5566E665" w14:textId="1570F670" w:rsidR="00836A13" w:rsidRPr="009C6511" w:rsidRDefault="00836A13" w:rsidP="007E478C">
      <w:pPr>
        <w:pStyle w:val="Lijstalinea"/>
        <w:numPr>
          <w:ilvl w:val="2"/>
          <w:numId w:val="76"/>
        </w:numPr>
        <w:spacing w:line="320" w:lineRule="exact"/>
        <w:ind w:left="567"/>
        <w:rPr>
          <w:rFonts w:ascii="Arial" w:hAnsi="Arial" w:cs="Arial"/>
        </w:rPr>
      </w:pPr>
      <w:r w:rsidRPr="007A4380">
        <w:rPr>
          <w:rFonts w:ascii="Arial" w:hAnsi="Arial" w:cs="Arial"/>
        </w:rPr>
        <w:lastRenderedPageBreak/>
        <w:t>TOAH vindt bij jou thuis plaats</w:t>
      </w:r>
      <w:r w:rsidR="00D46101" w:rsidRPr="007A4380">
        <w:rPr>
          <w:rFonts w:ascii="Arial" w:hAnsi="Arial" w:cs="Arial"/>
        </w:rPr>
        <w:t xml:space="preserve"> of waar je verblijft</w:t>
      </w:r>
      <w:r w:rsidRPr="007A4380">
        <w:rPr>
          <w:rFonts w:ascii="Arial" w:hAnsi="Arial" w:cs="Arial"/>
        </w:rPr>
        <w:t xml:space="preserve">, maar </w:t>
      </w:r>
      <w:r w:rsidR="00D46101" w:rsidRPr="007A4380">
        <w:rPr>
          <w:rFonts w:ascii="Arial" w:hAnsi="Arial" w:cs="Arial"/>
        </w:rPr>
        <w:t xml:space="preserve">het </w:t>
      </w:r>
      <w:r w:rsidRPr="007A4380">
        <w:rPr>
          <w:rFonts w:ascii="Arial" w:hAnsi="Arial" w:cs="Arial"/>
        </w:rPr>
        <w:t>kan ook gedeeltelijk op school worden georganiseerd. Dat is mogelijk na akkoord tussen de ouders en de school. TOAH op school vindt plaats buiten de lesuren van het structuuronderdeel waarvoor je bent ingeschreven. TOAH kan ook niet tijdens de middagpauze.</w:t>
      </w:r>
    </w:p>
    <w:p w14:paraId="5965D886" w14:textId="29AAD6F1" w:rsidR="00C43844" w:rsidRPr="007A4380" w:rsidRDefault="1EA13078" w:rsidP="1EA13078">
      <w:pPr>
        <w:spacing w:line="320" w:lineRule="exact"/>
        <w:rPr>
          <w:rFonts w:ascii="Arial" w:eastAsia="Arial" w:hAnsi="Arial" w:cs="Arial"/>
        </w:rPr>
      </w:pPr>
      <w:r w:rsidRPr="007A4380">
        <w:rPr>
          <w:rFonts w:ascii="Arial" w:eastAsia="Arial" w:hAnsi="Arial" w:cs="Arial"/>
        </w:rPr>
        <w:t xml:space="preserve">Als je aan de voorwaarden </w:t>
      </w:r>
      <w:r w:rsidR="00836A13" w:rsidRPr="007A4380">
        <w:rPr>
          <w:rFonts w:ascii="Arial" w:eastAsia="Arial" w:hAnsi="Arial" w:cs="Arial"/>
        </w:rPr>
        <w:t xml:space="preserve">van TOAH </w:t>
      </w:r>
      <w:r w:rsidRPr="007A4380">
        <w:rPr>
          <w:rFonts w:ascii="Arial" w:eastAsia="Arial" w:hAnsi="Arial" w:cs="Arial"/>
        </w:rPr>
        <w:t xml:space="preserve">voldoet, zullen we je op de mogelijkheid van TOAH wijzen. </w:t>
      </w:r>
      <w:r w:rsidR="00836A13" w:rsidRPr="007A4380">
        <w:rPr>
          <w:rFonts w:ascii="Arial" w:eastAsia="Arial" w:hAnsi="Arial" w:cs="Arial"/>
        </w:rPr>
        <w:t xml:space="preserve">Indien je ouders TOAH aanvragen, starten we met TOAH </w:t>
      </w:r>
      <w:r w:rsidRPr="007A4380">
        <w:rPr>
          <w:rFonts w:ascii="Arial" w:eastAsia="Arial" w:hAnsi="Arial" w:cs="Arial"/>
        </w:rPr>
        <w:t xml:space="preserve">ten laatste in de </w:t>
      </w:r>
      <w:r w:rsidR="00836A13" w:rsidRPr="007A4380">
        <w:rPr>
          <w:rFonts w:ascii="Arial" w:eastAsia="Arial" w:hAnsi="Arial" w:cs="Arial"/>
        </w:rPr>
        <w:t xml:space="preserve">schoolweek </w:t>
      </w:r>
      <w:r w:rsidRPr="007A4380">
        <w:rPr>
          <w:rFonts w:ascii="Arial" w:eastAsia="Arial" w:hAnsi="Arial" w:cs="Arial"/>
        </w:rPr>
        <w:t>die volgt op de week waarin we je aanvraag ontvingen en konden beoordelen.</w:t>
      </w:r>
    </w:p>
    <w:p w14:paraId="20537331" w14:textId="27F2BCE0" w:rsidR="00836A13" w:rsidRPr="007A4380" w:rsidRDefault="00836A13" w:rsidP="00AE0183">
      <w:pPr>
        <w:spacing w:line="320" w:lineRule="exact"/>
        <w:rPr>
          <w:rFonts w:ascii="Arial" w:hAnsi="Arial" w:cs="Arial"/>
        </w:rPr>
      </w:pPr>
      <w:r w:rsidRPr="007A4380">
        <w:rPr>
          <w:rFonts w:ascii="Arial" w:hAnsi="Arial" w:cs="Arial"/>
        </w:rPr>
        <w:t>TOAH en synchroon internetonderwijs (zie hieronder) kan je combineren.</w:t>
      </w:r>
    </w:p>
    <w:p w14:paraId="1C73BA89" w14:textId="77777777" w:rsidR="00B777D1" w:rsidRPr="007A4380" w:rsidRDefault="00B777D1" w:rsidP="00AE0183">
      <w:pPr>
        <w:spacing w:line="320" w:lineRule="exact"/>
        <w:rPr>
          <w:rFonts w:ascii="Arial" w:hAnsi="Arial" w:cs="Arial"/>
        </w:rPr>
      </w:pPr>
    </w:p>
    <w:p w14:paraId="0E075863" w14:textId="711D41FE" w:rsidR="00836A13" w:rsidRPr="009C6511" w:rsidRDefault="00773B87" w:rsidP="00FF4869">
      <w:pPr>
        <w:pStyle w:val="Kopje4"/>
      </w:pPr>
      <w:bookmarkStart w:id="48" w:name="_Ref174640241"/>
      <w:bookmarkStart w:id="49" w:name="_Ref174640242"/>
      <w:bookmarkStart w:id="50" w:name="_Toc238482572"/>
      <w:r>
        <w:t>Wat is synchroon internetonderwijs</w:t>
      </w:r>
      <w:r w:rsidR="00836A13">
        <w:t xml:space="preserve"> (SIO)</w:t>
      </w:r>
      <w:r>
        <w:t>?</w:t>
      </w:r>
      <w:bookmarkEnd w:id="48"/>
      <w:bookmarkEnd w:id="49"/>
      <w:bookmarkEnd w:id="50"/>
    </w:p>
    <w:p w14:paraId="1B750204" w14:textId="3E4F3F10" w:rsidR="00F474A4" w:rsidRPr="00116F14" w:rsidRDefault="1EA13078" w:rsidP="00AD7411">
      <w:pPr>
        <w:spacing w:line="320" w:lineRule="exact"/>
        <w:rPr>
          <w:rFonts w:ascii="Arial" w:eastAsia="Arial" w:hAnsi="Arial" w:cs="Arial"/>
        </w:rPr>
      </w:pPr>
      <w:r w:rsidRPr="007A4380">
        <w:rPr>
          <w:rFonts w:ascii="Arial" w:eastAsia="Arial" w:hAnsi="Arial" w:cs="Arial"/>
        </w:rPr>
        <w:t>Als je door ziekte</w:t>
      </w:r>
      <w:r w:rsidR="00836A13" w:rsidRPr="007A4380">
        <w:rPr>
          <w:rFonts w:ascii="Arial" w:eastAsia="Arial" w:hAnsi="Arial" w:cs="Arial"/>
        </w:rPr>
        <w:t xml:space="preserve">, </w:t>
      </w:r>
      <w:r w:rsidRPr="007A4380">
        <w:rPr>
          <w:rFonts w:ascii="Arial" w:eastAsia="Arial" w:hAnsi="Arial" w:cs="Arial"/>
        </w:rPr>
        <w:t xml:space="preserve">ongeval </w:t>
      </w:r>
      <w:r w:rsidR="00836A13" w:rsidRPr="007A4380">
        <w:rPr>
          <w:rFonts w:ascii="Arial" w:eastAsia="Arial" w:hAnsi="Arial" w:cs="Arial"/>
        </w:rPr>
        <w:t xml:space="preserve">of moederschapsverlof </w:t>
      </w:r>
      <w:r w:rsidRPr="007A4380">
        <w:rPr>
          <w:rFonts w:ascii="Arial" w:eastAsia="Arial" w:hAnsi="Arial" w:cs="Arial"/>
        </w:rPr>
        <w:t xml:space="preserve">tijdelijk </w:t>
      </w:r>
      <w:r w:rsidR="00836A13" w:rsidRPr="007A4380">
        <w:rPr>
          <w:rFonts w:ascii="Arial" w:eastAsia="Arial" w:hAnsi="Arial" w:cs="Arial"/>
        </w:rPr>
        <w:t xml:space="preserve">(maar minimaal 36 halve lesdagen) </w:t>
      </w:r>
      <w:r w:rsidRPr="007A4380">
        <w:rPr>
          <w:rFonts w:ascii="Arial" w:eastAsia="Arial" w:hAnsi="Arial" w:cs="Arial"/>
        </w:rPr>
        <w:t xml:space="preserve">de lessen niet kan volgen, heb je mogelijk recht op synchroon internetonderwijs </w:t>
      </w:r>
      <w:r w:rsidR="00836A13" w:rsidRPr="007A4380">
        <w:rPr>
          <w:rFonts w:ascii="Arial" w:eastAsia="Arial" w:hAnsi="Arial" w:cs="Arial"/>
        </w:rPr>
        <w:t xml:space="preserve">(SIO) </w:t>
      </w:r>
      <w:r w:rsidRPr="007A4380">
        <w:rPr>
          <w:rFonts w:ascii="Arial" w:eastAsia="Arial" w:hAnsi="Arial" w:cs="Arial"/>
        </w:rPr>
        <w:t xml:space="preserve">via </w:t>
      </w:r>
      <w:proofErr w:type="spellStart"/>
      <w:r w:rsidRPr="007A4380">
        <w:rPr>
          <w:rFonts w:ascii="Arial" w:eastAsia="Arial" w:hAnsi="Arial" w:cs="Arial"/>
        </w:rPr>
        <w:t>Bednet</w:t>
      </w:r>
      <w:proofErr w:type="spellEnd"/>
      <w:r w:rsidRPr="007A4380">
        <w:rPr>
          <w:rFonts w:ascii="Arial" w:eastAsia="Arial" w:hAnsi="Arial" w:cs="Arial"/>
        </w:rPr>
        <w:t>. Dit biedt de mogelijkheid om van thuis uit via een internetverbinding live deel te nemen aan de lessen, samen met je klasgenoten. Met vragen hierover kan je steeds terecht bij de directie. We zullen je ook op deze optie wijzen wanneer je aan de voorwaarden voldoet.</w:t>
      </w:r>
    </w:p>
    <w:p w14:paraId="3A89CF86" w14:textId="7AB81C65" w:rsidR="00BB7B4F" w:rsidRPr="009C6511" w:rsidRDefault="00A03250" w:rsidP="00FF4869">
      <w:pPr>
        <w:pStyle w:val="Kopje4"/>
      </w:pPr>
      <w:bookmarkStart w:id="51" w:name="_Toc238482573"/>
      <w:bookmarkStart w:id="52" w:name="_Hlk80783751"/>
      <w:r>
        <w:t xml:space="preserve">Lessen </w:t>
      </w:r>
      <w:r w:rsidR="00BB7B4F">
        <w:t>kunnen</w:t>
      </w:r>
      <w:r>
        <w:t xml:space="preserve"> gestreamd</w:t>
      </w:r>
      <w:r w:rsidR="00BB7B4F">
        <w:t xml:space="preserve"> worden</w:t>
      </w:r>
      <w:bookmarkEnd w:id="51"/>
    </w:p>
    <w:p w14:paraId="34E873A6" w14:textId="65BCAA05" w:rsidR="00BB7B4F" w:rsidRPr="007A4380" w:rsidRDefault="00BB7B4F" w:rsidP="00AD7411">
      <w:pPr>
        <w:spacing w:line="320" w:lineRule="exact"/>
        <w:rPr>
          <w:rFonts w:ascii="Arial" w:hAnsi="Arial" w:cs="Arial"/>
        </w:rPr>
      </w:pPr>
      <w:r w:rsidRPr="007A4380">
        <w:rPr>
          <w:rFonts w:ascii="Arial" w:hAnsi="Arial" w:cs="Arial"/>
        </w:rPr>
        <w:t>In uitzonderlijke gevallen kunnen lessen gestreamd worden zodat je die van thuis uit kan volgen. Deze lessen mogen nooit opgenomen worden</w:t>
      </w:r>
      <w:r w:rsidR="00E73831">
        <w:rPr>
          <w:rFonts w:ascii="Arial" w:hAnsi="Arial" w:cs="Arial"/>
        </w:rPr>
        <w:t xml:space="preserve"> </w:t>
      </w:r>
      <w:r w:rsidR="00E73831" w:rsidRPr="00201038">
        <w:rPr>
          <w:rFonts w:ascii="Arial" w:hAnsi="Arial" w:cs="Arial"/>
        </w:rPr>
        <w:t>en we verwachten dat je ze op een passende wijze volgt</w:t>
      </w:r>
      <w:r w:rsidRPr="007A4380">
        <w:rPr>
          <w:rFonts w:ascii="Arial" w:hAnsi="Arial" w:cs="Arial"/>
        </w:rPr>
        <w:t xml:space="preserve">. </w:t>
      </w:r>
    </w:p>
    <w:p w14:paraId="136287D3" w14:textId="1C0DBE59" w:rsidR="00A03250" w:rsidRPr="007A4380" w:rsidRDefault="00BB7B4F" w:rsidP="0026588A">
      <w:pPr>
        <w:spacing w:line="320" w:lineRule="exact"/>
        <w:rPr>
          <w:rFonts w:ascii="Arial" w:hAnsi="Arial" w:cs="Arial"/>
        </w:rPr>
      </w:pPr>
      <w:r w:rsidRPr="007A4380">
        <w:rPr>
          <w:rFonts w:ascii="Arial" w:hAnsi="Arial" w:cs="Arial"/>
        </w:rPr>
        <w:t xml:space="preserve">Lessen kunnen gestreamd worden </w:t>
      </w:r>
      <w:r w:rsidR="00A03250" w:rsidRPr="007A4380">
        <w:rPr>
          <w:rFonts w:ascii="Arial" w:hAnsi="Arial" w:cs="Arial"/>
        </w:rPr>
        <w:t xml:space="preserve">als </w:t>
      </w:r>
      <w:r w:rsidR="00F17263" w:rsidRPr="007A4380">
        <w:rPr>
          <w:rFonts w:ascii="Arial" w:hAnsi="Arial" w:cs="Arial"/>
        </w:rPr>
        <w:t>je</w:t>
      </w:r>
      <w:r w:rsidR="00A03250" w:rsidRPr="007A4380">
        <w:rPr>
          <w:rFonts w:ascii="Arial" w:hAnsi="Arial" w:cs="Arial"/>
        </w:rPr>
        <w:t xml:space="preserve"> een ziektebriefje </w:t>
      </w:r>
      <w:r w:rsidR="00F17263" w:rsidRPr="007A4380">
        <w:rPr>
          <w:rFonts w:ascii="Arial" w:hAnsi="Arial" w:cs="Arial"/>
        </w:rPr>
        <w:t xml:space="preserve">hebt voor minstens </w:t>
      </w:r>
      <w:r w:rsidR="00A03250" w:rsidRPr="007A4380">
        <w:rPr>
          <w:rFonts w:ascii="Arial" w:hAnsi="Arial" w:cs="Arial"/>
        </w:rPr>
        <w:t xml:space="preserve">5 dagen of meer en je bent fysiek en psychisch </w:t>
      </w:r>
      <w:r w:rsidR="00F17263" w:rsidRPr="007A4380">
        <w:rPr>
          <w:rFonts w:ascii="Arial" w:hAnsi="Arial" w:cs="Arial"/>
        </w:rPr>
        <w:t xml:space="preserve">toch </w:t>
      </w:r>
      <w:r w:rsidR="00A03250" w:rsidRPr="007A4380">
        <w:rPr>
          <w:rFonts w:ascii="Arial" w:hAnsi="Arial" w:cs="Arial"/>
        </w:rPr>
        <w:t>in staat om de lessen te volgen (bv. been gebroken).</w:t>
      </w:r>
    </w:p>
    <w:p w14:paraId="367A03E9" w14:textId="39097BE8" w:rsidR="00F17263" w:rsidRPr="00E73831" w:rsidRDefault="00AF5F20" w:rsidP="00AD7411">
      <w:pPr>
        <w:spacing w:line="320" w:lineRule="exact"/>
        <w:textAlignment w:val="baseline"/>
        <w:rPr>
          <w:rFonts w:ascii="Arial" w:hAnsi="Arial" w:cs="Arial"/>
        </w:rPr>
      </w:pPr>
      <w:r w:rsidRPr="007A4380">
        <w:rPr>
          <w:rFonts w:ascii="Arial" w:hAnsi="Arial" w:cs="Arial"/>
        </w:rPr>
        <w:t>Als je ziek bent, is het niet de bedoeling dat je online les volgt. Enkel in uitzonderlijke gevallen (bijv. met doktersattest hiervoor) voorzien we dan streaming.</w:t>
      </w:r>
    </w:p>
    <w:p w14:paraId="04E922D1" w14:textId="21F0466F" w:rsidR="00A03250" w:rsidRPr="007A4380" w:rsidRDefault="00F17263" w:rsidP="002A4AB3">
      <w:pPr>
        <w:spacing w:line="320" w:lineRule="exact"/>
        <w:textAlignment w:val="baseline"/>
        <w:rPr>
          <w:rFonts w:ascii="Arial" w:hAnsi="Arial" w:cs="Arial"/>
        </w:rPr>
      </w:pPr>
      <w:r w:rsidRPr="007A4380">
        <w:rPr>
          <w:rFonts w:ascii="Arial" w:hAnsi="Arial" w:cs="Arial"/>
        </w:rPr>
        <w:t xml:space="preserve">Als school kunnen we zelf het voorstel </w:t>
      </w:r>
      <w:r w:rsidR="00F53B08" w:rsidRPr="007A4380">
        <w:rPr>
          <w:rFonts w:ascii="Arial" w:hAnsi="Arial" w:cs="Arial"/>
        </w:rPr>
        <w:t xml:space="preserve">voor streaming </w:t>
      </w:r>
      <w:r w:rsidRPr="007A4380">
        <w:rPr>
          <w:rFonts w:ascii="Arial" w:hAnsi="Arial" w:cs="Arial"/>
        </w:rPr>
        <w:t xml:space="preserve">doen of je kan de vraag stellen aan ons. </w:t>
      </w:r>
      <w:r w:rsidR="00F53B08" w:rsidRPr="007A4380">
        <w:rPr>
          <w:rFonts w:ascii="Arial" w:hAnsi="Arial" w:cs="Arial"/>
        </w:rPr>
        <w:t>Neem hiervoor</w:t>
      </w:r>
      <w:r w:rsidR="00AF5F20" w:rsidRPr="007A4380">
        <w:rPr>
          <w:rFonts w:ascii="Arial" w:hAnsi="Arial" w:cs="Arial"/>
        </w:rPr>
        <w:t xml:space="preserve"> contact op met het onthaal van de school.</w:t>
      </w:r>
      <w:r w:rsidR="00F53B08" w:rsidRPr="007A4380">
        <w:rPr>
          <w:rFonts w:ascii="Arial" w:hAnsi="Arial" w:cs="Arial"/>
        </w:rPr>
        <w:t xml:space="preserve"> De streaming wordt ten vroegste de dag nadien opgestart (o.a. afhankelijk van de praktische haalbaarheid). </w:t>
      </w:r>
      <w:r w:rsidR="002A4AB3">
        <w:rPr>
          <w:rFonts w:ascii="Arial" w:hAnsi="Arial" w:cs="Arial"/>
        </w:rPr>
        <w:t xml:space="preserve"> </w:t>
      </w:r>
      <w:r w:rsidRPr="007A4380">
        <w:rPr>
          <w:rFonts w:ascii="Arial" w:hAnsi="Arial" w:cs="Arial"/>
        </w:rPr>
        <w:t xml:space="preserve">Als school beslissen we of streamen lukt, het is geen recht. </w:t>
      </w:r>
    </w:p>
    <w:p w14:paraId="6624EA3C" w14:textId="2B70CB57" w:rsidR="00531217" w:rsidRPr="009C6511" w:rsidRDefault="00531217" w:rsidP="00FF4869">
      <w:pPr>
        <w:pStyle w:val="Kopje3"/>
      </w:pPr>
      <w:bookmarkStart w:id="53" w:name="_Toc238482574"/>
      <w:bookmarkEnd w:id="52"/>
      <w:r>
        <w:t>Je moet naar een begrafenis of huwelijk</w:t>
      </w:r>
      <w:bookmarkEnd w:id="53"/>
    </w:p>
    <w:p w14:paraId="6570055B" w14:textId="5B526361" w:rsidR="00DF3E6F" w:rsidRPr="00A72688" w:rsidRDefault="058DE815" w:rsidP="2B339EEE">
      <w:pPr>
        <w:spacing w:line="320" w:lineRule="exact"/>
        <w:rPr>
          <w:rFonts w:ascii="Arial" w:eastAsia="Arial" w:hAnsi="Arial" w:cs="Arial"/>
          <w:lang w:val="nl-NL"/>
        </w:rPr>
      </w:pPr>
      <w:r w:rsidRPr="007A4380">
        <w:rPr>
          <w:rFonts w:ascii="Arial" w:eastAsia="Arial" w:hAnsi="Arial" w:cs="Arial"/>
          <w:lang w:val="nl-NL"/>
        </w:rPr>
        <w:t xml:space="preserve">Je mag steeds afwezig zijn voor een begrafenis of huwelijksplechtigheid van een familielid of van iemand die bij jou thuis </w:t>
      </w:r>
      <w:r w:rsidRPr="009E5C10">
        <w:rPr>
          <w:rFonts w:ascii="Arial" w:eastAsia="Arial" w:hAnsi="Arial" w:cs="Arial"/>
          <w:lang w:val="nl-NL"/>
        </w:rPr>
        <w:t>inwoonde</w:t>
      </w:r>
      <w:r w:rsidRPr="009E5C10">
        <w:rPr>
          <w:rFonts w:ascii="Arial" w:eastAsia="Arial" w:hAnsi="Arial" w:cs="Arial"/>
          <w:color w:val="00B050"/>
          <w:lang w:val="nl-NL"/>
        </w:rPr>
        <w:t>.</w:t>
      </w:r>
      <w:r w:rsidRPr="009E5C10">
        <w:rPr>
          <w:rFonts w:ascii="Arial" w:eastAsia="Arial" w:hAnsi="Arial" w:cs="Arial"/>
          <w:lang w:val="nl-NL"/>
        </w:rPr>
        <w:t xml:space="preserve"> </w:t>
      </w:r>
      <w:r w:rsidR="31F4614A" w:rsidRPr="009E5C10">
        <w:rPr>
          <w:rFonts w:ascii="Arial" w:hAnsi="Arial" w:cs="Arial"/>
        </w:rPr>
        <w:t xml:space="preserve">Het gaat hier enkel over de dag van de begrafenis of het huwelijk zelf. Wanneer het bijwonen van de begrafenis of het huwelijk meer dan één dag vraagt, bv. omdat </w:t>
      </w:r>
      <w:r w:rsidR="31F4614A" w:rsidRPr="00454E58">
        <w:rPr>
          <w:rFonts w:ascii="Arial" w:hAnsi="Arial" w:cs="Arial"/>
        </w:rPr>
        <w:t xml:space="preserve">het een begrafenis in het buitenland is, dan is voor die bijkomende dagen altijd een toestemming van de directie nodig. </w:t>
      </w:r>
      <w:r w:rsidRPr="00454E58">
        <w:rPr>
          <w:rFonts w:ascii="Arial" w:hAnsi="Arial" w:cs="Arial"/>
          <w:lang w:val="nl-NL"/>
        </w:rPr>
        <w:t>Je bezorgt ons dan vooraf een verklaring van je ouders,</w:t>
      </w:r>
      <w:r w:rsidR="10146994" w:rsidRPr="00454E58">
        <w:rPr>
          <w:rFonts w:ascii="Arial" w:hAnsi="Arial" w:cs="Arial"/>
          <w:lang w:val="nl-NL"/>
        </w:rPr>
        <w:t xml:space="preserve"> met</w:t>
      </w:r>
      <w:r w:rsidRPr="00454E58">
        <w:rPr>
          <w:rFonts w:ascii="Arial" w:hAnsi="Arial" w:cs="Arial"/>
          <w:lang w:val="nl-NL"/>
        </w:rPr>
        <w:t xml:space="preserve"> een overlijdensbericht of een huwelijksaankondiging</w:t>
      </w:r>
      <w:r w:rsidRPr="2B339EEE">
        <w:rPr>
          <w:rFonts w:ascii="Arial" w:eastAsia="Arial" w:hAnsi="Arial" w:cs="Arial"/>
          <w:lang w:val="nl-NL"/>
        </w:rPr>
        <w:t>.</w:t>
      </w:r>
    </w:p>
    <w:p w14:paraId="6FA4D4AF" w14:textId="6C2757A8" w:rsidR="00531217" w:rsidRPr="009C6511" w:rsidRDefault="00531217" w:rsidP="00FF4869">
      <w:pPr>
        <w:pStyle w:val="Kopje3"/>
        <w:rPr>
          <w:sz w:val="20"/>
          <w:szCs w:val="20"/>
        </w:rPr>
      </w:pPr>
      <w:bookmarkStart w:id="54" w:name="_Toc238482575"/>
      <w:r>
        <w:t>Je bent (top)sporter</w:t>
      </w:r>
      <w:bookmarkEnd w:id="54"/>
    </w:p>
    <w:p w14:paraId="21803E01" w14:textId="03FFB848"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Als je een topsportstatuut hebt (A of B) kan je maximum 40 halve lesdagen afwezig blijven om deel te nemen aan stages, tornooien en wedstrijden. </w:t>
      </w:r>
      <w:r w:rsidR="00FB2F0E" w:rsidRPr="007A4380">
        <w:rPr>
          <w:rFonts w:ascii="Arial" w:eastAsia="Arial" w:hAnsi="Arial" w:cs="Arial"/>
          <w:lang w:val="nl-NL"/>
        </w:rPr>
        <w:t xml:space="preserve">Je mag niet afwezig zijn voor </w:t>
      </w:r>
      <w:r w:rsidRPr="007A4380">
        <w:rPr>
          <w:rFonts w:ascii="Arial" w:eastAsia="Arial" w:hAnsi="Arial" w:cs="Arial"/>
          <w:lang w:val="nl-NL"/>
        </w:rPr>
        <w:t xml:space="preserve">wekelijkse trainingen. </w:t>
      </w:r>
    </w:p>
    <w:p w14:paraId="1AC1DB42" w14:textId="6EEDC74F" w:rsidR="008D538A" w:rsidRPr="004631C4" w:rsidRDefault="00FB2F0E" w:rsidP="00AE0183">
      <w:pPr>
        <w:spacing w:line="320" w:lineRule="exact"/>
        <w:rPr>
          <w:rFonts w:ascii="Arial" w:eastAsia="Arial" w:hAnsi="Arial" w:cs="Arial"/>
          <w:lang w:val="nl-NL"/>
        </w:rPr>
      </w:pPr>
      <w:r w:rsidRPr="007A4380">
        <w:rPr>
          <w:rFonts w:ascii="Arial" w:eastAsia="Arial" w:hAnsi="Arial" w:cs="Arial"/>
          <w:lang w:val="nl-NL"/>
        </w:rPr>
        <w:t>Als je een topsportstatuut F hebt, en je zit in de eerste graad, kan je maximaal 90 halve lesdagen afwezig blijven om deel te nemen aan stages, tornooien en wedstrijden. In de tweede en derde graad, kan je daarvoor maximaal 130 halve lesdagen afwezig blijven. Je mag niet afwezig zijn voor wekelijkse trainingen.</w:t>
      </w:r>
    </w:p>
    <w:p w14:paraId="5368ACE0" w14:textId="75037126" w:rsidR="00883F26" w:rsidRPr="00FF4869" w:rsidRDefault="00883F26" w:rsidP="00FF4869">
      <w:pPr>
        <w:pStyle w:val="Kopje3"/>
      </w:pPr>
      <w:bookmarkStart w:id="55" w:name="_Toc238482576"/>
      <w:r>
        <w:lastRenderedPageBreak/>
        <w:t>Je hebt een top</w:t>
      </w:r>
      <w:r w:rsidR="00E412DD">
        <w:t>kunsten</w:t>
      </w:r>
      <w:r>
        <w:t>statuut</w:t>
      </w:r>
      <w:bookmarkEnd w:id="55"/>
    </w:p>
    <w:p w14:paraId="189253F4" w14:textId="02E99DE1" w:rsidR="00B777D1" w:rsidRPr="004631C4" w:rsidRDefault="1EA13078" w:rsidP="00AE0183">
      <w:pPr>
        <w:spacing w:line="320" w:lineRule="exact"/>
        <w:rPr>
          <w:rFonts w:ascii="Arial" w:eastAsia="Arial" w:hAnsi="Arial" w:cs="Arial"/>
          <w:lang w:val="nl-NL"/>
        </w:rPr>
      </w:pPr>
      <w:r w:rsidRPr="007A4380">
        <w:rPr>
          <w:rFonts w:ascii="Arial" w:eastAsia="Arial" w:hAnsi="Arial" w:cs="Arial"/>
          <w:lang w:val="nl-NL"/>
        </w:rPr>
        <w:t>Als je een topkunstenstatuut hebt (A of B) kan de selectiecommissie je het recht geven om een aantal halve lesdagen afwezig te zijn zodat je kan deelnemen aan wedstrijden, stages of andere activiteiten die aansluiten bij je discipline.</w:t>
      </w:r>
    </w:p>
    <w:p w14:paraId="46610EC1" w14:textId="391DAB9B" w:rsidR="00E412DD" w:rsidRPr="00FF4869" w:rsidRDefault="00E412DD" w:rsidP="00FF4869">
      <w:pPr>
        <w:pStyle w:val="Kopje3"/>
      </w:pPr>
      <w:bookmarkStart w:id="56" w:name="_Toc238482577"/>
      <w:r>
        <w:t>Je bent zwanger</w:t>
      </w:r>
      <w:bookmarkEnd w:id="56"/>
    </w:p>
    <w:p w14:paraId="081791F6" w14:textId="1DFB67F4" w:rsidR="001376AB" w:rsidRPr="00565677"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Als je zwanger bent, heb je recht op moederschapsverlof, dat is maximaal één week gewettigde afwezigheid vóór de vermoedelijke bevallingsdatum en maximaal negen weken na de bevalling. De schoolvakanties schorten dit verlof niet op. Tijdens die </w:t>
      </w:r>
      <w:r w:rsidRPr="00565677">
        <w:rPr>
          <w:rFonts w:ascii="Arial" w:eastAsia="Arial" w:hAnsi="Arial" w:cs="Arial"/>
          <w:lang w:val="nl-NL"/>
        </w:rPr>
        <w:t xml:space="preserve">afwezigheid kom je in aanmerking voor tijdelijk onderwijs aan huis (zie </w:t>
      </w:r>
      <w:r w:rsidR="00E73831" w:rsidRPr="00565677">
        <w:rPr>
          <w:rFonts w:ascii="Arial" w:eastAsia="Arial" w:hAnsi="Arial" w:cs="Arial"/>
          <w:u w:val="single"/>
          <w:lang w:val="nl-NL"/>
        </w:rPr>
        <w:fldChar w:fldCharType="begin"/>
      </w:r>
      <w:r w:rsidR="00E73831" w:rsidRPr="00565677">
        <w:rPr>
          <w:rFonts w:ascii="Arial" w:eastAsia="Arial" w:hAnsi="Arial" w:cs="Arial"/>
          <w:u w:val="single"/>
          <w:lang w:val="nl-NL"/>
        </w:rPr>
        <w:instrText xml:space="preserve"> REF _Ref174640222 \r \h </w:instrText>
      </w:r>
      <w:r w:rsidR="00E73831" w:rsidRPr="00565677">
        <w:rPr>
          <w:rFonts w:ascii="Arial" w:eastAsia="Arial" w:hAnsi="Arial" w:cs="Arial"/>
          <w:u w:val="single"/>
          <w:lang w:val="nl-NL"/>
        </w:rPr>
      </w:r>
      <w:r w:rsidR="00E73831" w:rsidRPr="00565677">
        <w:rPr>
          <w:rFonts w:ascii="Arial" w:eastAsia="Arial" w:hAnsi="Arial" w:cs="Arial"/>
          <w:u w:val="single"/>
          <w:lang w:val="nl-NL"/>
        </w:rPr>
        <w:fldChar w:fldCharType="separate"/>
      </w:r>
      <w:r w:rsidR="00E73831" w:rsidRPr="00565677">
        <w:rPr>
          <w:rFonts w:ascii="Arial" w:eastAsia="Arial" w:hAnsi="Arial" w:cs="Arial"/>
          <w:u w:val="single"/>
          <w:lang w:val="nl-NL"/>
        </w:rPr>
        <w:t>3.2.2.3</w:t>
      </w:r>
      <w:r w:rsidR="00E73831" w:rsidRPr="00565677">
        <w:rPr>
          <w:rFonts w:ascii="Arial" w:eastAsia="Arial" w:hAnsi="Arial" w:cs="Arial"/>
          <w:u w:val="single"/>
          <w:lang w:val="nl-NL"/>
        </w:rPr>
        <w:fldChar w:fldCharType="end"/>
      </w:r>
      <w:r w:rsidRPr="00565677">
        <w:rPr>
          <w:rFonts w:ascii="Arial" w:eastAsia="Arial" w:hAnsi="Arial" w:cs="Arial"/>
          <w:lang w:val="nl-NL"/>
        </w:rPr>
        <w:t xml:space="preserve">) en synchroon internetonderwijs (zie </w:t>
      </w:r>
      <w:r w:rsidR="00E73831" w:rsidRPr="00565677">
        <w:rPr>
          <w:rFonts w:ascii="Arial" w:eastAsia="Arial" w:hAnsi="Arial" w:cs="Arial"/>
          <w:u w:val="single"/>
          <w:lang w:val="nl-NL"/>
        </w:rPr>
        <w:fldChar w:fldCharType="begin"/>
      </w:r>
      <w:r w:rsidR="00E73831" w:rsidRPr="00565677">
        <w:rPr>
          <w:rFonts w:ascii="Arial" w:eastAsia="Arial" w:hAnsi="Arial" w:cs="Arial"/>
          <w:lang w:val="nl-NL"/>
        </w:rPr>
        <w:instrText xml:space="preserve"> REF _Ref174640241 \r \h </w:instrText>
      </w:r>
      <w:r w:rsidR="00E73831" w:rsidRPr="00565677">
        <w:rPr>
          <w:rFonts w:ascii="Arial" w:eastAsia="Arial" w:hAnsi="Arial" w:cs="Arial"/>
          <w:u w:val="single"/>
          <w:lang w:val="nl-NL"/>
        </w:rPr>
      </w:r>
      <w:r w:rsidR="00E73831" w:rsidRPr="00565677">
        <w:rPr>
          <w:rFonts w:ascii="Arial" w:eastAsia="Arial" w:hAnsi="Arial" w:cs="Arial"/>
          <w:u w:val="single"/>
          <w:lang w:val="nl-NL"/>
        </w:rPr>
        <w:fldChar w:fldCharType="separate"/>
      </w:r>
      <w:r w:rsidR="00E73831" w:rsidRPr="00565677">
        <w:rPr>
          <w:rFonts w:ascii="Arial" w:eastAsia="Arial" w:hAnsi="Arial" w:cs="Arial"/>
          <w:u w:val="single"/>
          <w:lang w:val="nl-NL"/>
        </w:rPr>
        <w:fldChar w:fldCharType="end"/>
      </w:r>
      <w:r w:rsidR="00E73831" w:rsidRPr="00565677">
        <w:rPr>
          <w:rFonts w:ascii="Arial" w:eastAsia="Arial" w:hAnsi="Arial" w:cs="Arial"/>
          <w:u w:val="single"/>
          <w:lang w:val="nl-NL"/>
        </w:rPr>
        <w:fldChar w:fldCharType="begin"/>
      </w:r>
      <w:r w:rsidR="00E73831" w:rsidRPr="00565677">
        <w:rPr>
          <w:rFonts w:ascii="Arial" w:eastAsia="Arial" w:hAnsi="Arial" w:cs="Arial"/>
          <w:u w:val="single"/>
          <w:lang w:val="nl-NL"/>
        </w:rPr>
        <w:instrText xml:space="preserve"> REF _Ref174640242 \r \h </w:instrText>
      </w:r>
      <w:r w:rsidR="00E73831" w:rsidRPr="00565677">
        <w:rPr>
          <w:rFonts w:ascii="Arial" w:eastAsia="Arial" w:hAnsi="Arial" w:cs="Arial"/>
          <w:u w:val="single"/>
          <w:lang w:val="nl-NL"/>
        </w:rPr>
      </w:r>
      <w:r w:rsidR="00E73831" w:rsidRPr="00565677">
        <w:rPr>
          <w:rFonts w:ascii="Arial" w:eastAsia="Arial" w:hAnsi="Arial" w:cs="Arial"/>
          <w:u w:val="single"/>
          <w:lang w:val="nl-NL"/>
        </w:rPr>
        <w:fldChar w:fldCharType="separate"/>
      </w:r>
      <w:r w:rsidR="00E73831" w:rsidRPr="00565677">
        <w:rPr>
          <w:rFonts w:ascii="Arial" w:eastAsia="Arial" w:hAnsi="Arial" w:cs="Arial"/>
          <w:u w:val="single"/>
          <w:lang w:val="nl-NL"/>
        </w:rPr>
        <w:t>3.2.2.4</w:t>
      </w:r>
      <w:r w:rsidR="00E73831" w:rsidRPr="00565677">
        <w:rPr>
          <w:rFonts w:ascii="Arial" w:eastAsia="Arial" w:hAnsi="Arial" w:cs="Arial"/>
          <w:u w:val="single"/>
          <w:lang w:val="nl-NL"/>
        </w:rPr>
        <w:fldChar w:fldCharType="end"/>
      </w:r>
      <w:r w:rsidRPr="00565677">
        <w:rPr>
          <w:rFonts w:ascii="Arial" w:eastAsia="Arial" w:hAnsi="Arial" w:cs="Arial"/>
          <w:lang w:val="nl-NL"/>
        </w:rPr>
        <w:t>).</w:t>
      </w:r>
    </w:p>
    <w:p w14:paraId="4A21965A" w14:textId="6EC31ABA" w:rsidR="00531217" w:rsidRPr="00FF4869" w:rsidRDefault="00083499" w:rsidP="00FF4869">
      <w:pPr>
        <w:pStyle w:val="Kopje3"/>
      </w:pPr>
      <w:bookmarkStart w:id="57" w:name="_Toc238482578"/>
      <w:r>
        <w:t>Je bent</w:t>
      </w:r>
      <w:r w:rsidR="00531217">
        <w:t xml:space="preserve"> afwezig om </w:t>
      </w:r>
      <w:r>
        <w:t xml:space="preserve">één van </w:t>
      </w:r>
      <w:r w:rsidR="00531217">
        <w:t>de volgende redenen</w:t>
      </w:r>
      <w:r>
        <w:t>;</w:t>
      </w:r>
      <w:bookmarkEnd w:id="57"/>
    </w:p>
    <w:p w14:paraId="0591D80F" w14:textId="77777777" w:rsidR="00531217" w:rsidRPr="007A4380" w:rsidRDefault="1EA13078" w:rsidP="007E478C">
      <w:pPr>
        <w:numPr>
          <w:ilvl w:val="0"/>
          <w:numId w:val="67"/>
        </w:numPr>
        <w:spacing w:line="320" w:lineRule="exact"/>
        <w:ind w:left="1134" w:hanging="283"/>
        <w:rPr>
          <w:rFonts w:ascii="Arial" w:eastAsia="Arial" w:hAnsi="Arial" w:cs="Arial"/>
          <w:lang w:val="nl-NL"/>
        </w:rPr>
      </w:pPr>
      <w:r w:rsidRPr="007A4380">
        <w:rPr>
          <w:rFonts w:ascii="Arial" w:eastAsia="Arial" w:hAnsi="Arial" w:cs="Arial"/>
          <w:lang w:val="nl-NL"/>
        </w:rPr>
        <w:t>Je moet voor een rechtbank verschijnen;</w:t>
      </w:r>
    </w:p>
    <w:p w14:paraId="471A775D" w14:textId="77777777" w:rsidR="00531217" w:rsidRPr="007A4380" w:rsidRDefault="1EA13078" w:rsidP="007E478C">
      <w:pPr>
        <w:numPr>
          <w:ilvl w:val="0"/>
          <w:numId w:val="67"/>
        </w:numPr>
        <w:spacing w:line="320" w:lineRule="exact"/>
        <w:ind w:left="1134" w:hanging="283"/>
        <w:rPr>
          <w:rFonts w:ascii="Arial" w:eastAsia="Arial" w:hAnsi="Arial" w:cs="Arial"/>
          <w:lang w:val="nl-NL"/>
        </w:rPr>
      </w:pPr>
      <w:r w:rsidRPr="007A4380">
        <w:rPr>
          <w:rFonts w:ascii="Arial" w:eastAsia="Arial" w:hAnsi="Arial" w:cs="Arial"/>
          <w:lang w:val="nl-NL"/>
        </w:rPr>
        <w:t>de school is door overmacht niet bereikbaar of toegankelijk;</w:t>
      </w:r>
    </w:p>
    <w:p w14:paraId="5D62024D" w14:textId="77777777" w:rsidR="00531217" w:rsidRPr="007A4380" w:rsidRDefault="1EA13078" w:rsidP="007E478C">
      <w:pPr>
        <w:numPr>
          <w:ilvl w:val="0"/>
          <w:numId w:val="67"/>
        </w:numPr>
        <w:spacing w:line="320" w:lineRule="exact"/>
        <w:ind w:left="1134" w:hanging="283"/>
        <w:rPr>
          <w:rFonts w:ascii="Arial" w:eastAsia="Arial" w:hAnsi="Arial" w:cs="Arial"/>
          <w:lang w:val="nl-NL"/>
        </w:rPr>
      </w:pPr>
      <w:r w:rsidRPr="007A4380">
        <w:rPr>
          <w:rFonts w:ascii="Arial" w:eastAsia="Arial" w:hAnsi="Arial" w:cs="Arial"/>
          <w:lang w:val="nl-NL"/>
        </w:rPr>
        <w:t>een maatregel die kadert in de bijzondere jeugdzorg of de jeugdbescherming;</w:t>
      </w:r>
    </w:p>
    <w:p w14:paraId="13FF23CF" w14:textId="77777777" w:rsidR="00531217" w:rsidRPr="007A4380" w:rsidRDefault="1EA13078" w:rsidP="007E478C">
      <w:pPr>
        <w:numPr>
          <w:ilvl w:val="0"/>
          <w:numId w:val="67"/>
        </w:numPr>
        <w:spacing w:line="320" w:lineRule="exact"/>
        <w:ind w:left="1134" w:hanging="283"/>
        <w:rPr>
          <w:rFonts w:ascii="Arial" w:eastAsia="Arial" w:hAnsi="Arial" w:cs="Arial"/>
          <w:lang w:val="nl-NL"/>
        </w:rPr>
      </w:pPr>
      <w:r w:rsidRPr="007A4380">
        <w:rPr>
          <w:rFonts w:ascii="Arial" w:eastAsia="Arial" w:hAnsi="Arial" w:cs="Arial"/>
          <w:lang w:val="nl-NL"/>
        </w:rPr>
        <w:t>op dagen waarop je proeven aflegt voor de examencommissie van de Vlaamse Gemeenschap;</w:t>
      </w:r>
    </w:p>
    <w:p w14:paraId="3E0D7BE4" w14:textId="77777777" w:rsidR="00531217" w:rsidRPr="007A4380" w:rsidRDefault="1EA13078" w:rsidP="007E478C">
      <w:pPr>
        <w:numPr>
          <w:ilvl w:val="0"/>
          <w:numId w:val="67"/>
        </w:numPr>
        <w:spacing w:line="320" w:lineRule="exact"/>
        <w:ind w:left="1134" w:hanging="283"/>
        <w:rPr>
          <w:rFonts w:ascii="Arial" w:eastAsia="Arial" w:hAnsi="Arial" w:cs="Arial"/>
          <w:lang w:val="nl-NL"/>
        </w:rPr>
      </w:pPr>
      <w:r w:rsidRPr="007A4380">
        <w:rPr>
          <w:rFonts w:ascii="Arial" w:eastAsia="Arial" w:hAnsi="Arial" w:cs="Arial"/>
          <w:lang w:val="nl-NL"/>
        </w:rPr>
        <w:t>je bent preventief geschorst;</w:t>
      </w:r>
    </w:p>
    <w:p w14:paraId="26569C71" w14:textId="77777777" w:rsidR="00531217" w:rsidRPr="007A4380" w:rsidRDefault="1EA13078" w:rsidP="007E478C">
      <w:pPr>
        <w:numPr>
          <w:ilvl w:val="0"/>
          <w:numId w:val="67"/>
        </w:numPr>
        <w:spacing w:line="320" w:lineRule="exact"/>
        <w:ind w:left="1134" w:hanging="283"/>
        <w:rPr>
          <w:rFonts w:ascii="Arial" w:eastAsia="Arial" w:hAnsi="Arial" w:cs="Arial"/>
          <w:lang w:val="nl-NL"/>
        </w:rPr>
      </w:pPr>
      <w:r w:rsidRPr="007A4380">
        <w:rPr>
          <w:rFonts w:ascii="Arial" w:eastAsia="Arial" w:hAnsi="Arial" w:cs="Arial"/>
          <w:lang w:val="nl-NL"/>
        </w:rPr>
        <w:t>je bent tijdelijk of definitief uitgesloten;</w:t>
      </w:r>
    </w:p>
    <w:p w14:paraId="63BC60E2" w14:textId="77777777" w:rsidR="00531217" w:rsidRPr="007A4380" w:rsidRDefault="1EA13078" w:rsidP="007E478C">
      <w:pPr>
        <w:numPr>
          <w:ilvl w:val="0"/>
          <w:numId w:val="67"/>
        </w:numPr>
        <w:spacing w:line="320" w:lineRule="exact"/>
        <w:ind w:left="1134" w:hanging="283"/>
        <w:rPr>
          <w:rFonts w:ascii="Arial" w:eastAsia="Arial" w:hAnsi="Arial" w:cs="Arial"/>
          <w:lang w:val="nl-NL"/>
        </w:rPr>
      </w:pPr>
      <w:r w:rsidRPr="007A4380">
        <w:rPr>
          <w:rFonts w:ascii="Arial" w:eastAsia="Arial" w:hAnsi="Arial" w:cs="Arial"/>
          <w:lang w:val="nl-NL"/>
        </w:rPr>
        <w:t>je neemt, als lid van de raad van bestuur of van de algemene vergadering, deel aan activiteiten van de Vlaamse Scholierenkoepel;</w:t>
      </w:r>
    </w:p>
    <w:p w14:paraId="4CDDA308" w14:textId="52D7AC38" w:rsidR="00C5548F" w:rsidRPr="007A4380" w:rsidRDefault="00BE2316" w:rsidP="007E478C">
      <w:pPr>
        <w:numPr>
          <w:ilvl w:val="0"/>
          <w:numId w:val="67"/>
        </w:numPr>
        <w:spacing w:line="320" w:lineRule="exact"/>
        <w:ind w:left="1134" w:hanging="283"/>
        <w:rPr>
          <w:rFonts w:ascii="Arial" w:eastAsia="Arial" w:hAnsi="Arial" w:cs="Arial"/>
          <w:lang w:val="nl-NL"/>
        </w:rPr>
      </w:pPr>
      <w:r>
        <w:rPr>
          <w:rFonts w:ascii="Arial" w:eastAsia="Arial" w:hAnsi="Arial" w:cs="Arial"/>
          <w:lang w:val="nl-NL"/>
        </w:rPr>
        <w:t xml:space="preserve">je viert een feestdag </w:t>
      </w:r>
      <w:r w:rsidR="1EA13078" w:rsidRPr="007A4380">
        <w:rPr>
          <w:rFonts w:ascii="Arial" w:eastAsia="Arial" w:hAnsi="Arial" w:cs="Arial"/>
          <w:lang w:val="nl-NL"/>
        </w:rPr>
        <w:t>die hoort bij je geloof. Je ouders moeten dit wel vooraf schriftelijk melden. Het gaat om de volgende feestdagen die eigen zijn aan de door de grondwet erkende religies:</w:t>
      </w:r>
    </w:p>
    <w:p w14:paraId="6DC43714" w14:textId="77777777" w:rsidR="00531217" w:rsidRPr="007A4380" w:rsidRDefault="1EA13078" w:rsidP="007E478C">
      <w:pPr>
        <w:pStyle w:val="Lijstalinea"/>
        <w:numPr>
          <w:ilvl w:val="0"/>
          <w:numId w:val="68"/>
        </w:numPr>
        <w:spacing w:line="320" w:lineRule="exact"/>
        <w:ind w:left="1418" w:hanging="284"/>
        <w:rPr>
          <w:rFonts w:ascii="Arial" w:eastAsia="Arial" w:hAnsi="Arial" w:cs="Arial"/>
        </w:rPr>
      </w:pPr>
      <w:r w:rsidRPr="007A4380">
        <w:rPr>
          <w:rFonts w:ascii="Arial" w:eastAsia="Arial" w:hAnsi="Arial" w:cs="Arial"/>
        </w:rPr>
        <w:t xml:space="preserve">Islam: Suikerfeest (1 dag), Offerfeest (1 dag). </w:t>
      </w:r>
    </w:p>
    <w:p w14:paraId="1B81FDEB" w14:textId="4BCB71F7" w:rsidR="00531217" w:rsidRDefault="1EA13078" w:rsidP="007E478C">
      <w:pPr>
        <w:pStyle w:val="Lijstalinea"/>
        <w:numPr>
          <w:ilvl w:val="0"/>
          <w:numId w:val="68"/>
        </w:numPr>
        <w:spacing w:line="320" w:lineRule="exact"/>
        <w:ind w:left="1418" w:hanging="284"/>
        <w:rPr>
          <w:rFonts w:ascii="Arial" w:eastAsia="Arial" w:hAnsi="Arial" w:cs="Arial"/>
        </w:rPr>
      </w:pPr>
      <w:r w:rsidRPr="007A4380">
        <w:rPr>
          <w:rFonts w:ascii="Arial" w:eastAsia="Arial" w:hAnsi="Arial" w:cs="Arial"/>
        </w:rPr>
        <w:t xml:space="preserve">Jodendom: Joods Nieuwjaar (2 dagen), Grote Verzoendag (1 dag), Loofhuttenfeest (2 dagen), Slotfeest (2 laatste dagen), Kleine Verzoendag (1 dag), Feest van Esther (1 dag), </w:t>
      </w:r>
      <w:r w:rsidR="00F108F2">
        <w:rPr>
          <w:rFonts w:ascii="Arial" w:eastAsia="Arial" w:hAnsi="Arial" w:cs="Arial"/>
        </w:rPr>
        <w:t>P</w:t>
      </w:r>
      <w:r w:rsidRPr="007A4380">
        <w:rPr>
          <w:rFonts w:ascii="Arial" w:eastAsia="Arial" w:hAnsi="Arial" w:cs="Arial"/>
        </w:rPr>
        <w:t>aasfeest (4 dagen), Wekenfeest (2 dagen);</w:t>
      </w:r>
    </w:p>
    <w:p w14:paraId="7EDBA061" w14:textId="77777777" w:rsidR="008E59B8" w:rsidRPr="00F17EF0" w:rsidRDefault="28EF7901" w:rsidP="007E478C">
      <w:pPr>
        <w:pStyle w:val="Lijstalinea"/>
        <w:numPr>
          <w:ilvl w:val="0"/>
          <w:numId w:val="68"/>
        </w:numPr>
        <w:spacing w:line="320" w:lineRule="exact"/>
        <w:ind w:left="1418" w:hanging="284"/>
        <w:rPr>
          <w:rFonts w:ascii="Arial" w:eastAsia="Arial" w:hAnsi="Arial" w:cs="Arial"/>
          <w:color w:val="9BBB59" w:themeColor="accent3"/>
        </w:rPr>
      </w:pPr>
      <w:r w:rsidRPr="2B339EEE">
        <w:rPr>
          <w:rFonts w:ascii="Arial" w:hAnsi="Arial" w:cs="Arial"/>
        </w:rPr>
        <w:t>Orthodoxe feesten:</w:t>
      </w:r>
    </w:p>
    <w:p w14:paraId="4BCCFE89" w14:textId="282DD91D" w:rsidR="00C00C95" w:rsidRPr="00565677" w:rsidRDefault="00F17EF0" w:rsidP="2B339EEE">
      <w:pPr>
        <w:rPr>
          <w:rFonts w:ascii="Arial" w:hAnsi="Arial" w:cs="Arial"/>
          <w:highlight w:val="lightGray"/>
        </w:rPr>
      </w:pPr>
      <w:r w:rsidRPr="00F17EF0">
        <w:rPr>
          <w:rFonts w:ascii="Arial" w:hAnsi="Arial" w:cs="Arial"/>
          <w:color w:val="9BBB59" w:themeColor="accent3"/>
        </w:rPr>
        <w:tab/>
      </w:r>
      <w:r w:rsidRPr="00F17EF0">
        <w:rPr>
          <w:rFonts w:ascii="Arial" w:hAnsi="Arial" w:cs="Arial"/>
          <w:color w:val="9BBB59" w:themeColor="accent3"/>
        </w:rPr>
        <w:tab/>
      </w:r>
      <w:r w:rsidR="47D3B505" w:rsidRPr="00565677">
        <w:rPr>
          <w:rFonts w:ascii="Arial" w:hAnsi="Arial" w:cs="Arial"/>
          <w:highlight w:val="lightGray"/>
        </w:rPr>
        <w:t xml:space="preserve">. </w:t>
      </w:r>
      <w:r w:rsidR="28EF7901" w:rsidRPr="00565677">
        <w:rPr>
          <w:rFonts w:ascii="Arial" w:hAnsi="Arial" w:cs="Arial"/>
        </w:rPr>
        <w:t>7 januari (voor zover je tot de gemeenschap behoort die in de orthodoxe traditie die</w:t>
      </w:r>
      <w:r w:rsidR="28EF7901" w:rsidRPr="00565677" w:rsidDel="006856FE">
        <w:rPr>
          <w:rFonts w:ascii="Arial" w:hAnsi="Arial" w:cs="Arial"/>
          <w:highlight w:val="lightGray"/>
        </w:rPr>
        <w:t xml:space="preserve"> </w:t>
      </w:r>
      <w:r w:rsidRPr="00565677">
        <w:rPr>
          <w:rFonts w:ascii="Arial" w:hAnsi="Arial" w:cs="Arial"/>
        </w:rPr>
        <w:tab/>
      </w:r>
      <w:r w:rsidRPr="00565677">
        <w:rPr>
          <w:rFonts w:ascii="Arial" w:hAnsi="Arial" w:cs="Arial"/>
        </w:rPr>
        <w:tab/>
      </w:r>
      <w:r w:rsidRPr="00565677">
        <w:rPr>
          <w:rFonts w:ascii="Arial" w:hAnsi="Arial" w:cs="Arial"/>
        </w:rPr>
        <w:tab/>
      </w:r>
      <w:r w:rsidR="28EF7901" w:rsidRPr="00565677">
        <w:rPr>
          <w:rFonts w:ascii="Arial" w:hAnsi="Arial" w:cs="Arial"/>
        </w:rPr>
        <w:t>kalender volgt);</w:t>
      </w:r>
    </w:p>
    <w:p w14:paraId="3FBDE1C9" w14:textId="2AADD7D4" w:rsidR="00C00C95" w:rsidRPr="00565677" w:rsidRDefault="00F17EF0" w:rsidP="2B339EEE">
      <w:pPr>
        <w:rPr>
          <w:rFonts w:ascii="Arial" w:hAnsi="Arial" w:cs="Arial"/>
          <w:highlight w:val="lightGray"/>
        </w:rPr>
      </w:pPr>
      <w:r w:rsidRPr="00565677">
        <w:rPr>
          <w:rFonts w:ascii="Arial" w:hAnsi="Arial" w:cs="Arial"/>
        </w:rPr>
        <w:tab/>
      </w:r>
      <w:r w:rsidRPr="00565677">
        <w:rPr>
          <w:rFonts w:ascii="Arial" w:hAnsi="Arial" w:cs="Arial"/>
        </w:rPr>
        <w:tab/>
      </w:r>
      <w:r w:rsidR="47D3B505" w:rsidRPr="00565677">
        <w:rPr>
          <w:rFonts w:ascii="Arial" w:hAnsi="Arial" w:cs="Arial"/>
          <w:highlight w:val="lightGray"/>
        </w:rPr>
        <w:t xml:space="preserve">. </w:t>
      </w:r>
      <w:r w:rsidR="28EF7901" w:rsidRPr="00565677">
        <w:rPr>
          <w:rFonts w:ascii="Arial" w:hAnsi="Arial" w:cs="Arial"/>
        </w:rPr>
        <w:t xml:space="preserve">Paasmaandag, Hemelvaart en Pinksteren (voor de jaren waarin het orthodox Paasfeest </w:t>
      </w:r>
      <w:r w:rsidRPr="00565677">
        <w:rPr>
          <w:rFonts w:ascii="Arial" w:hAnsi="Arial" w:cs="Arial"/>
        </w:rPr>
        <w:tab/>
      </w:r>
      <w:r w:rsidRPr="00565677">
        <w:rPr>
          <w:rFonts w:ascii="Arial" w:hAnsi="Arial" w:cs="Arial"/>
        </w:rPr>
        <w:tab/>
      </w:r>
      <w:r w:rsidR="28EF7901" w:rsidRPr="00565677">
        <w:rPr>
          <w:rFonts w:ascii="Arial" w:hAnsi="Arial" w:cs="Arial"/>
        </w:rPr>
        <w:t>niet samenvalt met het katholieke Paasfeest).</w:t>
      </w:r>
    </w:p>
    <w:p w14:paraId="02690526" w14:textId="7473AA3F" w:rsidR="00733F4F" w:rsidRPr="00565677" w:rsidRDefault="00F17EF0" w:rsidP="2B339EEE">
      <w:pPr>
        <w:rPr>
          <w:rFonts w:ascii="Arial" w:hAnsi="Arial" w:cs="Arial"/>
          <w:highlight w:val="lightGray"/>
        </w:rPr>
      </w:pPr>
      <w:r w:rsidRPr="00565677">
        <w:rPr>
          <w:rFonts w:ascii="Arial" w:hAnsi="Arial" w:cs="Arial"/>
        </w:rPr>
        <w:tab/>
      </w:r>
      <w:r w:rsidRPr="00565677">
        <w:rPr>
          <w:rFonts w:ascii="Arial" w:hAnsi="Arial" w:cs="Arial"/>
        </w:rPr>
        <w:tab/>
      </w:r>
      <w:r w:rsidR="28EF7901" w:rsidRPr="00565677">
        <w:rPr>
          <w:rFonts w:ascii="Arial" w:hAnsi="Arial" w:cs="Arial"/>
        </w:rPr>
        <w:t xml:space="preserve">De katholieke feestdagen zijn al vervat in de wettelijk vastgelegde schoolvakanties en vrije </w:t>
      </w:r>
      <w:r w:rsidRPr="00565677">
        <w:rPr>
          <w:rFonts w:ascii="Arial" w:hAnsi="Arial" w:cs="Arial"/>
        </w:rPr>
        <w:tab/>
      </w:r>
      <w:r w:rsidRPr="00565677">
        <w:rPr>
          <w:rFonts w:ascii="Arial" w:hAnsi="Arial" w:cs="Arial"/>
        </w:rPr>
        <w:tab/>
      </w:r>
      <w:r w:rsidR="28EF7901" w:rsidRPr="00565677">
        <w:rPr>
          <w:rFonts w:ascii="Arial" w:hAnsi="Arial" w:cs="Arial"/>
        </w:rPr>
        <w:t xml:space="preserve">dagen. De protestants-evangelische en anglicaanse godsdienst hebben geen feestdagen die </w:t>
      </w:r>
      <w:r w:rsidRPr="00565677">
        <w:rPr>
          <w:rFonts w:ascii="Arial" w:hAnsi="Arial" w:cs="Arial"/>
        </w:rPr>
        <w:tab/>
      </w:r>
      <w:r w:rsidRPr="00565677">
        <w:rPr>
          <w:rFonts w:ascii="Arial" w:hAnsi="Arial" w:cs="Arial"/>
        </w:rPr>
        <w:tab/>
      </w:r>
      <w:r w:rsidR="28EF7901" w:rsidRPr="00565677">
        <w:rPr>
          <w:rFonts w:ascii="Arial" w:hAnsi="Arial" w:cs="Arial"/>
        </w:rPr>
        <w:t>daarvan afwijken.</w:t>
      </w:r>
    </w:p>
    <w:p w14:paraId="606B15EB" w14:textId="49DB7255" w:rsidR="00531217" w:rsidRPr="00FF4869" w:rsidRDefault="00083499" w:rsidP="00FF4869">
      <w:pPr>
        <w:pStyle w:val="Kopje3"/>
      </w:pPr>
      <w:bookmarkStart w:id="58" w:name="_Ref174639742"/>
      <w:bookmarkStart w:id="59" w:name="_Toc238482579"/>
      <w:r>
        <w:t>Je hebt de to</w:t>
      </w:r>
      <w:r w:rsidR="004336D2">
        <w:t>estemming van de school om afwezig te zijn</w:t>
      </w:r>
      <w:bookmarkEnd w:id="58"/>
      <w:bookmarkEnd w:id="59"/>
    </w:p>
    <w:p w14:paraId="4D59418E" w14:textId="4F40724A" w:rsidR="00083499"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Voor alle afwezigheden die niet in de vorige punten staan, heb je onze toestemming nodig (bv. </w:t>
      </w:r>
      <w:r w:rsidR="00C745ED">
        <w:rPr>
          <w:rFonts w:ascii="Arial" w:eastAsia="Arial" w:hAnsi="Arial" w:cs="Arial"/>
          <w:lang w:val="nl-NL"/>
        </w:rPr>
        <w:t xml:space="preserve">persoonlijke redenen, </w:t>
      </w:r>
      <w:proofErr w:type="spellStart"/>
      <w:r w:rsidRPr="007A4380">
        <w:rPr>
          <w:rFonts w:ascii="Arial" w:eastAsia="Arial" w:hAnsi="Arial" w:cs="Arial"/>
          <w:lang w:val="nl-NL"/>
        </w:rPr>
        <w:t>schoolvervangende</w:t>
      </w:r>
      <w:proofErr w:type="spellEnd"/>
      <w:r w:rsidRPr="007A4380">
        <w:rPr>
          <w:rFonts w:ascii="Arial" w:eastAsia="Arial" w:hAnsi="Arial" w:cs="Arial"/>
          <w:lang w:val="nl-NL"/>
        </w:rPr>
        <w:t xml:space="preserve"> projecten,…). Daarvoor moet je je wenden tot de directie. Je hebt dus geen recht op deze afwezigheden. We kunnen je vragen om dit schriftelijk te verantwoorden (bv. een verklaring van je ouders).</w:t>
      </w:r>
    </w:p>
    <w:p w14:paraId="54AC2A46" w14:textId="1EA6C12E" w:rsidR="008D538A" w:rsidRPr="007A4380" w:rsidRDefault="00EB2CF6" w:rsidP="742FF1C5">
      <w:pPr>
        <w:spacing w:line="320" w:lineRule="exact"/>
        <w:rPr>
          <w:rFonts w:ascii="Arial" w:eastAsia="Arial" w:hAnsi="Arial" w:cs="Arial"/>
          <w:lang w:val="nl-NL"/>
        </w:rPr>
      </w:pPr>
      <w:r w:rsidRPr="007A4380">
        <w:rPr>
          <w:rFonts w:ascii="Arial" w:eastAsia="Arial" w:hAnsi="Arial" w:cs="Arial"/>
          <w:lang w:val="nl-NL"/>
        </w:rPr>
        <w:lastRenderedPageBreak/>
        <w:t>In o.a. volgend geval geeft de directie toestemmi</w:t>
      </w:r>
      <w:r w:rsidR="00DD6228" w:rsidRPr="007A4380">
        <w:rPr>
          <w:rFonts w:ascii="Arial" w:eastAsia="Arial" w:hAnsi="Arial" w:cs="Arial"/>
          <w:lang w:val="nl-NL"/>
        </w:rPr>
        <w:t>ng om afwezig te zijn op school: w</w:t>
      </w:r>
      <w:r w:rsidR="742FF1C5" w:rsidRPr="007A4380">
        <w:rPr>
          <w:rFonts w:ascii="Arial" w:eastAsia="Arial" w:hAnsi="Arial" w:cs="Arial"/>
          <w:lang w:val="nl-NL"/>
        </w:rPr>
        <w:t>ie een praktisch rijexamen moet afleggen</w:t>
      </w:r>
      <w:r w:rsidR="00733F4F" w:rsidRPr="007A4380">
        <w:rPr>
          <w:rFonts w:ascii="Arial" w:eastAsia="Arial" w:hAnsi="Arial" w:cs="Arial"/>
          <w:lang w:val="nl-NL"/>
        </w:rPr>
        <w:t>, je</w:t>
      </w:r>
      <w:r w:rsidR="742FF1C5" w:rsidRPr="007A4380">
        <w:rPr>
          <w:rFonts w:ascii="Arial" w:eastAsia="Arial" w:hAnsi="Arial" w:cs="Arial"/>
          <w:lang w:val="nl-NL"/>
        </w:rPr>
        <w:t xml:space="preserve"> kan maximum nog 2 uur rijles volgen voor het examen. Voor andere rijlessen (theoretische of praktisch</w:t>
      </w:r>
      <w:r w:rsidR="00DD6228" w:rsidRPr="007A4380">
        <w:rPr>
          <w:rFonts w:ascii="Arial" w:eastAsia="Arial" w:hAnsi="Arial" w:cs="Arial"/>
          <w:lang w:val="nl-NL"/>
        </w:rPr>
        <w:t>e</w:t>
      </w:r>
      <w:r w:rsidR="742FF1C5" w:rsidRPr="007A4380">
        <w:rPr>
          <w:rFonts w:ascii="Arial" w:eastAsia="Arial" w:hAnsi="Arial" w:cs="Arial"/>
          <w:lang w:val="nl-NL"/>
        </w:rPr>
        <w:t>) of het theoretisch rijexamen geven we geen toestemming.</w:t>
      </w:r>
    </w:p>
    <w:p w14:paraId="582EA0C5" w14:textId="35C3E9EC" w:rsidR="008D538A" w:rsidRPr="007A4380" w:rsidRDefault="00286158" w:rsidP="742FF1C5">
      <w:pPr>
        <w:spacing w:line="320" w:lineRule="exact"/>
        <w:rPr>
          <w:rFonts w:ascii="Arial" w:eastAsia="Arial" w:hAnsi="Arial" w:cs="Arial"/>
          <w:lang w:val="nl-NL"/>
        </w:rPr>
      </w:pPr>
      <w:r w:rsidRPr="007A4380">
        <w:rPr>
          <w:rFonts w:ascii="Arial" w:eastAsia="Arial" w:hAnsi="Arial" w:cs="Arial"/>
          <w:lang w:val="nl-NL"/>
        </w:rPr>
        <w:t xml:space="preserve">Ook voor het terugkommoment (dit is een verplichte opleiding van 4 uur die nieuwe chauffeurs moeten volgen tussen 6 en 9 maanden na het behalen van het rijbewijs) voor de rijschool geven we geen toestemming. </w:t>
      </w:r>
    </w:p>
    <w:p w14:paraId="72A95551" w14:textId="3DEFBD7B" w:rsidR="00531217" w:rsidRPr="00FF4869" w:rsidRDefault="00531217" w:rsidP="00FF4869">
      <w:pPr>
        <w:pStyle w:val="Kopje3"/>
      </w:pPr>
      <w:bookmarkStart w:id="60" w:name="_Toc238482580"/>
      <w:bookmarkStart w:id="61" w:name="_Hlk134462124"/>
      <w:r>
        <w:t>Wat als je afw</w:t>
      </w:r>
      <w:r w:rsidR="00D12ABA">
        <w:t xml:space="preserve">ezig bent tijdens </w:t>
      </w:r>
      <w:r w:rsidR="00853CEC">
        <w:t xml:space="preserve">examens, toetsen, </w:t>
      </w:r>
      <w:r w:rsidR="00F42D96">
        <w:t>klasoefeningen of taken</w:t>
      </w:r>
      <w:r>
        <w:t>?</w:t>
      </w:r>
      <w:bookmarkEnd w:id="60"/>
    </w:p>
    <w:p w14:paraId="1105D052" w14:textId="77777777" w:rsidR="00D728C3" w:rsidRDefault="1EA13078" w:rsidP="1EA13078">
      <w:pPr>
        <w:spacing w:line="320" w:lineRule="exact"/>
        <w:rPr>
          <w:rFonts w:ascii="Arial" w:eastAsia="Arial" w:hAnsi="Arial" w:cs="Arial"/>
          <w:lang w:val="nl-NL"/>
        </w:rPr>
      </w:pPr>
      <w:r w:rsidRPr="007A4380">
        <w:rPr>
          <w:rFonts w:ascii="Arial" w:eastAsia="Arial" w:hAnsi="Arial" w:cs="Arial"/>
          <w:lang w:val="nl-NL"/>
        </w:rPr>
        <w:t>Als je om welke reden ook niet deelneemt aan een toets, klasoefening of persoonlijk werk, ben je verplicht die achteraf te maken a</w:t>
      </w:r>
      <w:r w:rsidR="00B87E91" w:rsidRPr="007A4380">
        <w:rPr>
          <w:rFonts w:ascii="Arial" w:eastAsia="Arial" w:hAnsi="Arial" w:cs="Arial"/>
          <w:lang w:val="nl-NL"/>
        </w:rPr>
        <w:t>ls de afwezigheid kort is</w:t>
      </w:r>
      <w:r w:rsidRPr="007A4380">
        <w:rPr>
          <w:rFonts w:ascii="Arial" w:eastAsia="Arial" w:hAnsi="Arial" w:cs="Arial"/>
          <w:lang w:val="nl-NL"/>
        </w:rPr>
        <w:t xml:space="preserve">. </w:t>
      </w:r>
    </w:p>
    <w:p w14:paraId="7787660E" w14:textId="51E5FFD0" w:rsidR="000C3E97" w:rsidRPr="007A4380" w:rsidRDefault="1EA13078" w:rsidP="1EA13078">
      <w:pPr>
        <w:spacing w:line="320" w:lineRule="exact"/>
        <w:rPr>
          <w:rFonts w:ascii="Arial" w:eastAsia="Arial" w:hAnsi="Arial" w:cs="Arial"/>
        </w:rPr>
      </w:pPr>
      <w:r w:rsidRPr="007A4380">
        <w:rPr>
          <w:rFonts w:ascii="Arial" w:eastAsia="Arial" w:hAnsi="Arial" w:cs="Arial"/>
          <w:lang w:val="nl-NL"/>
        </w:rPr>
        <w:t xml:space="preserve">Bij een </w:t>
      </w:r>
      <w:r w:rsidRPr="007A4380">
        <w:rPr>
          <w:rFonts w:ascii="Arial" w:eastAsia="Arial" w:hAnsi="Arial" w:cs="Arial"/>
          <w:u w:val="single"/>
          <w:lang w:val="nl-NL"/>
        </w:rPr>
        <w:t>inhaaltoets</w:t>
      </w:r>
      <w:r w:rsidRPr="007A4380">
        <w:rPr>
          <w:rFonts w:ascii="Arial" w:eastAsia="Arial" w:hAnsi="Arial" w:cs="Arial"/>
          <w:lang w:val="nl-NL"/>
        </w:rPr>
        <w:t xml:space="preserve"> bepaalt de school in overleg met de leerkracht wanneer deze inhaalbeurt doorgaat, </w:t>
      </w:r>
      <w:r w:rsidRPr="004108C0">
        <w:rPr>
          <w:rFonts w:ascii="Arial" w:eastAsia="Arial" w:hAnsi="Arial" w:cs="Arial"/>
          <w:lang w:val="nl-NL"/>
        </w:rPr>
        <w:t>op de vrije halve dag</w:t>
      </w:r>
      <w:r w:rsidR="004F537E" w:rsidRPr="004108C0">
        <w:rPr>
          <w:rFonts w:ascii="Arial" w:eastAsia="Arial" w:hAnsi="Arial" w:cs="Arial"/>
          <w:lang w:val="nl-NL"/>
        </w:rPr>
        <w:t xml:space="preserve"> of op een a</w:t>
      </w:r>
      <w:r w:rsidR="004108C0" w:rsidRPr="004108C0">
        <w:rPr>
          <w:rFonts w:ascii="Arial" w:eastAsia="Arial" w:hAnsi="Arial" w:cs="Arial"/>
          <w:lang w:val="nl-NL"/>
        </w:rPr>
        <w:t>vond</w:t>
      </w:r>
      <w:r w:rsidRPr="004108C0">
        <w:rPr>
          <w:rFonts w:ascii="Arial" w:eastAsia="Arial" w:hAnsi="Arial" w:cs="Arial"/>
          <w:lang w:val="nl-NL"/>
        </w:rPr>
        <w:t xml:space="preserve">. </w:t>
      </w:r>
      <w:r w:rsidRPr="00A46EFA">
        <w:rPr>
          <w:rFonts w:ascii="Arial" w:eastAsia="Arial" w:hAnsi="Arial" w:cs="Arial"/>
        </w:rPr>
        <w:t>Heb je op de vrije halve dag inhaaltoets, dan blijf je tijdens de middagpauze op school eten als je anders op school</w:t>
      </w:r>
      <w:r w:rsidRPr="007A4380">
        <w:rPr>
          <w:rFonts w:ascii="Arial" w:eastAsia="Arial" w:hAnsi="Arial" w:cs="Arial"/>
        </w:rPr>
        <w:t xml:space="preserve"> eet. Enkel met schriftelijke toestemming van de ouders kan je buiten school eten.</w:t>
      </w:r>
    </w:p>
    <w:bookmarkEnd w:id="61"/>
    <w:p w14:paraId="6B5BAD5D" w14:textId="1D6A3D04" w:rsidR="006C3F9F" w:rsidRPr="00D83641"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Je maakt je taak bij een korte afwezigheid. Deze verplichting kan vervallen bij een langere, gemotiveerde afwezigheid en na afspraak met de vakleerkracht. </w:t>
      </w:r>
    </w:p>
    <w:p w14:paraId="26F15AF4" w14:textId="0FB373FC" w:rsidR="003E6F0E" w:rsidRPr="00D83641" w:rsidRDefault="1EA13078" w:rsidP="00D83641">
      <w:pPr>
        <w:spacing w:line="320" w:lineRule="exact"/>
        <w:rPr>
          <w:rFonts w:ascii="Arial" w:eastAsia="Arial" w:hAnsi="Arial" w:cs="Arial"/>
          <w:lang w:val="nl-NL"/>
        </w:rPr>
      </w:pPr>
      <w:r w:rsidRPr="007A4380">
        <w:rPr>
          <w:rFonts w:ascii="Arial" w:eastAsia="Arial" w:hAnsi="Arial" w:cs="Arial"/>
          <w:lang w:val="nl-NL"/>
        </w:rPr>
        <w:t>Als je ziek wordt tijdens de examens moet je de school zo snel mogelijk verwittigen en steeds een medisch attest ingeven.</w:t>
      </w:r>
    </w:p>
    <w:p w14:paraId="143B02A2"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Als je gewettigd afwezig was bij één of meer examens, dan moet je de school onmiddellijk verwittigen.</w:t>
      </w:r>
    </w:p>
    <w:p w14:paraId="36E0B8F9" w14:textId="77777777" w:rsidR="00531217"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Bij een korte afwezigheid wordt, in overleg met de directie, een regeling getroffen om het inhaalexamen af te leggen.</w:t>
      </w:r>
    </w:p>
    <w:p w14:paraId="351DCC0D" w14:textId="275B4A6F" w:rsidR="00294738" w:rsidRPr="00FF4869" w:rsidRDefault="1EA13078" w:rsidP="00AE0183">
      <w:pPr>
        <w:pStyle w:val="Plattetekst2"/>
        <w:spacing w:line="320" w:lineRule="exact"/>
        <w:rPr>
          <w:rFonts w:ascii="Arial" w:eastAsia="Arial" w:hAnsi="Arial" w:cs="Arial"/>
          <w:sz w:val="20"/>
        </w:rPr>
      </w:pPr>
      <w:r w:rsidRPr="007A4380">
        <w:rPr>
          <w:rFonts w:ascii="Arial" w:eastAsia="Arial" w:hAnsi="Arial" w:cs="Arial"/>
          <w:sz w:val="20"/>
        </w:rPr>
        <w:t>Als je langdurig afwezig bent, beslist de directie steeds in samenspraak met de klassenraad of je de niet gemaakte examens moet inhalen. De directie beslist ook hoe en wanneer je ze dan moet inhalen. Dit wordt aan je ouders meegedeeld.</w:t>
      </w:r>
    </w:p>
    <w:p w14:paraId="5329CDD0" w14:textId="55A1F553" w:rsidR="00807990" w:rsidRPr="007A4380" w:rsidRDefault="058DE815" w:rsidP="1EA13078">
      <w:pPr>
        <w:spacing w:line="320" w:lineRule="exact"/>
        <w:rPr>
          <w:rFonts w:ascii="Arial" w:eastAsia="Arial" w:hAnsi="Arial" w:cs="Arial"/>
        </w:rPr>
      </w:pPr>
      <w:r w:rsidRPr="2B339EEE">
        <w:rPr>
          <w:rFonts w:ascii="Arial" w:eastAsia="Arial" w:hAnsi="Arial" w:cs="Arial"/>
        </w:rPr>
        <w:t>Bij afwezigheden tijdens evaluaties maken we een onderscheid tussen gewettigd en problematisch afwezig zijn</w:t>
      </w:r>
      <w:r w:rsidR="3B99DB9C" w:rsidRPr="2B339EEE">
        <w:rPr>
          <w:rFonts w:ascii="Arial" w:eastAsia="Arial" w:hAnsi="Arial" w:cs="Arial"/>
        </w:rPr>
        <w:t xml:space="preserve"> door spijbelen</w:t>
      </w:r>
      <w:r w:rsidRPr="2B339EEE">
        <w:rPr>
          <w:rFonts w:ascii="Arial" w:eastAsia="Arial" w:hAnsi="Arial" w:cs="Arial"/>
        </w:rPr>
        <w:t>:</w:t>
      </w:r>
    </w:p>
    <w:p w14:paraId="05C97C28" w14:textId="77777777" w:rsidR="00807990" w:rsidRPr="007A4380" w:rsidRDefault="1EA13078" w:rsidP="007E478C">
      <w:pPr>
        <w:pStyle w:val="Lijstalinea"/>
        <w:numPr>
          <w:ilvl w:val="0"/>
          <w:numId w:val="73"/>
        </w:numPr>
        <w:spacing w:line="320" w:lineRule="exact"/>
        <w:ind w:left="1134" w:hanging="283"/>
        <w:rPr>
          <w:rFonts w:ascii="Arial" w:eastAsia="Arial" w:hAnsi="Arial" w:cs="Arial"/>
        </w:rPr>
      </w:pPr>
      <w:r w:rsidRPr="007A4380">
        <w:rPr>
          <w:rFonts w:ascii="Arial" w:eastAsia="Arial" w:hAnsi="Arial" w:cs="Arial"/>
        </w:rPr>
        <w:t>Als je gewettigd afwezig bent, zijn er twee mogelijkheden:</w:t>
      </w:r>
    </w:p>
    <w:p w14:paraId="1DACCAF9" w14:textId="77777777" w:rsidR="00807990" w:rsidRPr="007A4380" w:rsidRDefault="1EA13078" w:rsidP="007E478C">
      <w:pPr>
        <w:pStyle w:val="Lijstalinea"/>
        <w:numPr>
          <w:ilvl w:val="2"/>
          <w:numId w:val="75"/>
        </w:numPr>
        <w:spacing w:line="320" w:lineRule="exact"/>
        <w:ind w:left="1701" w:hanging="283"/>
        <w:rPr>
          <w:rFonts w:ascii="Arial" w:eastAsia="Arial" w:hAnsi="Arial" w:cs="Arial"/>
        </w:rPr>
      </w:pPr>
      <w:r w:rsidRPr="007A4380">
        <w:rPr>
          <w:rFonts w:ascii="Arial" w:eastAsia="Arial" w:hAnsi="Arial" w:cs="Arial"/>
        </w:rPr>
        <w:t>de toets, het examen of de evaluatie wordt niet meegeteld (je krijgt 0 op 0, dit is uitzonderlijk: bij lange afwezigheid);</w:t>
      </w:r>
    </w:p>
    <w:p w14:paraId="08F36E07" w14:textId="77777777" w:rsidR="00807990" w:rsidRPr="007A4380" w:rsidRDefault="1EA13078" w:rsidP="007E478C">
      <w:pPr>
        <w:pStyle w:val="Lijstalinea"/>
        <w:numPr>
          <w:ilvl w:val="2"/>
          <w:numId w:val="75"/>
        </w:numPr>
        <w:spacing w:line="320" w:lineRule="exact"/>
        <w:ind w:left="1701" w:hanging="283"/>
        <w:rPr>
          <w:rFonts w:ascii="Arial" w:eastAsia="Arial" w:hAnsi="Arial" w:cs="Arial"/>
        </w:rPr>
      </w:pPr>
      <w:r w:rsidRPr="007A4380">
        <w:rPr>
          <w:rFonts w:ascii="Arial" w:eastAsia="Arial" w:hAnsi="Arial" w:cs="Arial"/>
        </w:rPr>
        <w:t>er volgt een inhaalbeurt.</w:t>
      </w:r>
    </w:p>
    <w:p w14:paraId="7DD0C587" w14:textId="77777777" w:rsidR="00807990" w:rsidRPr="00061B1B" w:rsidRDefault="1EA13078" w:rsidP="1EA13078">
      <w:pPr>
        <w:pStyle w:val="Lijstalinea"/>
        <w:spacing w:line="320" w:lineRule="exact"/>
        <w:ind w:left="1134"/>
        <w:rPr>
          <w:rFonts w:ascii="Arial" w:eastAsia="Arial" w:hAnsi="Arial" w:cs="Arial"/>
        </w:rPr>
      </w:pPr>
      <w:r w:rsidRPr="007A4380">
        <w:rPr>
          <w:rFonts w:ascii="Arial" w:eastAsia="Arial" w:hAnsi="Arial" w:cs="Arial"/>
        </w:rPr>
        <w:t xml:space="preserve">Vergeet je de inhaaltoets, dan krijg je de eerste keer -20% van de punten, de tweede keer 0. </w:t>
      </w:r>
      <w:r w:rsidRPr="00061B1B">
        <w:rPr>
          <w:rFonts w:ascii="Arial" w:eastAsia="Arial" w:hAnsi="Arial" w:cs="Arial"/>
        </w:rPr>
        <w:t xml:space="preserve">Kom je bewust niet naar de inhaalbeurt, dan krijg je een 0. </w:t>
      </w:r>
    </w:p>
    <w:p w14:paraId="4D36B4B8" w14:textId="196BD675" w:rsidR="00C8410E" w:rsidRPr="00061B1B" w:rsidRDefault="058DE815" w:rsidP="007E478C">
      <w:pPr>
        <w:pStyle w:val="Lijstalinea"/>
        <w:numPr>
          <w:ilvl w:val="0"/>
          <w:numId w:val="74"/>
        </w:numPr>
        <w:spacing w:line="320" w:lineRule="exact"/>
        <w:ind w:left="1134" w:hanging="283"/>
        <w:rPr>
          <w:rFonts w:ascii="Arial" w:eastAsia="Arial" w:hAnsi="Arial" w:cs="Arial"/>
        </w:rPr>
      </w:pPr>
      <w:r w:rsidRPr="2B339EEE">
        <w:rPr>
          <w:rFonts w:ascii="Arial" w:eastAsia="Arial" w:hAnsi="Arial" w:cs="Arial"/>
        </w:rPr>
        <w:t>Ben je problematisch afwezig</w:t>
      </w:r>
      <w:r w:rsidR="48AB4EF9" w:rsidRPr="2B339EEE">
        <w:rPr>
          <w:rFonts w:ascii="Arial" w:eastAsia="Arial" w:hAnsi="Arial" w:cs="Arial"/>
        </w:rPr>
        <w:t xml:space="preserve"> door spijbelen</w:t>
      </w:r>
      <w:r w:rsidRPr="2B339EEE">
        <w:rPr>
          <w:rFonts w:ascii="Arial" w:eastAsia="Arial" w:hAnsi="Arial" w:cs="Arial"/>
        </w:rPr>
        <w:t xml:space="preserve">, dan geven we steeds een </w:t>
      </w:r>
      <w:proofErr w:type="spellStart"/>
      <w:r w:rsidRPr="2B339EEE">
        <w:rPr>
          <w:rFonts w:ascii="Arial" w:eastAsia="Arial" w:hAnsi="Arial" w:cs="Arial"/>
        </w:rPr>
        <w:t>nulquotering</w:t>
      </w:r>
      <w:proofErr w:type="spellEnd"/>
      <w:r w:rsidRPr="2B339EEE">
        <w:rPr>
          <w:rFonts w:ascii="Arial" w:eastAsia="Arial" w:hAnsi="Arial" w:cs="Arial"/>
        </w:rPr>
        <w:t xml:space="preserve"> (bv. 0 op 10) bij dagwerk (ook voor elke vorm van permanente evaluatie). </w:t>
      </w:r>
    </w:p>
    <w:p w14:paraId="77BFC493" w14:textId="732FBC13" w:rsidR="00EC62A9" w:rsidRPr="00061B1B" w:rsidRDefault="058DE815" w:rsidP="2B339EEE">
      <w:pPr>
        <w:pStyle w:val="Lijstalinea"/>
        <w:spacing w:line="320" w:lineRule="exact"/>
        <w:ind w:left="1134"/>
        <w:rPr>
          <w:rFonts w:ascii="Arial" w:eastAsia="Arial" w:hAnsi="Arial" w:cs="Arial"/>
        </w:rPr>
      </w:pPr>
      <w:r w:rsidRPr="2B339EEE">
        <w:rPr>
          <w:rFonts w:ascii="Arial" w:eastAsia="Arial" w:hAnsi="Arial" w:cs="Arial"/>
        </w:rPr>
        <w:t xml:space="preserve">Voor een problematische afwezigheid </w:t>
      </w:r>
      <w:r w:rsidR="598176C1" w:rsidRPr="2B339EEE">
        <w:rPr>
          <w:rFonts w:ascii="Arial" w:eastAsia="Arial" w:hAnsi="Arial" w:cs="Arial"/>
        </w:rPr>
        <w:t xml:space="preserve">door spijbelen </w:t>
      </w:r>
      <w:r w:rsidRPr="2B339EEE">
        <w:rPr>
          <w:rFonts w:ascii="Arial" w:eastAsia="Arial" w:hAnsi="Arial" w:cs="Arial"/>
        </w:rPr>
        <w:t xml:space="preserve">op examens beslist de klassenraad of dit een </w:t>
      </w:r>
      <w:proofErr w:type="spellStart"/>
      <w:r w:rsidRPr="2B339EEE">
        <w:rPr>
          <w:rFonts w:ascii="Arial" w:eastAsia="Arial" w:hAnsi="Arial" w:cs="Arial"/>
        </w:rPr>
        <w:t>nulquotering</w:t>
      </w:r>
      <w:proofErr w:type="spellEnd"/>
      <w:r w:rsidRPr="2B339EEE">
        <w:rPr>
          <w:rFonts w:ascii="Arial" w:eastAsia="Arial" w:hAnsi="Arial" w:cs="Arial"/>
        </w:rPr>
        <w:t xml:space="preserve"> is of als het examen niet wordt meegeteld (0 op 0).</w:t>
      </w:r>
    </w:p>
    <w:p w14:paraId="27A28D79" w14:textId="4CB13229" w:rsidR="00531217" w:rsidRPr="00FF4869" w:rsidRDefault="00531217" w:rsidP="00FF4869">
      <w:pPr>
        <w:pStyle w:val="Kopje3"/>
      </w:pPr>
      <w:bookmarkStart w:id="62" w:name="_Toc238482581"/>
      <w:r>
        <w:t>Wat als je afwezig bent op stage?</w:t>
      </w:r>
      <w:bookmarkEnd w:id="62"/>
    </w:p>
    <w:p w14:paraId="5DCDBCCE" w14:textId="44DE3D7D" w:rsidR="00531217" w:rsidRPr="00FF4869" w:rsidRDefault="1EA13078" w:rsidP="00AE0183">
      <w:pPr>
        <w:spacing w:line="320" w:lineRule="exact"/>
        <w:rPr>
          <w:rFonts w:ascii="Arial" w:eastAsia="Arial" w:hAnsi="Arial" w:cs="Arial"/>
        </w:rPr>
      </w:pPr>
      <w:r w:rsidRPr="007A4380">
        <w:rPr>
          <w:rFonts w:ascii="Arial" w:eastAsia="Arial" w:hAnsi="Arial" w:cs="Arial"/>
        </w:rPr>
        <w:t xml:space="preserve">In verschillende studierichtingen worden in de derde graad stages georganiseerd. Die stages moeten steeds in de voorgeschreven hoeveelheid uitgevoerd en na afwezigheid ingehaald worden. </w:t>
      </w:r>
    </w:p>
    <w:p w14:paraId="38D105E0" w14:textId="77777777" w:rsidR="00206665"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lastRenderedPageBreak/>
        <w:t>Als je langdurig afwezig bent, kan de directeur of zijn afgevaardigde ook beslissen of je niet gevolgde stages moet inhalen. Hij doet dit steeds in samenspraak met de begeleidende klassenraad. Hij beslist ook hoe en wanneer je ze moet inhalen.</w:t>
      </w:r>
    </w:p>
    <w:p w14:paraId="04DE8FF6"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leerlingen die stage lopen, ontvangen het intern stagereglement en een stageovereenkomst. </w:t>
      </w:r>
    </w:p>
    <w:p w14:paraId="2A0830D7"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 xml:space="preserve">Bij elke afwezigheid verwittig je </w:t>
      </w:r>
      <w:r w:rsidRPr="007A4380">
        <w:rPr>
          <w:rFonts w:ascii="Arial" w:eastAsia="Arial" w:hAnsi="Arial" w:cs="Arial"/>
          <w:u w:val="single"/>
        </w:rPr>
        <w:t>onmiddellijk</w:t>
      </w:r>
      <w:r w:rsidRPr="007A4380">
        <w:rPr>
          <w:rFonts w:ascii="Arial" w:eastAsia="Arial" w:hAnsi="Arial" w:cs="Arial"/>
        </w:rPr>
        <w:t xml:space="preserve">: </w:t>
      </w:r>
    </w:p>
    <w:p w14:paraId="174683AC" w14:textId="77777777" w:rsidR="00531217" w:rsidRPr="007A4380" w:rsidRDefault="1EA13078" w:rsidP="00155CDC">
      <w:pPr>
        <w:numPr>
          <w:ilvl w:val="0"/>
          <w:numId w:val="17"/>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de school,</w:t>
      </w:r>
    </w:p>
    <w:p w14:paraId="07360F9D" w14:textId="77777777" w:rsidR="00531217" w:rsidRPr="007A4380" w:rsidRDefault="1EA13078" w:rsidP="00155CDC">
      <w:pPr>
        <w:numPr>
          <w:ilvl w:val="0"/>
          <w:numId w:val="17"/>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de stagebegeleider (= de verantwoordelijke leerkracht),</w:t>
      </w:r>
    </w:p>
    <w:p w14:paraId="4001C15E" w14:textId="77777777" w:rsidR="00531217" w:rsidRPr="007A4380" w:rsidRDefault="1EA13078" w:rsidP="00155CDC">
      <w:pPr>
        <w:numPr>
          <w:ilvl w:val="0"/>
          <w:numId w:val="17"/>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de stageplaats vóór 8 uur.</w:t>
      </w:r>
    </w:p>
    <w:p w14:paraId="7EE01CC0" w14:textId="25EB248D" w:rsidR="008103FE" w:rsidRPr="00184B6A" w:rsidRDefault="1EA13078" w:rsidP="00AE0183">
      <w:pPr>
        <w:spacing w:line="320" w:lineRule="exact"/>
        <w:rPr>
          <w:rFonts w:ascii="Arial" w:eastAsia="Arial" w:hAnsi="Arial" w:cs="Arial"/>
        </w:rPr>
      </w:pPr>
      <w:r w:rsidRPr="007A4380">
        <w:rPr>
          <w:rFonts w:ascii="Arial" w:eastAsia="Arial" w:hAnsi="Arial" w:cs="Arial"/>
        </w:rPr>
        <w:t>Net zoals bij een afwezigheid op school gelden hier dezelfde regels.</w:t>
      </w:r>
    </w:p>
    <w:p w14:paraId="24E19C82" w14:textId="5546F4EB" w:rsidR="00531217" w:rsidRPr="00FF4869" w:rsidRDefault="00531217" w:rsidP="00FF4869">
      <w:pPr>
        <w:pStyle w:val="Kopje3"/>
      </w:pPr>
      <w:bookmarkStart w:id="63" w:name="_Toc238482582"/>
      <w:r>
        <w:t>Spijbelen kan niet</w:t>
      </w:r>
      <w:bookmarkEnd w:id="63"/>
    </w:p>
    <w:p w14:paraId="7E3DED6E" w14:textId="516195D1" w:rsidR="009E67CF" w:rsidRPr="007A4380" w:rsidRDefault="058DE815" w:rsidP="2B339EEE">
      <w:pPr>
        <w:pStyle w:val="VVKSOTekst"/>
        <w:spacing w:after="0" w:line="320" w:lineRule="exact"/>
        <w:rPr>
          <w:rFonts w:eastAsia="Arial" w:cs="Arial"/>
          <w:lang w:val="nl-BE"/>
        </w:rPr>
      </w:pPr>
      <w:r w:rsidRPr="2B339EEE">
        <w:rPr>
          <w:rFonts w:cs="Arial"/>
          <w:lang w:val="nl-BE"/>
        </w:rPr>
        <w:t>Misschien ervaar je lere</w:t>
      </w:r>
      <w:r w:rsidR="407938B3" w:rsidRPr="2B339EEE">
        <w:rPr>
          <w:rFonts w:cs="Arial"/>
          <w:lang w:val="nl-BE"/>
        </w:rPr>
        <w:t>n en schoollopen soms als lastig</w:t>
      </w:r>
      <w:r w:rsidRPr="2B339EEE">
        <w:rPr>
          <w:rFonts w:cs="Arial"/>
          <w:lang w:val="nl-BE"/>
        </w:rPr>
        <w:t xml:space="preserve">. Blijf echter niet zomaar weg uit school. Spijbelen kan niet! Als er moeilijkheden zijn, willen wij je samen met het CLB helpen. Daarvoor rekenen we ook op jouw positieve instelling. </w:t>
      </w:r>
      <w:r w:rsidRPr="79A11FAE">
        <w:rPr>
          <w:rFonts w:cs="Arial"/>
          <w:lang w:val="nl-BE"/>
        </w:rPr>
        <w:t>Als je spijbelt</w:t>
      </w:r>
      <w:r w:rsidR="650F71A9" w:rsidRPr="79A11FAE">
        <w:rPr>
          <w:rFonts w:cs="Arial"/>
          <w:lang w:val="nl-BE"/>
        </w:rPr>
        <w:t xml:space="preserve"> krijg je een B-code en die</w:t>
      </w:r>
      <w:r w:rsidRPr="79A11FAE">
        <w:rPr>
          <w:rFonts w:cs="Arial"/>
          <w:lang w:val="nl-BE"/>
        </w:rPr>
        <w:t xml:space="preserve"> </w:t>
      </w:r>
      <w:r w:rsidR="27B4ABBC" w:rsidRPr="79A11FAE">
        <w:rPr>
          <w:rFonts w:cs="Arial"/>
          <w:lang w:val="nl-BE"/>
        </w:rPr>
        <w:t>word</w:t>
      </w:r>
      <w:r w:rsidR="650F71A9" w:rsidRPr="79A11FAE">
        <w:rPr>
          <w:rFonts w:cs="Arial"/>
          <w:lang w:val="nl-BE"/>
        </w:rPr>
        <w:t>en altijd doorgegeven aan</w:t>
      </w:r>
      <w:r w:rsidR="27B4ABBC" w:rsidRPr="79A11FAE">
        <w:rPr>
          <w:rFonts w:cs="Arial"/>
          <w:lang w:val="nl-BE"/>
        </w:rPr>
        <w:t xml:space="preserve"> het </w:t>
      </w:r>
      <w:r w:rsidR="2FD1E474" w:rsidRPr="79A11FAE">
        <w:rPr>
          <w:rFonts w:cs="Arial"/>
          <w:lang w:val="nl-BE"/>
        </w:rPr>
        <w:t>M</w:t>
      </w:r>
      <w:r w:rsidRPr="79A11FAE">
        <w:rPr>
          <w:rFonts w:cs="Arial"/>
          <w:lang w:val="nl-BE"/>
        </w:rPr>
        <w:t xml:space="preserve">inisterie van </w:t>
      </w:r>
      <w:r w:rsidR="2FD1E474" w:rsidRPr="79A11FAE">
        <w:rPr>
          <w:rFonts w:cs="Arial"/>
          <w:lang w:val="nl-BE"/>
        </w:rPr>
        <w:t>O</w:t>
      </w:r>
      <w:r w:rsidRPr="79A11FAE">
        <w:rPr>
          <w:rFonts w:cs="Arial"/>
          <w:lang w:val="nl-BE"/>
        </w:rPr>
        <w:t>nderwijs</w:t>
      </w:r>
      <w:r w:rsidR="650F71A9" w:rsidRPr="79A11FAE">
        <w:rPr>
          <w:rFonts w:cs="Arial"/>
          <w:lang w:val="nl-BE"/>
        </w:rPr>
        <w:t xml:space="preserve">. Vanaf 30 B-codes </w:t>
      </w:r>
      <w:r w:rsidR="084EFB34" w:rsidRPr="79A11FAE">
        <w:rPr>
          <w:rFonts w:cs="Arial"/>
          <w:lang w:val="nl-BE"/>
        </w:rPr>
        <w:t>vordert het ministerie automatisch de schooltoelage terug</w:t>
      </w:r>
      <w:r w:rsidRPr="79A11FAE">
        <w:rPr>
          <w:rFonts w:cs="Arial"/>
          <w:lang w:val="nl-BE"/>
        </w:rPr>
        <w:t>.</w:t>
      </w:r>
      <w:r w:rsidRPr="2B339EEE">
        <w:rPr>
          <w:rFonts w:cs="Arial"/>
          <w:lang w:val="nl-BE"/>
        </w:rPr>
        <w:t xml:space="preserve"> </w:t>
      </w:r>
    </w:p>
    <w:p w14:paraId="28CA9CBC" w14:textId="77777777" w:rsidR="009E67CF" w:rsidRPr="007A4380" w:rsidRDefault="1EA13078" w:rsidP="1EA13078">
      <w:pPr>
        <w:pStyle w:val="VVKSOTekst"/>
        <w:spacing w:after="0" w:line="320" w:lineRule="exact"/>
        <w:rPr>
          <w:rFonts w:eastAsia="Arial" w:cs="Arial"/>
          <w:lang w:val="nl-BE"/>
        </w:rPr>
      </w:pPr>
      <w:r w:rsidRPr="007A4380">
        <w:rPr>
          <w:rFonts w:cs="Arial"/>
          <w:lang w:val="nl-BE"/>
        </w:rPr>
        <w:t>Als je niet meewerkt, kan de directeur beslissen om je uit te schrijven. Dat kan bijvoorbeeld wanneer je blijft spijbelen of wanneer het voor ons al een hele tijd niet duidelijk is waar je bent.</w:t>
      </w:r>
    </w:p>
    <w:p w14:paraId="49F85A17" w14:textId="2023C168" w:rsidR="001C18A0" w:rsidRPr="00565677"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In verband met spijbelen, verwijzen we ook </w:t>
      </w:r>
      <w:r w:rsidRPr="00565677">
        <w:rPr>
          <w:rFonts w:ascii="Arial" w:eastAsia="Arial" w:hAnsi="Arial" w:cs="Arial"/>
          <w:lang w:val="nl-NL"/>
        </w:rPr>
        <w:t xml:space="preserve">naar de </w:t>
      </w:r>
      <w:hyperlink w:anchor="engagement" w:history="1">
        <w:r w:rsidRPr="00565677">
          <w:rPr>
            <w:rStyle w:val="Hyperlink"/>
            <w:rFonts w:ascii="Arial" w:eastAsia="Arial" w:hAnsi="Arial" w:cs="Arial"/>
            <w:color w:val="auto"/>
            <w:lang w:val="nl-NL"/>
          </w:rPr>
          <w:t>engagementsverklaring</w:t>
        </w:r>
      </w:hyperlink>
      <w:r w:rsidR="00D83641" w:rsidRPr="00565677">
        <w:rPr>
          <w:rFonts w:ascii="Arial" w:eastAsia="Arial" w:hAnsi="Arial" w:cs="Arial"/>
          <w:lang w:val="nl-NL"/>
        </w:rPr>
        <w:t>.</w:t>
      </w:r>
    </w:p>
    <w:p w14:paraId="3776B3FF" w14:textId="2D212ABC" w:rsidR="00531217" w:rsidRPr="00FF4869" w:rsidRDefault="00531217" w:rsidP="00FF4869">
      <w:pPr>
        <w:pStyle w:val="Kopje3"/>
      </w:pPr>
      <w:bookmarkStart w:id="64" w:name="_Toc238482583"/>
      <w:r>
        <w:t>Afwezigheid in de loop van de lesdag</w:t>
      </w:r>
      <w:bookmarkEnd w:id="64"/>
    </w:p>
    <w:p w14:paraId="5FE41E38" w14:textId="00EAC65E"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Indien je ziek wordt of plots afwezig bent in de loop van een lesdag, verwittigen we je ouders (telefonisch</w:t>
      </w:r>
      <w:r w:rsidR="00282766" w:rsidRPr="007A4380">
        <w:rPr>
          <w:rFonts w:ascii="Arial" w:eastAsia="Arial" w:hAnsi="Arial" w:cs="Arial"/>
          <w:lang w:val="nl-NL"/>
        </w:rPr>
        <w:t xml:space="preserve"> </w:t>
      </w:r>
      <w:r w:rsidR="001A21FA" w:rsidRPr="007A4380">
        <w:rPr>
          <w:rFonts w:ascii="Arial" w:eastAsia="Arial" w:hAnsi="Arial" w:cs="Arial"/>
          <w:lang w:val="nl-NL"/>
        </w:rPr>
        <w:t>en/</w:t>
      </w:r>
      <w:r w:rsidR="00282766" w:rsidRPr="007A4380">
        <w:rPr>
          <w:rFonts w:ascii="Arial" w:eastAsia="Arial" w:hAnsi="Arial" w:cs="Arial"/>
          <w:lang w:val="nl-NL"/>
        </w:rPr>
        <w:t>of in een bericht op Smartschool</w:t>
      </w:r>
      <w:r w:rsidR="00230E22" w:rsidRPr="007A4380">
        <w:rPr>
          <w:rFonts w:ascii="Arial" w:eastAsia="Arial" w:hAnsi="Arial" w:cs="Arial"/>
          <w:lang w:val="nl-NL"/>
        </w:rPr>
        <w:t>)</w:t>
      </w:r>
      <w:r w:rsidRPr="007A4380">
        <w:rPr>
          <w:rFonts w:ascii="Arial" w:eastAsia="Arial" w:hAnsi="Arial" w:cs="Arial"/>
          <w:lang w:val="nl-NL"/>
        </w:rPr>
        <w:t>.</w:t>
      </w:r>
      <w:r w:rsidR="00610A74" w:rsidRPr="007A4380">
        <w:rPr>
          <w:rFonts w:ascii="Arial" w:eastAsia="Arial" w:hAnsi="Arial" w:cs="Arial"/>
          <w:lang w:val="nl-NL"/>
        </w:rPr>
        <w:t xml:space="preserve"> Je meldt je altijd in het secretariaat waar we als school je ouders contacteren. Je mag de school niet zomaar verlaten of zelf je ouders opbellen. </w:t>
      </w:r>
    </w:p>
    <w:p w14:paraId="300747D3" w14:textId="521EBD64" w:rsidR="00452534" w:rsidRPr="00FF4869" w:rsidRDefault="1EA13078" w:rsidP="00AE0183">
      <w:pPr>
        <w:spacing w:line="320" w:lineRule="exact"/>
        <w:rPr>
          <w:rFonts w:ascii="Arial" w:eastAsia="Arial" w:hAnsi="Arial" w:cs="Arial"/>
          <w:lang w:val="nl-NL"/>
        </w:rPr>
      </w:pPr>
      <w:r w:rsidRPr="007A4380">
        <w:rPr>
          <w:rFonts w:ascii="Arial" w:eastAsia="Arial" w:hAnsi="Arial" w:cs="Arial"/>
          <w:lang w:val="nl-NL"/>
        </w:rPr>
        <w:t>Als je tijdens de lessen de school voor een korte afwezigheid moet verlaten, vraag je toelating aan de opvoeders</w:t>
      </w:r>
      <w:r w:rsidR="00787891">
        <w:rPr>
          <w:rFonts w:ascii="Arial" w:eastAsia="Arial" w:hAnsi="Arial" w:cs="Arial"/>
          <w:lang w:val="nl-NL"/>
        </w:rPr>
        <w:t>.</w:t>
      </w:r>
      <w:r w:rsidR="00787891" w:rsidRPr="00F757D1">
        <w:rPr>
          <w:rFonts w:ascii="Arial" w:eastAsia="Arial" w:hAnsi="Arial" w:cs="Arial"/>
          <w:lang w:val="nl-NL"/>
        </w:rPr>
        <w:t xml:space="preserve"> Als die niet beschikbaar zijn, dan kan dit bij</w:t>
      </w:r>
      <w:r w:rsidRPr="00F757D1">
        <w:rPr>
          <w:rFonts w:ascii="Arial" w:eastAsia="Arial" w:hAnsi="Arial" w:cs="Arial"/>
          <w:lang w:val="nl-NL"/>
        </w:rPr>
        <w:t xml:space="preserve"> de</w:t>
      </w:r>
      <w:r w:rsidRPr="007A4380">
        <w:rPr>
          <w:rFonts w:ascii="Arial" w:eastAsia="Arial" w:hAnsi="Arial" w:cs="Arial"/>
          <w:lang w:val="nl-NL"/>
        </w:rPr>
        <w:t xml:space="preserve"> leerlingenbegeleider of directie.</w:t>
      </w:r>
    </w:p>
    <w:p w14:paraId="225B333C" w14:textId="79651C96" w:rsidR="000D72D6"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In uitzonderlijke omstandigheden </w:t>
      </w:r>
      <w:r w:rsidRPr="007A4380">
        <w:rPr>
          <w:rFonts w:ascii="Arial" w:eastAsia="Arial" w:hAnsi="Arial" w:cs="Arial"/>
          <w:u w:val="single"/>
          <w:lang w:val="nl-NL"/>
        </w:rPr>
        <w:t>kan</w:t>
      </w:r>
      <w:r w:rsidRPr="007A4380">
        <w:rPr>
          <w:rFonts w:ascii="Arial" w:eastAsia="Arial" w:hAnsi="Arial" w:cs="Arial"/>
          <w:lang w:val="nl-NL"/>
        </w:rPr>
        <w:t xml:space="preserve"> de school aan volgende leerlingen de toestemming geven om de school te verlaten bij afwezigheid van een leerkracht:</w:t>
      </w:r>
    </w:p>
    <w:p w14:paraId="1FC94683" w14:textId="77777777" w:rsidR="000D72D6" w:rsidRPr="007A4380" w:rsidRDefault="1EA13078" w:rsidP="00155CDC">
      <w:pPr>
        <w:numPr>
          <w:ilvl w:val="0"/>
          <w:numId w:val="5"/>
        </w:numPr>
        <w:tabs>
          <w:tab w:val="clear" w:pos="720"/>
          <w:tab w:val="num" w:pos="468"/>
        </w:tabs>
        <w:spacing w:line="320" w:lineRule="exact"/>
        <w:ind w:left="1134" w:hanging="283"/>
        <w:rPr>
          <w:rFonts w:ascii="Arial" w:eastAsia="Arial" w:hAnsi="Arial" w:cs="Arial"/>
          <w:lang w:val="nl-NL"/>
        </w:rPr>
      </w:pPr>
      <w:r w:rsidRPr="007A4380">
        <w:rPr>
          <w:rFonts w:ascii="Arial" w:eastAsia="Arial" w:hAnsi="Arial" w:cs="Arial"/>
          <w:lang w:val="nl-NL"/>
        </w:rPr>
        <w:t>het zesde jaar: enkel bij het laatste lesuur van de dag</w:t>
      </w:r>
      <w:r w:rsidRPr="007A4380">
        <w:rPr>
          <w:rFonts w:ascii="Arial" w:eastAsia="Arial" w:hAnsi="Arial" w:cs="Arial"/>
        </w:rPr>
        <w:t>,</w:t>
      </w:r>
    </w:p>
    <w:p w14:paraId="07A2CE89" w14:textId="5F206B91" w:rsidR="000D72D6" w:rsidRPr="007A4380" w:rsidRDefault="1EA13078" w:rsidP="00155CDC">
      <w:pPr>
        <w:numPr>
          <w:ilvl w:val="0"/>
          <w:numId w:val="5"/>
        </w:numPr>
        <w:tabs>
          <w:tab w:val="clear" w:pos="720"/>
          <w:tab w:val="num" w:pos="468"/>
        </w:tabs>
        <w:spacing w:line="320" w:lineRule="exact"/>
        <w:ind w:left="1134" w:hanging="283"/>
        <w:rPr>
          <w:rFonts w:ascii="Arial" w:eastAsia="Arial" w:hAnsi="Arial" w:cs="Arial"/>
          <w:lang w:val="nl-NL"/>
        </w:rPr>
      </w:pPr>
      <w:r w:rsidRPr="007A4380">
        <w:rPr>
          <w:rFonts w:ascii="Arial" w:eastAsia="Arial" w:hAnsi="Arial" w:cs="Arial"/>
          <w:lang w:val="nl-NL"/>
        </w:rPr>
        <w:t>het zevende jaar: voor alle lesuren mogelijk.</w:t>
      </w:r>
    </w:p>
    <w:p w14:paraId="720FF84A" w14:textId="626B35D0" w:rsidR="00965131" w:rsidRPr="00FF4869" w:rsidRDefault="003C39E2" w:rsidP="00AE0183">
      <w:pPr>
        <w:numPr>
          <w:ilvl w:val="0"/>
          <w:numId w:val="5"/>
        </w:numPr>
        <w:tabs>
          <w:tab w:val="clear" w:pos="720"/>
          <w:tab w:val="num" w:pos="468"/>
        </w:tabs>
        <w:spacing w:line="320" w:lineRule="exact"/>
        <w:ind w:left="1134" w:hanging="283"/>
        <w:rPr>
          <w:rFonts w:ascii="Arial" w:eastAsia="Arial" w:hAnsi="Arial" w:cs="Arial"/>
          <w:lang w:val="nl-NL"/>
        </w:rPr>
      </w:pPr>
      <w:r w:rsidRPr="007A4380">
        <w:rPr>
          <w:rFonts w:ascii="Arial" w:eastAsia="Arial" w:hAnsi="Arial" w:cs="Arial"/>
          <w:lang w:val="nl-NL"/>
        </w:rPr>
        <w:t>tijdens het klasuurtje van de tweede graad aso/</w:t>
      </w:r>
      <w:proofErr w:type="spellStart"/>
      <w:r w:rsidRPr="007A4380">
        <w:rPr>
          <w:rFonts w:ascii="Arial" w:eastAsia="Arial" w:hAnsi="Arial" w:cs="Arial"/>
          <w:lang w:val="nl-NL"/>
        </w:rPr>
        <w:t>tso</w:t>
      </w:r>
      <w:proofErr w:type="spellEnd"/>
      <w:r w:rsidRPr="007A4380">
        <w:rPr>
          <w:rFonts w:ascii="Arial" w:eastAsia="Arial" w:hAnsi="Arial" w:cs="Arial"/>
          <w:lang w:val="nl-NL"/>
        </w:rPr>
        <w:t xml:space="preserve"> (start om 16 u.</w:t>
      </w:r>
      <w:r w:rsidR="00D83641">
        <w:rPr>
          <w:rFonts w:ascii="Arial" w:eastAsia="Arial" w:hAnsi="Arial" w:cs="Arial"/>
          <w:lang w:val="nl-NL"/>
        </w:rPr>
        <w:t xml:space="preserve"> </w:t>
      </w:r>
      <w:r w:rsidR="00D83641" w:rsidRPr="00201038">
        <w:rPr>
          <w:rFonts w:ascii="Arial" w:eastAsia="Arial" w:hAnsi="Arial" w:cs="Arial"/>
          <w:lang w:val="nl-NL"/>
        </w:rPr>
        <w:t xml:space="preserve">of op </w:t>
      </w:r>
      <w:r w:rsidR="1AF664C0" w:rsidRPr="79A11FAE">
        <w:rPr>
          <w:rFonts w:ascii="Arial" w:eastAsia="Arial" w:hAnsi="Arial" w:cs="Arial"/>
          <w:lang w:val="nl-NL"/>
        </w:rPr>
        <w:t>w</w:t>
      </w:r>
      <w:r w:rsidR="79FFB8B7" w:rsidRPr="79A11FAE">
        <w:rPr>
          <w:rFonts w:ascii="Arial" w:eastAsia="Arial" w:hAnsi="Arial" w:cs="Arial"/>
          <w:lang w:val="nl-NL"/>
        </w:rPr>
        <w:t>oensdag</w:t>
      </w:r>
      <w:r w:rsidR="00D83641" w:rsidRPr="00201038">
        <w:rPr>
          <w:rFonts w:ascii="Arial" w:eastAsia="Arial" w:hAnsi="Arial" w:cs="Arial"/>
          <w:lang w:val="nl-NL"/>
        </w:rPr>
        <w:t xml:space="preserve"> om 11.10 u.</w:t>
      </w:r>
      <w:r w:rsidRPr="00201038">
        <w:rPr>
          <w:rFonts w:ascii="Arial" w:eastAsia="Arial" w:hAnsi="Arial" w:cs="Arial"/>
          <w:lang w:val="nl-NL"/>
        </w:rPr>
        <w:t xml:space="preserve">) </w:t>
      </w:r>
    </w:p>
    <w:p w14:paraId="305F41F5" w14:textId="7385E0DA" w:rsidR="000D72D6" w:rsidRPr="007A4380" w:rsidRDefault="1EA13078" w:rsidP="00AE0183">
      <w:pPr>
        <w:spacing w:line="320" w:lineRule="exact"/>
        <w:rPr>
          <w:rFonts w:ascii="Arial" w:eastAsia="Arial" w:hAnsi="Arial" w:cs="Arial"/>
          <w:lang w:val="nl-NL"/>
        </w:rPr>
      </w:pPr>
      <w:r w:rsidRPr="007A4380">
        <w:rPr>
          <w:rFonts w:ascii="Arial" w:eastAsia="Arial" w:hAnsi="Arial" w:cs="Arial"/>
          <w:lang w:val="nl-NL"/>
        </w:rPr>
        <w:t>Deze uitzonderingsmaatregel kan enkel als de afwezige vakleerkracht geen toets of opdracht voorzien heeft en er geen andere vervangende activiteit of les gepland is door de school.</w:t>
      </w:r>
    </w:p>
    <w:p w14:paraId="7E251A99" w14:textId="4A66B5D3" w:rsidR="00435D0A" w:rsidRPr="00F757D1" w:rsidRDefault="008637D2" w:rsidP="00BA0BC3">
      <w:pPr>
        <w:spacing w:line="320" w:lineRule="exact"/>
        <w:rPr>
          <w:rFonts w:ascii="Arial" w:eastAsia="Arial" w:hAnsi="Arial" w:cs="Arial"/>
          <w:lang w:val="nl-NL"/>
        </w:rPr>
      </w:pPr>
      <w:r w:rsidRPr="00F757D1">
        <w:rPr>
          <w:rFonts w:ascii="Arial" w:eastAsia="Arial" w:hAnsi="Arial" w:cs="Arial"/>
          <w:lang w:val="nl-NL"/>
        </w:rPr>
        <w:t xml:space="preserve">Dit kan </w:t>
      </w:r>
      <w:r w:rsidR="008613E6" w:rsidRPr="00F757D1">
        <w:rPr>
          <w:rFonts w:ascii="Arial" w:eastAsia="Arial" w:hAnsi="Arial" w:cs="Arial"/>
          <w:lang w:val="nl-NL"/>
        </w:rPr>
        <w:t xml:space="preserve">bovendien ook enkel als je ouders hiervoor vooraf en eenmalig schriftelijk toestemming hebben gegeven op het formulier </w:t>
      </w:r>
      <w:r w:rsidR="00FE3F18" w:rsidRPr="00F757D1">
        <w:rPr>
          <w:rFonts w:ascii="Arial" w:eastAsia="Arial" w:hAnsi="Arial" w:cs="Arial"/>
          <w:lang w:val="nl-NL"/>
        </w:rPr>
        <w:t xml:space="preserve">‘bevestiging van de inschrijving’ </w:t>
      </w:r>
      <w:r w:rsidR="009A1007" w:rsidRPr="00F757D1">
        <w:rPr>
          <w:rFonts w:ascii="Arial" w:eastAsia="Arial" w:hAnsi="Arial" w:cs="Arial"/>
          <w:lang w:val="nl-NL"/>
        </w:rPr>
        <w:t xml:space="preserve">bij de start van het schooljaar. </w:t>
      </w:r>
    </w:p>
    <w:p w14:paraId="525AC609" w14:textId="3EB7DCC5" w:rsidR="00861B54" w:rsidRPr="00FF4869" w:rsidRDefault="00E106BE" w:rsidP="00FF4869">
      <w:pPr>
        <w:pStyle w:val="Kopje2"/>
        <w:rPr>
          <w:lang w:val="nl-NL"/>
        </w:rPr>
      </w:pPr>
      <w:bookmarkStart w:id="65" w:name="_Toc238482584"/>
      <w:bookmarkStart w:id="66" w:name="_Hlk134462156"/>
      <w:r w:rsidRPr="06E79DE9">
        <w:rPr>
          <w:lang w:val="nl-NL"/>
        </w:rPr>
        <w:t>Een aangepast lesprogramma</w:t>
      </w:r>
      <w:bookmarkEnd w:id="65"/>
    </w:p>
    <w:bookmarkEnd w:id="66"/>
    <w:p w14:paraId="7241E0B6" w14:textId="00B51F07" w:rsidR="000C4331" w:rsidRPr="00435D0A"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Normaal gezien volg je het hele programma van de studierichting waarin je bent ingeschreven. </w:t>
      </w:r>
      <w:r w:rsidRPr="007A4380">
        <w:rPr>
          <w:rFonts w:ascii="Arial" w:eastAsia="Arial" w:hAnsi="Arial" w:cs="Arial"/>
        </w:rPr>
        <w:t xml:space="preserve">In enkele uitzonderlijke situaties kan de klassenraad toch beslissen om je voor één of meer vakken of </w:t>
      </w:r>
      <w:proofErr w:type="spellStart"/>
      <w:r w:rsidRPr="007A4380">
        <w:rPr>
          <w:rFonts w:ascii="Arial" w:eastAsia="Arial" w:hAnsi="Arial" w:cs="Arial"/>
        </w:rPr>
        <w:t>vakonderdelen</w:t>
      </w:r>
      <w:proofErr w:type="spellEnd"/>
      <w:r w:rsidRPr="007A4380">
        <w:rPr>
          <w:rFonts w:ascii="Arial" w:eastAsia="Arial" w:hAnsi="Arial" w:cs="Arial"/>
        </w:rPr>
        <w:t xml:space="preserve"> een aangepast lesprogramma te geven. Je ouders kunnen dat bij ons aanvragen</w:t>
      </w:r>
      <w:r w:rsidR="006F4A7A">
        <w:rPr>
          <w:rFonts w:ascii="Arial" w:eastAsia="Arial" w:hAnsi="Arial" w:cs="Arial"/>
        </w:rPr>
        <w:t xml:space="preserve">. </w:t>
      </w:r>
      <w:r w:rsidRPr="007A4380">
        <w:rPr>
          <w:rFonts w:ascii="Arial" w:eastAsia="Arial" w:hAnsi="Arial" w:cs="Arial"/>
        </w:rPr>
        <w:t>Als je aan de voorwaarden voldoet, zal de klassenraad de vraag onderzoeken en een beslissing nemen.</w:t>
      </w:r>
    </w:p>
    <w:p w14:paraId="451E2667" w14:textId="3B4959D7" w:rsidR="00C930AE" w:rsidRPr="00435D0A" w:rsidRDefault="1EA13078" w:rsidP="007E478C">
      <w:pPr>
        <w:numPr>
          <w:ilvl w:val="0"/>
          <w:numId w:val="53"/>
        </w:numPr>
        <w:spacing w:line="320" w:lineRule="exact"/>
        <w:ind w:left="1134" w:hanging="283"/>
        <w:rPr>
          <w:rFonts w:ascii="Arial" w:eastAsia="Arial" w:hAnsi="Arial" w:cs="Arial"/>
          <w:i/>
          <w:iCs/>
          <w:lang w:val="nl-NL"/>
        </w:rPr>
      </w:pPr>
      <w:r w:rsidRPr="00435D0A">
        <w:rPr>
          <w:rFonts w:ascii="Arial" w:eastAsia="Arial" w:hAnsi="Arial" w:cs="Arial"/>
          <w:i/>
          <w:iCs/>
        </w:rPr>
        <w:lastRenderedPageBreak/>
        <w:t>Bij specifieke onderwijsbehoeften</w:t>
      </w:r>
      <w:r w:rsidR="00833C85" w:rsidRPr="00435D0A">
        <w:rPr>
          <w:rFonts w:ascii="Arial" w:eastAsia="Arial" w:hAnsi="Arial" w:cs="Arial"/>
          <w:i/>
          <w:iCs/>
        </w:rPr>
        <w:t>, ziekte of ongeval</w:t>
      </w:r>
    </w:p>
    <w:p w14:paraId="6F57BBAF" w14:textId="446DCE94" w:rsidR="005C34A1" w:rsidRPr="00435D0A" w:rsidRDefault="1EA13078" w:rsidP="00435D0A">
      <w:pPr>
        <w:spacing w:line="320" w:lineRule="exact"/>
        <w:ind w:left="1134"/>
        <w:rPr>
          <w:rFonts w:ascii="Arial" w:eastAsia="Arial" w:hAnsi="Arial" w:cs="Arial"/>
        </w:rPr>
      </w:pPr>
      <w:r w:rsidRPr="007A4380">
        <w:rPr>
          <w:rFonts w:ascii="Arial" w:eastAsia="Arial" w:hAnsi="Arial" w:cs="Arial"/>
        </w:rPr>
        <w:t>Als je specifieke onderwijsbehoeften hebt, kunnen jij en je ouders dit melden aan de directie. Specifieke onderwijsbehoeften is een breed begrip. Het betekent dat je mee als gevolg van een fysieke, verstandelijke of zintuiglijke beperking niet zomaar aan het gewone lesprogramma kan deelnemen. De directie zal je situatie voorleggen op de eerstvolgende klassenraad. De klassenraad kan ook zelf aanpassingen voorstellen op basis van wat hij vaststelt in de loop van het schooljaar. Welke maatregelen aan de orde zijn, zal afhangen van wat jij nodig hebt en wat wij als school kunnen organiseren. Het kan dan bv. gaan om extra hulpmiddelen (bv. dyslexiesoftware), om aangepaste doelstellingen, een spreiding van het lesprogramma… We werken hiervoor samen met het CLB.</w:t>
      </w:r>
    </w:p>
    <w:p w14:paraId="0EF539A4" w14:textId="3A0A4E24" w:rsidR="00833C85" w:rsidRPr="007A4380" w:rsidRDefault="1EA13078" w:rsidP="00435D0A">
      <w:pPr>
        <w:spacing w:line="320" w:lineRule="exact"/>
        <w:ind w:left="1134"/>
        <w:rPr>
          <w:rFonts w:ascii="Arial" w:eastAsia="Arial" w:hAnsi="Arial" w:cs="Arial"/>
          <w:lang w:val="nl-NL"/>
        </w:rPr>
      </w:pPr>
      <w:r w:rsidRPr="007A4380">
        <w:rPr>
          <w:rFonts w:ascii="Arial" w:eastAsia="Arial" w:hAnsi="Arial" w:cs="Arial"/>
          <w:lang w:val="nl-NL"/>
        </w:rPr>
        <w:t xml:space="preserve">Als je wegens </w:t>
      </w:r>
      <w:r w:rsidR="00833C85" w:rsidRPr="007A4380">
        <w:rPr>
          <w:rFonts w:ascii="Arial" w:eastAsia="Arial" w:hAnsi="Arial" w:cs="Arial"/>
          <w:lang w:val="nl-NL"/>
        </w:rPr>
        <w:t>specifieke onderwi</w:t>
      </w:r>
      <w:r w:rsidR="004801B6">
        <w:rPr>
          <w:rFonts w:ascii="Arial" w:eastAsia="Arial" w:hAnsi="Arial" w:cs="Arial"/>
          <w:lang w:val="nl-NL"/>
        </w:rPr>
        <w:t>j</w:t>
      </w:r>
      <w:r w:rsidR="00833C85" w:rsidRPr="007A4380">
        <w:rPr>
          <w:rFonts w:ascii="Arial" w:eastAsia="Arial" w:hAnsi="Arial" w:cs="Arial"/>
          <w:lang w:val="nl-NL"/>
        </w:rPr>
        <w:t xml:space="preserve">sbehoeften, </w:t>
      </w:r>
      <w:r w:rsidRPr="007A4380">
        <w:rPr>
          <w:rFonts w:ascii="Arial" w:eastAsia="Arial" w:hAnsi="Arial" w:cs="Arial"/>
          <w:lang w:val="nl-NL"/>
        </w:rPr>
        <w:t>ziekte of ongeval één of meerdere vakken (tijdelijk) niet kan volgen, kan de klassenraad vervangende activiteiten geven. Dat kan betekenen dat je een vak op een andere manier moet benaderen (bv. meer theoretisch) of dat je een ander vak zal volgen.</w:t>
      </w:r>
    </w:p>
    <w:p w14:paraId="7DD589C8" w14:textId="27E3AD18" w:rsidR="001376AB" w:rsidRPr="00435D0A" w:rsidRDefault="1EA13078" w:rsidP="00435D0A">
      <w:pPr>
        <w:spacing w:line="320" w:lineRule="exact"/>
        <w:ind w:left="1134"/>
        <w:rPr>
          <w:rFonts w:ascii="Arial" w:eastAsia="Arial" w:hAnsi="Arial" w:cs="Arial"/>
          <w:lang w:val="nl-NL"/>
        </w:rPr>
      </w:pPr>
      <w:r w:rsidRPr="007A4380">
        <w:rPr>
          <w:rFonts w:ascii="Arial" w:eastAsia="Arial" w:hAnsi="Arial" w:cs="Arial"/>
          <w:lang w:val="nl-NL"/>
        </w:rPr>
        <w:t xml:space="preserve">In </w:t>
      </w:r>
      <w:r w:rsidRPr="007A4380">
        <w:rPr>
          <w:rFonts w:ascii="Arial" w:eastAsia="Arial" w:hAnsi="Arial" w:cs="Arial"/>
        </w:rPr>
        <w:t xml:space="preserve">uitzonderlijke gevallen kan de klassenraad je </w:t>
      </w:r>
      <w:r w:rsidR="00921C66" w:rsidRPr="007A4380">
        <w:rPr>
          <w:rFonts w:ascii="Arial" w:eastAsia="Arial" w:hAnsi="Arial" w:cs="Arial"/>
        </w:rPr>
        <w:t xml:space="preserve">wegens specifieke onderwijsbehoeften of </w:t>
      </w:r>
      <w:r w:rsidRPr="007A4380">
        <w:rPr>
          <w:rFonts w:ascii="Arial" w:eastAsia="Arial" w:hAnsi="Arial" w:cs="Arial"/>
        </w:rPr>
        <w:t>medische redenen toestaan het lesprogramma van een jaar over twee schooljaren of het programma van een graad over drie schooljaren te spreiden. De klassenraad beslist dan welke vakken in welk jaar worden gevolgd en zal je ook tussentijds evalueren.</w:t>
      </w:r>
      <w:r w:rsidR="00833C85" w:rsidRPr="007A4380">
        <w:rPr>
          <w:rFonts w:ascii="Arial" w:eastAsia="Arial" w:hAnsi="Arial" w:cs="Arial"/>
        </w:rPr>
        <w:t xml:space="preserve"> Naargelang het geval krijg je dan op het einde van het 1</w:t>
      </w:r>
      <w:r w:rsidR="00833C85" w:rsidRPr="007A4380">
        <w:rPr>
          <w:rFonts w:ascii="Arial" w:eastAsia="Arial" w:hAnsi="Arial" w:cs="Arial"/>
          <w:vertAlign w:val="superscript"/>
        </w:rPr>
        <w:t>ste</w:t>
      </w:r>
      <w:r w:rsidR="00833C85" w:rsidRPr="007A4380">
        <w:rPr>
          <w:rFonts w:ascii="Arial" w:eastAsia="Arial" w:hAnsi="Arial" w:cs="Arial"/>
        </w:rPr>
        <w:t xml:space="preserve"> leerjaar of op het einde van het 1</w:t>
      </w:r>
      <w:r w:rsidR="00833C85" w:rsidRPr="007A4380">
        <w:rPr>
          <w:rFonts w:ascii="Arial" w:eastAsia="Arial" w:hAnsi="Arial" w:cs="Arial"/>
          <w:vertAlign w:val="superscript"/>
        </w:rPr>
        <w:t>ste</w:t>
      </w:r>
      <w:r w:rsidR="00833C85" w:rsidRPr="007A4380">
        <w:rPr>
          <w:rFonts w:ascii="Arial" w:eastAsia="Arial" w:hAnsi="Arial" w:cs="Arial"/>
        </w:rPr>
        <w:t xml:space="preserve"> en het 2</w:t>
      </w:r>
      <w:r w:rsidR="00833C85" w:rsidRPr="007A4380">
        <w:rPr>
          <w:rFonts w:ascii="Arial" w:eastAsia="Arial" w:hAnsi="Arial" w:cs="Arial"/>
          <w:vertAlign w:val="superscript"/>
        </w:rPr>
        <w:t>de</w:t>
      </w:r>
      <w:r w:rsidR="00833C85" w:rsidRPr="007A4380">
        <w:rPr>
          <w:rFonts w:ascii="Arial" w:eastAsia="Arial" w:hAnsi="Arial" w:cs="Arial"/>
        </w:rPr>
        <w:t xml:space="preserve"> leerjaar geen oriënteringsattest, maar enkel een attest </w:t>
      </w:r>
      <w:r w:rsidR="00921C66" w:rsidRPr="007A4380">
        <w:rPr>
          <w:rFonts w:ascii="Arial" w:eastAsia="Arial" w:hAnsi="Arial" w:cs="Arial"/>
        </w:rPr>
        <w:t xml:space="preserve">van lesbijwoning als regelmatige leerling. </w:t>
      </w:r>
      <w:r w:rsidR="00833C85" w:rsidRPr="007A4380">
        <w:rPr>
          <w:rFonts w:ascii="Arial" w:eastAsia="Arial" w:hAnsi="Arial" w:cs="Arial"/>
        </w:rPr>
        <w:t>Tegen dat attest kan je niet in beroep gaan.</w:t>
      </w:r>
    </w:p>
    <w:p w14:paraId="0413B492" w14:textId="77777777" w:rsidR="00B41A67" w:rsidRPr="00435D0A" w:rsidRDefault="1EA13078" w:rsidP="007E478C">
      <w:pPr>
        <w:numPr>
          <w:ilvl w:val="0"/>
          <w:numId w:val="53"/>
        </w:numPr>
        <w:spacing w:line="320" w:lineRule="exact"/>
        <w:ind w:left="1134" w:hanging="283"/>
        <w:rPr>
          <w:rFonts w:ascii="Arial" w:eastAsia="Arial" w:hAnsi="Arial" w:cs="Arial"/>
          <w:i/>
          <w:iCs/>
          <w:lang w:val="nl-NL"/>
        </w:rPr>
      </w:pPr>
      <w:r w:rsidRPr="00435D0A">
        <w:rPr>
          <w:rFonts w:ascii="Arial" w:eastAsia="Arial" w:hAnsi="Arial" w:cs="Arial"/>
          <w:i/>
          <w:iCs/>
          <w:lang w:val="nl-NL"/>
        </w:rPr>
        <w:t xml:space="preserve">Als je een bijkomend studiebewijs wil behalen </w:t>
      </w:r>
    </w:p>
    <w:p w14:paraId="1E9185D0" w14:textId="647435E7" w:rsidR="00B05CC6" w:rsidRPr="00435D0A" w:rsidRDefault="1EA13078" w:rsidP="00435D0A">
      <w:pPr>
        <w:spacing w:line="320" w:lineRule="exact"/>
        <w:ind w:left="1134"/>
        <w:rPr>
          <w:rFonts w:ascii="Arial" w:eastAsia="Arial" w:hAnsi="Arial" w:cs="Arial"/>
        </w:rPr>
      </w:pPr>
      <w:r w:rsidRPr="007A4380">
        <w:rPr>
          <w:rFonts w:ascii="Arial" w:eastAsia="Arial" w:hAnsi="Arial" w:cs="Arial"/>
          <w:lang w:val="nl-NL"/>
        </w:rPr>
        <w:t xml:space="preserve">Als je </w:t>
      </w:r>
      <w:r w:rsidRPr="007A4380">
        <w:rPr>
          <w:rFonts w:ascii="Arial" w:eastAsia="Arial" w:hAnsi="Arial" w:cs="Arial"/>
        </w:rPr>
        <w:t>een bijkomend studiegetuigschrift of diploma van secundair onderwijs wil behalen (= een bijkomende kwalificatie) kan de klassenraad beslissen om je een vrijstelling toe te kennen. Dat kan enkel op voorwaarde dat je de vakken of leerinhouden al eerder hebt gevolgd én al over een studiegetuigschrift of diploma van secundair onderwijs beschikt. De klassenraad beslist of je in dat geval minder lesuren hebt of dat je een vervangend programma moet volgen.</w:t>
      </w:r>
    </w:p>
    <w:p w14:paraId="788761A5" w14:textId="77777777" w:rsidR="00F6282F" w:rsidRPr="00435D0A" w:rsidRDefault="1EA13078" w:rsidP="007E478C">
      <w:pPr>
        <w:numPr>
          <w:ilvl w:val="0"/>
          <w:numId w:val="53"/>
        </w:numPr>
        <w:spacing w:line="320" w:lineRule="exact"/>
        <w:ind w:left="1134" w:hanging="283"/>
        <w:rPr>
          <w:rFonts w:ascii="Arial" w:eastAsia="Arial" w:hAnsi="Arial" w:cs="Arial"/>
          <w:i/>
          <w:iCs/>
          <w:lang w:val="nl-NL"/>
        </w:rPr>
      </w:pPr>
      <w:r w:rsidRPr="00435D0A">
        <w:rPr>
          <w:rFonts w:ascii="Arial" w:eastAsia="Arial" w:hAnsi="Arial" w:cs="Arial"/>
          <w:i/>
          <w:iCs/>
          <w:lang w:val="nl-NL"/>
        </w:rPr>
        <w:t>Bij (tijdelijke) leermoeilijkheden</w:t>
      </w:r>
    </w:p>
    <w:p w14:paraId="7CB9E8C1" w14:textId="77777777" w:rsidR="008C70AB" w:rsidRPr="007A4380" w:rsidRDefault="1EA13078" w:rsidP="1EA13078">
      <w:pPr>
        <w:spacing w:line="320" w:lineRule="exact"/>
        <w:ind w:left="1134"/>
        <w:rPr>
          <w:rFonts w:ascii="Arial" w:eastAsia="Arial" w:hAnsi="Arial" w:cs="Arial"/>
        </w:rPr>
      </w:pPr>
      <w:r w:rsidRPr="007A4380">
        <w:rPr>
          <w:rFonts w:ascii="Arial" w:eastAsia="Arial" w:hAnsi="Arial" w:cs="Arial"/>
          <w:lang w:val="nl-NL"/>
        </w:rPr>
        <w:t xml:space="preserve">Als je te maken hebt met (tijdelijke) leermoeilijkheden </w:t>
      </w:r>
      <w:r w:rsidRPr="007A4380">
        <w:rPr>
          <w:rFonts w:ascii="Arial" w:eastAsia="Arial" w:hAnsi="Arial" w:cs="Arial"/>
        </w:rPr>
        <w:t>kan de klassenraad je toestaan om andere lessen of activiteiten te volgen om makkelijker terug aan te sluiten bij de klas. In principe kan er nooit een volledig vak wegvallen, tenzij je tijdens de vrijgekomen uren extra Nederlands krijgt.</w:t>
      </w:r>
    </w:p>
    <w:p w14:paraId="03233106" w14:textId="77777777" w:rsidR="008C70AB" w:rsidRPr="007A4380" w:rsidRDefault="1EA13078" w:rsidP="1EA13078">
      <w:pPr>
        <w:spacing w:line="320" w:lineRule="exact"/>
        <w:ind w:left="1134"/>
        <w:rPr>
          <w:rFonts w:ascii="Arial" w:eastAsia="Arial" w:hAnsi="Arial" w:cs="Arial"/>
          <w:lang w:val="nl-NL"/>
        </w:rPr>
      </w:pPr>
      <w:r w:rsidRPr="007A4380">
        <w:rPr>
          <w:rFonts w:ascii="Arial" w:eastAsia="Arial" w:hAnsi="Arial" w:cs="Arial"/>
        </w:rPr>
        <w:t xml:space="preserve">Een aangepast lesprogramma kan enkel </w:t>
      </w:r>
      <w:r w:rsidRPr="007A4380">
        <w:rPr>
          <w:rFonts w:ascii="Arial" w:eastAsia="Arial" w:hAnsi="Arial" w:cs="Arial"/>
          <w:lang w:val="nl-NL"/>
        </w:rPr>
        <w:t>in volgende gevallen:</w:t>
      </w:r>
    </w:p>
    <w:p w14:paraId="781C5EDC" w14:textId="3F701A79" w:rsidR="008C70AB" w:rsidRPr="007A4380" w:rsidRDefault="058DE815" w:rsidP="007E478C">
      <w:pPr>
        <w:pStyle w:val="Lijstalinea"/>
        <w:numPr>
          <w:ilvl w:val="2"/>
          <w:numId w:val="72"/>
        </w:numPr>
        <w:spacing w:line="320" w:lineRule="exact"/>
        <w:ind w:left="1701" w:hanging="283"/>
        <w:rPr>
          <w:rFonts w:ascii="Arial" w:eastAsia="Arial" w:hAnsi="Arial" w:cs="Arial"/>
        </w:rPr>
      </w:pPr>
      <w:r w:rsidRPr="2B339EEE">
        <w:rPr>
          <w:rFonts w:ascii="Arial" w:eastAsia="Arial" w:hAnsi="Arial" w:cs="Arial"/>
        </w:rPr>
        <w:t>wanneer je als ex-OKAN-leerling (</w:t>
      </w:r>
      <w:r w:rsidRPr="2B339EEE">
        <w:rPr>
          <w:rFonts w:ascii="Arial" w:eastAsia="Arial" w:hAnsi="Arial" w:cs="Arial"/>
          <w:u w:val="single"/>
        </w:rPr>
        <w:t>o</w:t>
      </w:r>
      <w:r w:rsidRPr="2B339EEE">
        <w:rPr>
          <w:rFonts w:ascii="Arial" w:eastAsia="Arial" w:hAnsi="Arial" w:cs="Arial"/>
        </w:rPr>
        <w:t>nthaal</w:t>
      </w:r>
      <w:r w:rsidRPr="2B339EEE">
        <w:rPr>
          <w:rFonts w:ascii="Arial" w:eastAsia="Arial" w:hAnsi="Arial" w:cs="Arial"/>
          <w:u w:val="single"/>
        </w:rPr>
        <w:t>k</w:t>
      </w:r>
      <w:r w:rsidRPr="2B339EEE">
        <w:rPr>
          <w:rFonts w:ascii="Arial" w:eastAsia="Arial" w:hAnsi="Arial" w:cs="Arial"/>
        </w:rPr>
        <w:t xml:space="preserve">las </w:t>
      </w:r>
      <w:r w:rsidRPr="2B339EEE">
        <w:rPr>
          <w:rFonts w:ascii="Arial" w:eastAsia="Arial" w:hAnsi="Arial" w:cs="Arial"/>
          <w:u w:val="single"/>
        </w:rPr>
        <w:t>a</w:t>
      </w:r>
      <w:r w:rsidRPr="2B339EEE">
        <w:rPr>
          <w:rFonts w:ascii="Arial" w:eastAsia="Arial" w:hAnsi="Arial" w:cs="Arial"/>
        </w:rPr>
        <w:t xml:space="preserve">nderstalige </w:t>
      </w:r>
      <w:r w:rsidRPr="2B339EEE">
        <w:rPr>
          <w:rFonts w:ascii="Arial" w:eastAsia="Arial" w:hAnsi="Arial" w:cs="Arial"/>
          <w:u w:val="single"/>
        </w:rPr>
        <w:t>n</w:t>
      </w:r>
      <w:r w:rsidRPr="2B339EEE">
        <w:rPr>
          <w:rFonts w:ascii="Arial" w:eastAsia="Arial" w:hAnsi="Arial" w:cs="Arial"/>
        </w:rPr>
        <w:t xml:space="preserve">ieuwkomers) </w:t>
      </w:r>
      <w:r w:rsidR="2C1F6948" w:rsidRPr="2B339EEE">
        <w:rPr>
          <w:rFonts w:ascii="Arial" w:eastAsia="Arial" w:hAnsi="Arial" w:cs="Arial"/>
        </w:rPr>
        <w:t>of als</w:t>
      </w:r>
      <w:r w:rsidR="2C1F6948" w:rsidRPr="2B339EEE">
        <w:rPr>
          <w:rFonts w:ascii="Arial" w:eastAsia="Arial" w:hAnsi="Arial" w:cs="Arial"/>
          <w:color w:val="9BBB59" w:themeColor="accent3"/>
        </w:rPr>
        <w:t xml:space="preserve"> </w:t>
      </w:r>
      <w:r w:rsidR="2C1F6948" w:rsidRPr="2B339EEE">
        <w:rPr>
          <w:rFonts w:ascii="Arial" w:eastAsia="Arial" w:hAnsi="Arial" w:cs="Arial"/>
        </w:rPr>
        <w:t xml:space="preserve">anderstalige nieuwkomer in de </w:t>
      </w:r>
      <w:r w:rsidR="09F58DCD" w:rsidRPr="2B339EEE">
        <w:rPr>
          <w:rFonts w:ascii="Arial" w:eastAsia="Arial" w:hAnsi="Arial" w:cs="Arial"/>
        </w:rPr>
        <w:t xml:space="preserve">overgang naar het secundair onderwijs </w:t>
      </w:r>
      <w:r w:rsidRPr="2B339EEE">
        <w:rPr>
          <w:rFonts w:ascii="Arial" w:eastAsia="Arial" w:hAnsi="Arial" w:cs="Arial"/>
        </w:rPr>
        <w:t>een tijdelijke achterstand voor één of meer vakken moet wegwerken;</w:t>
      </w:r>
    </w:p>
    <w:p w14:paraId="2EA8413B" w14:textId="6E9AADFE" w:rsidR="000E2146" w:rsidRPr="007A4380" w:rsidRDefault="1EA13078" w:rsidP="007E478C">
      <w:pPr>
        <w:pStyle w:val="Lijstalinea"/>
        <w:numPr>
          <w:ilvl w:val="2"/>
          <w:numId w:val="72"/>
        </w:numPr>
        <w:spacing w:line="320" w:lineRule="exact"/>
        <w:ind w:left="1701" w:hanging="283"/>
        <w:rPr>
          <w:rFonts w:ascii="Arial" w:eastAsia="Arial" w:hAnsi="Arial" w:cs="Arial"/>
        </w:rPr>
      </w:pPr>
      <w:r w:rsidRPr="007A4380">
        <w:rPr>
          <w:rFonts w:ascii="Arial" w:eastAsia="Arial" w:hAnsi="Arial" w:cs="Arial"/>
        </w:rPr>
        <w:t xml:space="preserve">wanneer je een tijdelijke achterstand moet wegwerken omdat </w:t>
      </w:r>
      <w:r w:rsidR="00936BC9" w:rsidRPr="007A4380">
        <w:rPr>
          <w:rFonts w:ascii="Arial" w:eastAsia="Arial" w:hAnsi="Arial" w:cs="Arial"/>
        </w:rPr>
        <w:t>je de overgang maakt</w:t>
      </w:r>
      <w:r w:rsidR="00547840" w:rsidRPr="007A4380">
        <w:rPr>
          <w:rFonts w:ascii="Arial" w:eastAsia="Arial" w:hAnsi="Arial" w:cs="Arial"/>
        </w:rPr>
        <w:t>e</w:t>
      </w:r>
      <w:r w:rsidR="00936BC9" w:rsidRPr="007A4380">
        <w:rPr>
          <w:rFonts w:ascii="Arial" w:eastAsia="Arial" w:hAnsi="Arial" w:cs="Arial"/>
        </w:rPr>
        <w:t xml:space="preserve"> vanuit het Franstalig onderwijs </w:t>
      </w:r>
      <w:r w:rsidR="00091E1A" w:rsidRPr="007A4380">
        <w:rPr>
          <w:rFonts w:ascii="Arial" w:eastAsia="Arial" w:hAnsi="Arial" w:cs="Arial"/>
        </w:rPr>
        <w:t>of het buitenland;</w:t>
      </w:r>
    </w:p>
    <w:p w14:paraId="07DB400A" w14:textId="77777777" w:rsidR="008C70AB" w:rsidRPr="007A4380" w:rsidRDefault="1EA13078" w:rsidP="007E478C">
      <w:pPr>
        <w:pStyle w:val="Lijstalinea"/>
        <w:numPr>
          <w:ilvl w:val="2"/>
          <w:numId w:val="72"/>
        </w:numPr>
        <w:spacing w:line="320" w:lineRule="exact"/>
        <w:ind w:left="1701" w:hanging="283"/>
        <w:rPr>
          <w:rFonts w:ascii="Arial" w:eastAsia="Arial" w:hAnsi="Arial" w:cs="Arial"/>
        </w:rPr>
      </w:pPr>
      <w:r w:rsidRPr="007A4380">
        <w:rPr>
          <w:rFonts w:ascii="Arial" w:eastAsia="Arial" w:hAnsi="Arial" w:cs="Arial"/>
        </w:rPr>
        <w:t>wanneer je een tijdelijke achterstand moet wegwerken omdat je verandert van studierichting.</w:t>
      </w:r>
    </w:p>
    <w:p w14:paraId="01347DAD" w14:textId="77777777" w:rsidR="008C70AB" w:rsidRPr="007A4380" w:rsidRDefault="1EA13078" w:rsidP="1EA13078">
      <w:pPr>
        <w:pStyle w:val="Lijstalinea"/>
        <w:spacing w:line="320" w:lineRule="exact"/>
        <w:ind w:left="1701"/>
        <w:rPr>
          <w:rFonts w:ascii="Arial" w:eastAsia="Arial" w:hAnsi="Arial" w:cs="Arial"/>
        </w:rPr>
      </w:pPr>
      <w:r w:rsidRPr="007A4380">
        <w:rPr>
          <w:rFonts w:ascii="Arial" w:eastAsia="Arial" w:hAnsi="Arial" w:cs="Arial"/>
        </w:rPr>
        <w:t>We beperken deze individuele vrijstelling tot volgende doelgroepen:</w:t>
      </w:r>
    </w:p>
    <w:p w14:paraId="55C6189C" w14:textId="6A0FC4C8" w:rsidR="008C70AB" w:rsidRPr="007A4380" w:rsidRDefault="1EA13078" w:rsidP="007E478C">
      <w:pPr>
        <w:pStyle w:val="Lijstalinea"/>
        <w:numPr>
          <w:ilvl w:val="2"/>
          <w:numId w:val="66"/>
        </w:numPr>
        <w:spacing w:line="320" w:lineRule="exact"/>
        <w:ind w:left="1985" w:hanging="284"/>
        <w:rPr>
          <w:rFonts w:ascii="Arial" w:eastAsia="Arial" w:hAnsi="Arial" w:cs="Arial"/>
        </w:rPr>
      </w:pPr>
      <w:r w:rsidRPr="007A4380">
        <w:rPr>
          <w:rFonts w:ascii="Arial" w:eastAsia="Arial" w:hAnsi="Arial" w:cs="Arial"/>
        </w:rPr>
        <w:lastRenderedPageBreak/>
        <w:t xml:space="preserve">leerlingen die instappen in het eerste jaar van de derde graad </w:t>
      </w:r>
      <w:r w:rsidR="00832352" w:rsidRPr="007A4380">
        <w:rPr>
          <w:rFonts w:ascii="Arial" w:eastAsia="Arial" w:hAnsi="Arial" w:cs="Arial"/>
        </w:rPr>
        <w:t>Haarverzorging, Moderealisatie</w:t>
      </w:r>
      <w:r w:rsidR="0026588A" w:rsidRPr="007A4380">
        <w:rPr>
          <w:rFonts w:ascii="Arial" w:eastAsia="Arial" w:hAnsi="Arial" w:cs="Arial"/>
        </w:rPr>
        <w:t>,</w:t>
      </w:r>
      <w:r w:rsidR="00832352" w:rsidRPr="007A4380">
        <w:rPr>
          <w:rFonts w:ascii="Arial" w:eastAsia="Arial" w:hAnsi="Arial" w:cs="Arial"/>
        </w:rPr>
        <w:t xml:space="preserve"> </w:t>
      </w:r>
      <w:r w:rsidRPr="007A4380">
        <w:rPr>
          <w:rFonts w:ascii="Arial" w:eastAsia="Arial" w:hAnsi="Arial" w:cs="Arial"/>
        </w:rPr>
        <w:t>Schoonheidsverzorging</w:t>
      </w:r>
      <w:r w:rsidR="0026588A" w:rsidRPr="007A4380">
        <w:rPr>
          <w:rFonts w:ascii="Arial" w:eastAsia="Arial" w:hAnsi="Arial" w:cs="Arial"/>
        </w:rPr>
        <w:t xml:space="preserve"> en </w:t>
      </w:r>
      <w:proofErr w:type="spellStart"/>
      <w:r w:rsidR="0026588A" w:rsidRPr="007A4380">
        <w:rPr>
          <w:rFonts w:ascii="Arial" w:eastAsia="Arial" w:hAnsi="Arial" w:cs="Arial"/>
        </w:rPr>
        <w:t>Wellness</w:t>
      </w:r>
      <w:proofErr w:type="spellEnd"/>
      <w:r w:rsidR="0026588A" w:rsidRPr="007A4380">
        <w:rPr>
          <w:rFonts w:ascii="Arial" w:eastAsia="Arial" w:hAnsi="Arial" w:cs="Arial"/>
        </w:rPr>
        <w:t xml:space="preserve"> en schoonheid.</w:t>
      </w:r>
    </w:p>
    <w:p w14:paraId="717FD9D9" w14:textId="2D86AA5C" w:rsidR="00037FED" w:rsidRPr="00DF55F8" w:rsidRDefault="058DE815" w:rsidP="007E478C">
      <w:pPr>
        <w:pStyle w:val="Lijstalinea"/>
        <w:numPr>
          <w:ilvl w:val="2"/>
          <w:numId w:val="66"/>
        </w:numPr>
        <w:spacing w:line="320" w:lineRule="exact"/>
        <w:ind w:left="1985" w:hanging="284"/>
        <w:rPr>
          <w:rFonts w:ascii="Arial" w:eastAsia="Arial" w:hAnsi="Arial" w:cs="Arial"/>
        </w:rPr>
      </w:pPr>
      <w:r w:rsidRPr="2B339EEE">
        <w:rPr>
          <w:rFonts w:ascii="Arial" w:eastAsia="Arial" w:hAnsi="Arial" w:cs="Arial"/>
        </w:rPr>
        <w:t>leerlingen die instappen in</w:t>
      </w:r>
      <w:r w:rsidR="0E417C79" w:rsidRPr="2B339EEE">
        <w:rPr>
          <w:rFonts w:ascii="Arial" w:eastAsia="Arial" w:hAnsi="Arial" w:cs="Arial"/>
        </w:rPr>
        <w:t xml:space="preserve"> het 7</w:t>
      </w:r>
      <w:r w:rsidR="0E417C79" w:rsidRPr="2B339EEE">
        <w:rPr>
          <w:rFonts w:ascii="Arial" w:eastAsia="Arial" w:hAnsi="Arial" w:cs="Arial"/>
          <w:vertAlign w:val="superscript"/>
        </w:rPr>
        <w:t xml:space="preserve">de </w:t>
      </w:r>
      <w:r w:rsidR="0E417C79" w:rsidRPr="2B339EEE">
        <w:rPr>
          <w:rFonts w:ascii="Arial" w:eastAsia="Arial" w:hAnsi="Arial" w:cs="Arial"/>
        </w:rPr>
        <w:t xml:space="preserve">jaar </w:t>
      </w:r>
      <w:r w:rsidR="0E417C79" w:rsidRPr="2B339EEE">
        <w:rPr>
          <w:rFonts w:ascii="Arial" w:eastAsia="Arial" w:hAnsi="Arial" w:cs="Arial"/>
          <w:lang w:val="nl-NL"/>
        </w:rPr>
        <w:t>Kapper-stylist, Kinderbegeleider, Persoonsbegeleider, Schoonheidsspecialist-adviseur, Verzorgende/zorgkundige.</w:t>
      </w:r>
    </w:p>
    <w:p w14:paraId="531A29AE" w14:textId="77777777" w:rsidR="00E6332C" w:rsidRPr="001505D2" w:rsidRDefault="00E6332C" w:rsidP="007E478C">
      <w:pPr>
        <w:numPr>
          <w:ilvl w:val="0"/>
          <w:numId w:val="53"/>
        </w:numPr>
        <w:spacing w:line="320" w:lineRule="exact"/>
        <w:ind w:left="1134" w:hanging="283"/>
        <w:rPr>
          <w:rFonts w:ascii="Arial" w:eastAsia="Arial" w:hAnsi="Arial" w:cs="Arial"/>
          <w:i/>
          <w:lang w:val="nl-NL"/>
        </w:rPr>
      </w:pPr>
      <w:bookmarkStart w:id="67" w:name="_Hlk134462174"/>
      <w:r w:rsidRPr="36668CED">
        <w:rPr>
          <w:rFonts w:ascii="Arial" w:eastAsia="Arial" w:hAnsi="Arial" w:cs="Arial"/>
          <w:i/>
          <w:lang w:val="nl-NL"/>
        </w:rPr>
        <w:t>Voor cognitief sterk functionerende leerlingen</w:t>
      </w:r>
    </w:p>
    <w:p w14:paraId="47E530E2" w14:textId="66E81E77" w:rsidR="00155AEC" w:rsidRPr="00E52301" w:rsidRDefault="00E6332C" w:rsidP="00E52301">
      <w:pPr>
        <w:spacing w:line="320" w:lineRule="exact"/>
        <w:ind w:left="1134"/>
        <w:rPr>
          <w:rFonts w:ascii="Arial" w:eastAsia="Arial" w:hAnsi="Arial" w:cs="Arial"/>
          <w:lang w:val="nl-NL"/>
        </w:rPr>
      </w:pPr>
      <w:r w:rsidRPr="36668CED">
        <w:rPr>
          <w:rFonts w:ascii="Arial" w:eastAsia="Arial" w:hAnsi="Arial" w:cs="Arial"/>
          <w:lang w:val="nl-NL"/>
        </w:rPr>
        <w:t>Wanneer je cognitief sterk functioneert, kan de klassenraad je toestaan om andere lessen of activiteiten te volgen. In principe valt er geen volledig vak weg, tenzij de klassenraad oordeelt dat de doelen van een bepaald vak reeds bereikt zijn.</w:t>
      </w:r>
      <w:bookmarkEnd w:id="67"/>
    </w:p>
    <w:p w14:paraId="20E33902" w14:textId="79DD065C" w:rsidR="00531217" w:rsidRPr="00435D0A" w:rsidRDefault="00531217" w:rsidP="00435D0A">
      <w:pPr>
        <w:pStyle w:val="Kopje2"/>
      </w:pPr>
      <w:bookmarkStart w:id="68" w:name="_Toc238482585"/>
      <w:r>
        <w:t>Persoonlijke documenten</w:t>
      </w:r>
      <w:bookmarkEnd w:id="68"/>
    </w:p>
    <w:p w14:paraId="7A863850" w14:textId="4791BEBE" w:rsidR="00531217" w:rsidRPr="00435D0A" w:rsidRDefault="00B30FCF" w:rsidP="00435D0A">
      <w:pPr>
        <w:pStyle w:val="Kopje3"/>
      </w:pPr>
      <w:bookmarkStart w:id="69" w:name="_Toc238482586"/>
      <w:r w:rsidRPr="00021FB0">
        <w:t xml:space="preserve">Digitale </w:t>
      </w:r>
      <w:r>
        <w:t>s</w:t>
      </w:r>
      <w:r w:rsidR="00531217">
        <w:t>choolagenda</w:t>
      </w:r>
      <w:bookmarkEnd w:id="69"/>
    </w:p>
    <w:p w14:paraId="35D795A7" w14:textId="4484745B" w:rsidR="00D83641" w:rsidRPr="00201038" w:rsidRDefault="005D4AE7" w:rsidP="005D4AE7">
      <w:pPr>
        <w:pStyle w:val="Plattetekst3"/>
        <w:spacing w:line="320" w:lineRule="exact"/>
        <w:rPr>
          <w:rFonts w:ascii="Arial" w:hAnsi="Arial" w:cs="Arial"/>
          <w:bCs w:val="0"/>
          <w:color w:val="auto"/>
          <w:sz w:val="20"/>
        </w:rPr>
      </w:pPr>
      <w:r w:rsidRPr="007A4380">
        <w:rPr>
          <w:rFonts w:ascii="Arial" w:hAnsi="Arial" w:cs="Arial"/>
          <w:bCs w:val="0"/>
          <w:color w:val="auto"/>
          <w:sz w:val="20"/>
        </w:rPr>
        <w:t xml:space="preserve">Op Smartschool is er een </w:t>
      </w:r>
      <w:r w:rsidRPr="00734B22">
        <w:rPr>
          <w:rFonts w:ascii="Arial" w:hAnsi="Arial" w:cs="Arial"/>
          <w:bCs w:val="0"/>
          <w:color w:val="auto"/>
          <w:sz w:val="20"/>
        </w:rPr>
        <w:t xml:space="preserve">digitale </w:t>
      </w:r>
      <w:r w:rsidR="00D83641" w:rsidRPr="00734B22">
        <w:rPr>
          <w:rFonts w:ascii="Arial" w:hAnsi="Arial" w:cs="Arial"/>
          <w:bCs w:val="0"/>
          <w:color w:val="auto"/>
          <w:sz w:val="20"/>
        </w:rPr>
        <w:t>planner</w:t>
      </w:r>
      <w:r w:rsidR="002420E3" w:rsidRPr="00734B22">
        <w:rPr>
          <w:rFonts w:ascii="Arial" w:hAnsi="Arial" w:cs="Arial"/>
          <w:bCs w:val="0"/>
          <w:color w:val="auto"/>
          <w:sz w:val="20"/>
        </w:rPr>
        <w:t xml:space="preserve"> voor alle leerlingen</w:t>
      </w:r>
      <w:r w:rsidR="0041749A" w:rsidRPr="00734B22">
        <w:rPr>
          <w:rFonts w:ascii="Arial" w:hAnsi="Arial" w:cs="Arial"/>
          <w:bCs w:val="0"/>
          <w:color w:val="auto"/>
          <w:sz w:val="20"/>
        </w:rPr>
        <w:t xml:space="preserve"> en ouders</w:t>
      </w:r>
      <w:r w:rsidR="00D83641" w:rsidRPr="00734B22">
        <w:rPr>
          <w:rFonts w:ascii="Arial" w:hAnsi="Arial" w:cs="Arial"/>
          <w:bCs w:val="0"/>
          <w:color w:val="auto"/>
          <w:sz w:val="20"/>
        </w:rPr>
        <w:t>, met daarin de kalender en de schoolagenda met taken- en toetsenplanne</w:t>
      </w:r>
      <w:r w:rsidR="0041749A" w:rsidRPr="00734B22">
        <w:rPr>
          <w:rFonts w:ascii="Arial" w:hAnsi="Arial" w:cs="Arial"/>
          <w:bCs w:val="0"/>
          <w:color w:val="auto"/>
          <w:sz w:val="20"/>
        </w:rPr>
        <w:t>r. De leerkrachten vullen er steeds de taken en toetsen in. Als leerling kun je de planner ook gebruiken voor het plannen van jouw schoolwerk.</w:t>
      </w:r>
    </w:p>
    <w:p w14:paraId="341590C5" w14:textId="7020A3A4" w:rsidR="00DB6DF1" w:rsidRPr="00497F71" w:rsidRDefault="00DB6DF1" w:rsidP="00497F71">
      <w:pPr>
        <w:pStyle w:val="Kopje3"/>
      </w:pPr>
      <w:bookmarkStart w:id="70" w:name="_Toc238482587"/>
      <w:r>
        <w:t>Boeken</w:t>
      </w:r>
      <w:bookmarkEnd w:id="70"/>
    </w:p>
    <w:p w14:paraId="44F7B155" w14:textId="4A4B0B30" w:rsidR="008D538A" w:rsidRPr="00D36E59" w:rsidRDefault="2F721614" w:rsidP="00AE0183">
      <w:pPr>
        <w:spacing w:line="320" w:lineRule="exact"/>
        <w:rPr>
          <w:rFonts w:ascii="Arial" w:eastAsia="Arial" w:hAnsi="Arial" w:cs="Arial"/>
          <w:strike/>
        </w:rPr>
      </w:pPr>
      <w:r w:rsidRPr="007A4380">
        <w:rPr>
          <w:rFonts w:ascii="Arial" w:eastAsia="Arial" w:hAnsi="Arial" w:cs="Arial"/>
          <w:lang w:val="nl-NL"/>
        </w:rPr>
        <w:t xml:space="preserve">Er is mogelijkheid om </w:t>
      </w:r>
      <w:r w:rsidRPr="007A4380">
        <w:rPr>
          <w:rFonts w:ascii="Arial" w:eastAsia="Arial" w:hAnsi="Arial" w:cs="Arial"/>
          <w:shd w:val="clear" w:color="auto" w:fill="FFFFFF"/>
          <w:lang w:val="nl-NL"/>
        </w:rPr>
        <w:t>de boeken op</w:t>
      </w:r>
      <w:r w:rsidRPr="007A4380">
        <w:rPr>
          <w:rFonts w:ascii="Arial" w:eastAsia="Arial" w:hAnsi="Arial" w:cs="Arial"/>
          <w:lang w:val="nl-NL"/>
        </w:rPr>
        <w:t xml:space="preserve"> </w:t>
      </w:r>
      <w:r w:rsidRPr="2B339EEE">
        <w:rPr>
          <w:rFonts w:ascii="Arial" w:eastAsia="Arial" w:hAnsi="Arial" w:cs="Arial"/>
          <w:lang w:val="nl-NL"/>
        </w:rPr>
        <w:t xml:space="preserve">school </w:t>
      </w:r>
      <w:r w:rsidR="199E4488" w:rsidRPr="2B339EEE">
        <w:rPr>
          <w:rFonts w:ascii="Arial" w:eastAsia="Arial" w:hAnsi="Arial" w:cs="Arial"/>
          <w:lang w:val="nl-NL"/>
        </w:rPr>
        <w:t xml:space="preserve">digitaal boeken </w:t>
      </w:r>
      <w:r w:rsidRPr="2B339EEE">
        <w:rPr>
          <w:rFonts w:ascii="Arial" w:eastAsia="Arial" w:hAnsi="Arial" w:cs="Arial"/>
          <w:lang w:val="nl-NL"/>
        </w:rPr>
        <w:t xml:space="preserve">aan </w:t>
      </w:r>
      <w:r w:rsidRPr="007A4380">
        <w:rPr>
          <w:rFonts w:ascii="Arial" w:eastAsia="Arial" w:hAnsi="Arial" w:cs="Arial"/>
          <w:lang w:val="nl-NL"/>
        </w:rPr>
        <w:t>te kopen.</w:t>
      </w:r>
    </w:p>
    <w:p w14:paraId="5560AB10" w14:textId="05E6FFF8" w:rsidR="00531217" w:rsidRPr="00497F71" w:rsidRDefault="1EA13078" w:rsidP="00497F71">
      <w:pPr>
        <w:pStyle w:val="Kopje3"/>
      </w:pPr>
      <w:bookmarkStart w:id="71" w:name="_Toc238482588"/>
      <w:r>
        <w:t>Bewaren van schooldocumenten</w:t>
      </w:r>
      <w:bookmarkEnd w:id="71"/>
    </w:p>
    <w:p w14:paraId="711FE5AB" w14:textId="09F673CC" w:rsidR="001C18A0" w:rsidRPr="00497F71" w:rsidRDefault="1EA13078" w:rsidP="00497F71">
      <w:pPr>
        <w:pStyle w:val="Plattetekst2"/>
        <w:spacing w:line="320" w:lineRule="exact"/>
        <w:rPr>
          <w:rFonts w:ascii="Arial" w:eastAsia="Arial" w:hAnsi="Arial" w:cs="Arial"/>
          <w:sz w:val="20"/>
        </w:rPr>
      </w:pPr>
      <w:r w:rsidRPr="007A4380">
        <w:rPr>
          <w:rFonts w:ascii="Arial" w:eastAsia="Arial" w:hAnsi="Arial" w:cs="Arial"/>
          <w:sz w:val="20"/>
        </w:rPr>
        <w:t>Studies in het secundair onderwijs worden</w:t>
      </w:r>
      <w:r w:rsidR="005F103C" w:rsidRPr="007A4380">
        <w:rPr>
          <w:rFonts w:ascii="Arial" w:eastAsia="Arial" w:hAnsi="Arial" w:cs="Arial"/>
          <w:sz w:val="20"/>
        </w:rPr>
        <w:t xml:space="preserve"> normaliter</w:t>
      </w:r>
      <w:r w:rsidRPr="007A4380">
        <w:rPr>
          <w:rFonts w:ascii="Arial" w:eastAsia="Arial" w:hAnsi="Arial" w:cs="Arial"/>
          <w:sz w:val="20"/>
        </w:rPr>
        <w:t xml:space="preserve"> afgerond met het behalen van een getuigschrift of een diploma. Dat veronderstelt ook mogelijke controle vanwege de bevoegde inspectie. Daarom moet je je schooldocumenten bewaren van het lopende schooljaar en het voorafgaande schooljaar.</w:t>
      </w:r>
    </w:p>
    <w:p w14:paraId="63B0AB67" w14:textId="77777777" w:rsidR="00531217" w:rsidRPr="007A4380" w:rsidRDefault="1EA13078" w:rsidP="2C0284DF">
      <w:pPr>
        <w:spacing w:line="320" w:lineRule="exact"/>
        <w:rPr>
          <w:rFonts w:ascii="Arial" w:eastAsia="Arial" w:hAnsi="Arial" w:cs="Arial"/>
        </w:rPr>
      </w:pPr>
      <w:r w:rsidRPr="007A4380">
        <w:rPr>
          <w:rFonts w:ascii="Arial" w:eastAsia="Arial" w:hAnsi="Arial" w:cs="Arial"/>
        </w:rPr>
        <w:t>Wie bewaart wat?</w:t>
      </w:r>
    </w:p>
    <w:p w14:paraId="0BAC83C2" w14:textId="191AC65A" w:rsidR="00531217" w:rsidRPr="007A4380" w:rsidRDefault="1EA13078" w:rsidP="2C0284DF">
      <w:pPr>
        <w:spacing w:line="320" w:lineRule="exact"/>
        <w:ind w:left="540"/>
        <w:rPr>
          <w:rFonts w:ascii="Arial" w:eastAsia="Arial" w:hAnsi="Arial" w:cs="Arial"/>
        </w:rPr>
      </w:pPr>
      <w:r w:rsidRPr="007A4380">
        <w:rPr>
          <w:rFonts w:ascii="Arial" w:eastAsia="Arial" w:hAnsi="Arial" w:cs="Arial"/>
        </w:rPr>
        <w:t>De school bewaart</w:t>
      </w:r>
      <w:r w:rsidR="0FE7B0F0" w:rsidRPr="007A4380">
        <w:rPr>
          <w:rFonts w:ascii="Arial" w:eastAsia="Arial" w:hAnsi="Arial" w:cs="Arial"/>
        </w:rPr>
        <w:t xml:space="preserve"> van vorig schooljaar (voor graadklassen van de laatste twee schooljaren)</w:t>
      </w:r>
      <w:r w:rsidR="1A346CE6" w:rsidRPr="007A4380">
        <w:rPr>
          <w:rFonts w:ascii="Arial" w:eastAsia="Arial" w:hAnsi="Arial" w:cs="Arial"/>
        </w:rPr>
        <w:t>:</w:t>
      </w:r>
    </w:p>
    <w:p w14:paraId="1CEDD7C9" w14:textId="0BE2189A" w:rsidR="00531217" w:rsidRPr="007A4380" w:rsidRDefault="19B14703" w:rsidP="00155CDC">
      <w:pPr>
        <w:numPr>
          <w:ilvl w:val="0"/>
          <w:numId w:val="24"/>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a</w:t>
      </w:r>
      <w:r w:rsidR="1EA13078" w:rsidRPr="007A4380">
        <w:rPr>
          <w:rFonts w:ascii="Arial" w:eastAsia="Arial" w:hAnsi="Arial" w:cs="Arial"/>
        </w:rPr>
        <w:t>lle</w:t>
      </w:r>
      <w:r w:rsidR="1F8A0663" w:rsidRPr="007A4380">
        <w:rPr>
          <w:rFonts w:ascii="Arial" w:eastAsia="Arial" w:hAnsi="Arial" w:cs="Arial"/>
        </w:rPr>
        <w:t xml:space="preserve"> </w:t>
      </w:r>
      <w:r w:rsidR="1EA13078" w:rsidRPr="007A4380">
        <w:rPr>
          <w:rFonts w:ascii="Arial" w:eastAsia="Arial" w:hAnsi="Arial" w:cs="Arial"/>
        </w:rPr>
        <w:t>evaluati</w:t>
      </w:r>
      <w:r w:rsidR="42F8A376" w:rsidRPr="007A4380">
        <w:rPr>
          <w:rFonts w:ascii="Arial" w:eastAsia="Arial" w:hAnsi="Arial" w:cs="Arial"/>
        </w:rPr>
        <w:t>es</w:t>
      </w:r>
      <w:r w:rsidR="3EF614DF" w:rsidRPr="007A4380">
        <w:rPr>
          <w:rFonts w:ascii="Arial" w:eastAsia="Arial" w:hAnsi="Arial" w:cs="Arial"/>
        </w:rPr>
        <w:t xml:space="preserve"> </w:t>
      </w:r>
      <w:r w:rsidR="62B58A3E" w:rsidRPr="007A4380">
        <w:rPr>
          <w:rFonts w:ascii="Arial" w:eastAsia="Arial" w:hAnsi="Arial" w:cs="Arial"/>
        </w:rPr>
        <w:t>(toetsen, examens</w:t>
      </w:r>
      <w:r w:rsidR="00D36E59">
        <w:rPr>
          <w:rFonts w:ascii="Arial" w:eastAsia="Arial" w:hAnsi="Arial" w:cs="Arial"/>
        </w:rPr>
        <w:t>…)</w:t>
      </w:r>
    </w:p>
    <w:p w14:paraId="5FDCBB13" w14:textId="1B7BF192" w:rsidR="00417F72" w:rsidRPr="00497F71" w:rsidRDefault="003824E9" w:rsidP="00497F71">
      <w:pPr>
        <w:numPr>
          <w:ilvl w:val="0"/>
          <w:numId w:val="24"/>
        </w:numPr>
        <w:tabs>
          <w:tab w:val="clear" w:pos="1260"/>
          <w:tab w:val="num" w:pos="468"/>
        </w:tabs>
        <w:spacing w:line="320" w:lineRule="exact"/>
        <w:ind w:left="1134" w:hanging="283"/>
        <w:rPr>
          <w:rFonts w:ascii="Arial" w:hAnsi="Arial" w:cs="Arial"/>
        </w:rPr>
      </w:pPr>
      <w:r w:rsidRPr="007A4380">
        <w:rPr>
          <w:rFonts w:ascii="Arial" w:eastAsia="Arial" w:hAnsi="Arial" w:cs="Arial"/>
        </w:rPr>
        <w:t>de scores van de leerlingen</w:t>
      </w:r>
      <w:r w:rsidR="07AFEBD2" w:rsidRPr="007A4380">
        <w:rPr>
          <w:rFonts w:ascii="Arial" w:eastAsia="Arial" w:hAnsi="Arial" w:cs="Arial"/>
        </w:rPr>
        <w:t xml:space="preserve">, </w:t>
      </w:r>
      <w:r w:rsidRPr="007A4380">
        <w:rPr>
          <w:rFonts w:ascii="Arial" w:eastAsia="Arial" w:hAnsi="Arial" w:cs="Arial"/>
        </w:rPr>
        <w:t>rapporten, stagedocumenten</w:t>
      </w:r>
      <w:r w:rsidR="032890A6" w:rsidRPr="007A4380">
        <w:rPr>
          <w:rFonts w:ascii="Arial" w:eastAsia="Arial" w:hAnsi="Arial" w:cs="Arial"/>
        </w:rPr>
        <w:t>.</w:t>
      </w:r>
    </w:p>
    <w:p w14:paraId="3201BCA5" w14:textId="33381C39" w:rsidR="00531217" w:rsidRPr="007A4380" w:rsidRDefault="1EA13078" w:rsidP="00497F71">
      <w:pPr>
        <w:spacing w:line="320" w:lineRule="exact"/>
        <w:ind w:left="567"/>
        <w:rPr>
          <w:rFonts w:ascii="Arial" w:eastAsia="Arial" w:hAnsi="Arial" w:cs="Arial"/>
        </w:rPr>
      </w:pPr>
      <w:r w:rsidRPr="007A4380">
        <w:rPr>
          <w:rFonts w:ascii="Arial" w:eastAsia="Arial" w:hAnsi="Arial" w:cs="Arial"/>
        </w:rPr>
        <w:t>De leerlingen bewaren thuis op eigen verantwoordelijkheid tot 31 augustus van het schooljaar dat volgt op het schooljaar waarop de documenten betrekking hebben</w:t>
      </w:r>
      <w:r w:rsidR="18888856" w:rsidRPr="007A4380">
        <w:rPr>
          <w:rFonts w:ascii="Arial" w:eastAsia="Arial" w:hAnsi="Arial" w:cs="Arial"/>
        </w:rPr>
        <w:t xml:space="preserve"> (voor graadklassen: van de laatste twee schooljaren)</w:t>
      </w:r>
      <w:r w:rsidR="193522FF" w:rsidRPr="007A4380">
        <w:rPr>
          <w:rFonts w:ascii="Arial" w:eastAsia="Arial" w:hAnsi="Arial" w:cs="Arial"/>
        </w:rPr>
        <w:t>:</w:t>
      </w:r>
    </w:p>
    <w:p w14:paraId="4CF5436D" w14:textId="303C0351" w:rsidR="003824E9" w:rsidRPr="007A4380" w:rsidRDefault="7F67371C" w:rsidP="00155CDC">
      <w:pPr>
        <w:numPr>
          <w:ilvl w:val="0"/>
          <w:numId w:val="25"/>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c</w:t>
      </w:r>
      <w:r w:rsidR="00913B28" w:rsidRPr="007A4380">
        <w:rPr>
          <w:rFonts w:ascii="Arial" w:eastAsia="Arial" w:hAnsi="Arial" w:cs="Arial"/>
        </w:rPr>
        <w:t>ursusmateriaal</w:t>
      </w:r>
    </w:p>
    <w:p w14:paraId="6F655FFA" w14:textId="07775560" w:rsidR="003824E9" w:rsidRPr="007A4380" w:rsidRDefault="0FD6EF54" w:rsidP="00155CDC">
      <w:pPr>
        <w:numPr>
          <w:ilvl w:val="0"/>
          <w:numId w:val="25"/>
        </w:numPr>
        <w:tabs>
          <w:tab w:val="clear" w:pos="1260"/>
          <w:tab w:val="num" w:pos="468"/>
        </w:tabs>
        <w:spacing w:line="320" w:lineRule="exact"/>
        <w:ind w:left="1134" w:hanging="283"/>
        <w:rPr>
          <w:rFonts w:ascii="Arial" w:hAnsi="Arial" w:cs="Arial"/>
        </w:rPr>
      </w:pPr>
      <w:r w:rsidRPr="007A4380">
        <w:rPr>
          <w:rFonts w:ascii="Arial" w:eastAsia="Arial" w:hAnsi="Arial" w:cs="Arial"/>
        </w:rPr>
        <w:t>t</w:t>
      </w:r>
      <w:r w:rsidR="6B7B8F07" w:rsidRPr="007A4380">
        <w:rPr>
          <w:rFonts w:ascii="Arial" w:eastAsia="Arial" w:hAnsi="Arial" w:cs="Arial"/>
        </w:rPr>
        <w:t xml:space="preserve">aken en </w:t>
      </w:r>
      <w:r w:rsidR="37909B06" w:rsidRPr="007A4380">
        <w:rPr>
          <w:rFonts w:ascii="Arial" w:eastAsia="Arial" w:hAnsi="Arial" w:cs="Arial"/>
        </w:rPr>
        <w:t>stageschriften</w:t>
      </w:r>
    </w:p>
    <w:p w14:paraId="45E4CD7A" w14:textId="0679DE74" w:rsidR="17449F20" w:rsidRPr="007A4380" w:rsidRDefault="67BA7ACD" w:rsidP="00155CDC">
      <w:pPr>
        <w:numPr>
          <w:ilvl w:val="0"/>
          <w:numId w:val="25"/>
        </w:numPr>
        <w:tabs>
          <w:tab w:val="clear" w:pos="1260"/>
          <w:tab w:val="num" w:pos="594"/>
        </w:tabs>
        <w:spacing w:line="320" w:lineRule="exact"/>
        <w:ind w:left="1134" w:hanging="283"/>
        <w:rPr>
          <w:rFonts w:ascii="Arial" w:hAnsi="Arial" w:cs="Arial"/>
        </w:rPr>
      </w:pPr>
      <w:r w:rsidRPr="007A4380">
        <w:rPr>
          <w:rFonts w:ascii="Arial" w:eastAsia="Arial" w:hAnsi="Arial" w:cs="Arial"/>
        </w:rPr>
        <w:t>w</w:t>
      </w:r>
      <w:r w:rsidR="17449F20" w:rsidRPr="007A4380">
        <w:rPr>
          <w:rFonts w:ascii="Arial" w:eastAsia="Arial" w:hAnsi="Arial" w:cs="Arial"/>
        </w:rPr>
        <w:t>erkstukken</w:t>
      </w:r>
      <w:r w:rsidR="2E88BDF4" w:rsidRPr="007A4380">
        <w:rPr>
          <w:rFonts w:ascii="Arial" w:eastAsia="Arial" w:hAnsi="Arial" w:cs="Arial"/>
        </w:rPr>
        <w:t xml:space="preserve"> </w:t>
      </w:r>
    </w:p>
    <w:p w14:paraId="001AB357" w14:textId="54FB5DDF" w:rsidR="00531217" w:rsidRPr="007A4380" w:rsidRDefault="00913B28" w:rsidP="00155CDC">
      <w:pPr>
        <w:numPr>
          <w:ilvl w:val="0"/>
          <w:numId w:val="25"/>
        </w:numPr>
        <w:tabs>
          <w:tab w:val="clear" w:pos="1260"/>
          <w:tab w:val="num" w:pos="594"/>
        </w:tabs>
        <w:spacing w:line="320" w:lineRule="exact"/>
        <w:ind w:left="1134" w:hanging="283"/>
        <w:rPr>
          <w:rFonts w:ascii="Arial" w:eastAsia="Arial" w:hAnsi="Arial" w:cs="Arial"/>
        </w:rPr>
      </w:pPr>
      <w:r w:rsidRPr="007A4380">
        <w:rPr>
          <w:rFonts w:ascii="Arial" w:eastAsia="Arial" w:hAnsi="Arial" w:cs="Arial"/>
        </w:rPr>
        <w:t>leerlingennotities en leer- en werkboeken</w:t>
      </w:r>
    </w:p>
    <w:p w14:paraId="24B2E95B" w14:textId="604A81B5" w:rsidR="00531217" w:rsidRPr="00BC4E41" w:rsidRDefault="1EA13078" w:rsidP="00BC4E41">
      <w:pPr>
        <w:spacing w:line="320" w:lineRule="exact"/>
        <w:ind w:left="567"/>
        <w:rPr>
          <w:rFonts w:ascii="Arial" w:eastAsia="Arial" w:hAnsi="Arial" w:cs="Arial"/>
        </w:rPr>
      </w:pPr>
      <w:r w:rsidRPr="007A4380">
        <w:rPr>
          <w:rFonts w:ascii="Arial" w:eastAsia="Arial" w:hAnsi="Arial" w:cs="Arial"/>
        </w:rPr>
        <w:t>Wij raden aan alles zorgvuldig in een pak of doos te bewaren, zodat hiervan niets ve</w:t>
      </w:r>
      <w:r w:rsidR="630E6C3F" w:rsidRPr="007A4380">
        <w:rPr>
          <w:rFonts w:ascii="Arial" w:eastAsia="Arial" w:hAnsi="Arial" w:cs="Arial"/>
        </w:rPr>
        <w:t>r</w:t>
      </w:r>
      <w:r w:rsidRPr="007A4380">
        <w:rPr>
          <w:rFonts w:ascii="Arial" w:eastAsia="Arial" w:hAnsi="Arial" w:cs="Arial"/>
        </w:rPr>
        <w:t>loren</w:t>
      </w:r>
      <w:r w:rsidR="0EBF382A" w:rsidRPr="007A4380">
        <w:rPr>
          <w:rFonts w:ascii="Arial" w:eastAsia="Arial" w:hAnsi="Arial" w:cs="Arial"/>
        </w:rPr>
        <w:t xml:space="preserve"> </w:t>
      </w:r>
      <w:r w:rsidRPr="007A4380">
        <w:rPr>
          <w:rFonts w:ascii="Arial" w:eastAsia="Arial" w:hAnsi="Arial" w:cs="Arial"/>
        </w:rPr>
        <w:t>kan gaan en zodat op aanvraag van de inspectie alles onmiddellijk aan de school kan worden bezorgd.</w:t>
      </w:r>
    </w:p>
    <w:p w14:paraId="1A8721D9" w14:textId="64343B17" w:rsidR="003C1E43" w:rsidRPr="00497F71" w:rsidRDefault="003C1E43" w:rsidP="00497F71">
      <w:pPr>
        <w:pStyle w:val="Kopje2"/>
      </w:pPr>
      <w:bookmarkStart w:id="72" w:name="_Toc238482589"/>
      <w:r>
        <w:t>Het ta</w:t>
      </w:r>
      <w:r w:rsidR="009E275F">
        <w:t xml:space="preserve">lenbeleid </w:t>
      </w:r>
      <w:r>
        <w:t>van de school</w:t>
      </w:r>
      <w:bookmarkEnd w:id="72"/>
    </w:p>
    <w:p w14:paraId="40144FA3" w14:textId="4C9DB55E" w:rsidR="003C68FD" w:rsidRDefault="1EA13078" w:rsidP="00AE0183">
      <w:pPr>
        <w:spacing w:line="320" w:lineRule="exact"/>
        <w:rPr>
          <w:rFonts w:ascii="Arial" w:eastAsia="Arial" w:hAnsi="Arial" w:cs="Arial"/>
        </w:rPr>
      </w:pPr>
      <w:r w:rsidRPr="007A4380">
        <w:rPr>
          <w:rFonts w:ascii="Arial" w:eastAsia="Arial" w:hAnsi="Arial" w:cs="Arial"/>
        </w:rPr>
        <w:t>Wanneer je je voor het eerst in het secundair onderwijs hebt ingeschreven, zullen we onderzoeken of je extra ondersteuning nodig hebt, bv. voor taal. Dat onderzoek gebeurt normaal gezien in de loop van september-oktober</w:t>
      </w:r>
      <w:r w:rsidR="00F33017" w:rsidRPr="007A4380">
        <w:rPr>
          <w:rFonts w:ascii="Arial" w:eastAsia="Arial" w:hAnsi="Arial" w:cs="Arial"/>
        </w:rPr>
        <w:t xml:space="preserve"> en kan als gevolg hebben dat de klassenraad je een aangepaste begeleiding aanbiedt.</w:t>
      </w:r>
    </w:p>
    <w:p w14:paraId="48638B3F" w14:textId="1152DF23" w:rsidR="00B503D7" w:rsidRPr="003A1A96" w:rsidRDefault="00B503D7" w:rsidP="00AE0183">
      <w:pPr>
        <w:spacing w:line="320" w:lineRule="exact"/>
        <w:rPr>
          <w:rFonts w:ascii="Arial" w:hAnsi="Arial" w:cs="Arial"/>
        </w:rPr>
      </w:pPr>
      <w:r w:rsidRPr="003A1A96">
        <w:rPr>
          <w:rFonts w:ascii="Arial" w:hAnsi="Arial" w:cs="Arial"/>
          <w:highlight w:val="lightGray"/>
        </w:rPr>
        <w:lastRenderedPageBreak/>
        <w:t>Indien de klassenraad van je lagere school bij de beslissing over je getuigschrift of de klassenraad van de studierichting die je in het secundair onderwijs volgt, heeft bepaald dat je extra taallessen (maximaal 3 lesuren) moet volgen om je achterstand voor Nederlands weg te werken, dan ben je verplicht om deel te nemen aan deze extra taallessen zoals ze door de school worden georganiseerd. Deze taallessen organiseren we bovenop de lessentabel van het structuuronderdeel dat je volgt. De klassenraad is bevoegd om te beslissen of het aantal extra taallessen kan verminderd of stopgezet worden. Deze beslissing kan worden genomen tijdens of op het einde van het schooljaar en is gebaseerd op je studievoortgang. Indien je afwezig zou zijn tijdens een taalles dan moet je deze afwezigheid correct wettigen zoals hierboven bepaald in ons schoolreglement.</w:t>
      </w:r>
    </w:p>
    <w:p w14:paraId="2F6182EE" w14:textId="40847AA5" w:rsidR="009E275F" w:rsidRPr="00497F71" w:rsidRDefault="00ED356E" w:rsidP="00497F71">
      <w:pPr>
        <w:pStyle w:val="Kopje2"/>
      </w:pPr>
      <w:bookmarkStart w:id="73" w:name="_Toc238482590"/>
      <w:r>
        <w:t>Leerlingenbegeleiding</w:t>
      </w:r>
      <w:bookmarkEnd w:id="73"/>
    </w:p>
    <w:p w14:paraId="7493813A" w14:textId="263529D9" w:rsidR="00844446" w:rsidRPr="00497F71" w:rsidRDefault="1EA13078" w:rsidP="00844446">
      <w:pPr>
        <w:spacing w:line="320" w:lineRule="exact"/>
        <w:rPr>
          <w:rFonts w:ascii="Arial" w:eastAsia="Arial" w:hAnsi="Arial" w:cs="Arial"/>
        </w:rPr>
      </w:pPr>
      <w:r w:rsidRPr="007A4380">
        <w:rPr>
          <w:rFonts w:ascii="Arial" w:eastAsia="Arial" w:hAnsi="Arial" w:cs="Arial"/>
        </w:rPr>
        <w:t xml:space="preserve">In </w:t>
      </w:r>
      <w:r w:rsidR="00956898">
        <w:rPr>
          <w:rFonts w:ascii="Arial" w:eastAsia="Arial" w:hAnsi="Arial" w:cs="Arial"/>
        </w:rPr>
        <w:t>NOVA campus VISO</w:t>
      </w:r>
      <w:r w:rsidRPr="007A4380">
        <w:rPr>
          <w:rFonts w:ascii="Arial" w:eastAsia="Arial" w:hAnsi="Arial" w:cs="Arial"/>
        </w:rPr>
        <w:t xml:space="preserve"> staan vakleerkrachten, </w:t>
      </w:r>
      <w:r w:rsidR="00FE6EB3" w:rsidRPr="007A4380">
        <w:rPr>
          <w:rFonts w:ascii="Arial" w:eastAsia="Arial" w:hAnsi="Arial" w:cs="Arial"/>
        </w:rPr>
        <w:t xml:space="preserve">opvoeders, </w:t>
      </w:r>
      <w:r w:rsidRPr="007A4380">
        <w:rPr>
          <w:rFonts w:ascii="Arial" w:eastAsia="Arial" w:hAnsi="Arial" w:cs="Arial"/>
        </w:rPr>
        <w:t xml:space="preserve">klastitularissen en leerlingenbegeleiders klaar om je te begeleiden. We proberen je zoveel mogelijk te helpen in de les. Is dit onvoldoende, dan krijg je persoonlijke begeleiding buiten de les. </w:t>
      </w:r>
    </w:p>
    <w:p w14:paraId="5438489C" w14:textId="22767E2D" w:rsidR="00844446" w:rsidRPr="00497F71" w:rsidRDefault="1EA13078" w:rsidP="00844446">
      <w:pPr>
        <w:spacing w:line="320" w:lineRule="exact"/>
        <w:rPr>
          <w:rFonts w:ascii="Arial" w:eastAsia="Arial" w:hAnsi="Arial" w:cs="Arial"/>
        </w:rPr>
      </w:pPr>
      <w:r w:rsidRPr="007A4380">
        <w:rPr>
          <w:rFonts w:ascii="Arial" w:eastAsia="Arial" w:hAnsi="Arial" w:cs="Arial"/>
        </w:rPr>
        <w:t>In onze leerlingenbegeleiding onderscheiden we vier grote domeinen: onderwijsloopbaanbegeleiding, leren en studeren, psychisch en sociaal functioneren en preventieve gezondheidszorg.</w:t>
      </w:r>
    </w:p>
    <w:p w14:paraId="40B6454D" w14:textId="36D34277" w:rsidR="00844446" w:rsidRPr="00497F71" w:rsidRDefault="00953E13" w:rsidP="00844446">
      <w:pPr>
        <w:spacing w:line="320" w:lineRule="exact"/>
        <w:rPr>
          <w:rFonts w:ascii="Arial" w:eastAsia="Arial" w:hAnsi="Arial" w:cs="Arial"/>
        </w:rPr>
      </w:pPr>
      <w:r w:rsidRPr="007A4380">
        <w:rPr>
          <w:rFonts w:ascii="Arial" w:eastAsia="Arial" w:hAnsi="Arial" w:cs="Arial"/>
        </w:rPr>
        <w:t>Omdat we al onze leerlingen kwaliteitsvol</w:t>
      </w:r>
      <w:r w:rsidR="1EA13078" w:rsidRPr="007A4380">
        <w:rPr>
          <w:rFonts w:ascii="Arial" w:eastAsia="Arial" w:hAnsi="Arial" w:cs="Arial"/>
        </w:rPr>
        <w:t xml:space="preserve"> onderwijs en goede begeleiding willen bieden, passen we op alle vier de domeinen algemene (zorg)maatregelen toe waar alle leerlingen baat bij hebben. Dit is onze brede basiszorg.</w:t>
      </w:r>
    </w:p>
    <w:p w14:paraId="2B8D6CF2" w14:textId="2D3B1F08" w:rsidR="00844446" w:rsidRPr="007A4380" w:rsidRDefault="1EA13078" w:rsidP="1EA13078">
      <w:pPr>
        <w:spacing w:line="320" w:lineRule="exact"/>
        <w:rPr>
          <w:rFonts w:ascii="Arial" w:eastAsia="Arial" w:hAnsi="Arial" w:cs="Arial"/>
        </w:rPr>
      </w:pPr>
      <w:r w:rsidRPr="007A4380">
        <w:rPr>
          <w:rFonts w:ascii="Arial" w:eastAsia="Arial" w:hAnsi="Arial" w:cs="Arial"/>
        </w:rPr>
        <w:t xml:space="preserve">Voor sommige leerlingen zijn die maatregelen niet voldoende. Zij hebben verhoogde zorg nodig. In dat geval gaan we op zoek naar welke extra zorg of begeleiding </w:t>
      </w:r>
      <w:r w:rsidR="00C17F90" w:rsidRPr="007A4380">
        <w:rPr>
          <w:rFonts w:ascii="Arial" w:eastAsia="Arial" w:hAnsi="Arial" w:cs="Arial"/>
        </w:rPr>
        <w:t xml:space="preserve">die </w:t>
      </w:r>
      <w:r w:rsidRPr="007A4380">
        <w:rPr>
          <w:rFonts w:ascii="Arial" w:eastAsia="Arial" w:hAnsi="Arial" w:cs="Arial"/>
        </w:rPr>
        <w:t xml:space="preserve">de leerling nodig heeft. Dit doen we door observatie en/of individuele gesprekken. Hieruit kan een individueel begeleidingsplan op maat van de leerling opgesteld worden. </w:t>
      </w:r>
    </w:p>
    <w:p w14:paraId="737165AA" w14:textId="67DB5B89" w:rsidR="00844446" w:rsidRPr="007A4380" w:rsidRDefault="1EA13078" w:rsidP="1EA13078">
      <w:pPr>
        <w:spacing w:line="320" w:lineRule="exact"/>
        <w:rPr>
          <w:rFonts w:ascii="Arial" w:eastAsia="Arial" w:hAnsi="Arial" w:cs="Arial"/>
        </w:rPr>
      </w:pPr>
      <w:r w:rsidRPr="007A4380">
        <w:rPr>
          <w:rFonts w:ascii="Arial" w:eastAsia="Arial" w:hAnsi="Arial" w:cs="Arial"/>
        </w:rPr>
        <w:t xml:space="preserve">Voor sommige leerlingen volstaat ook de verhoogde zorg niet. In zo’n situatie zullen we samen met de leerling en de ouders </w:t>
      </w:r>
      <w:r w:rsidR="00953E13" w:rsidRPr="007A4380">
        <w:rPr>
          <w:rFonts w:ascii="Arial" w:eastAsia="Arial" w:hAnsi="Arial" w:cs="Arial"/>
        </w:rPr>
        <w:t xml:space="preserve">het CLB-team </w:t>
      </w:r>
      <w:r w:rsidRPr="007A4380">
        <w:rPr>
          <w:rFonts w:ascii="Arial" w:eastAsia="Arial" w:hAnsi="Arial" w:cs="Arial"/>
        </w:rPr>
        <w:t xml:space="preserve">betrekken. We kunnen dan bv. samen naar redelijke aanpassingen zoeken. </w:t>
      </w:r>
    </w:p>
    <w:p w14:paraId="62D806D7" w14:textId="61A998F5" w:rsidR="00844446" w:rsidRPr="00497F71" w:rsidRDefault="1EA13078" w:rsidP="00844446">
      <w:pPr>
        <w:spacing w:line="320" w:lineRule="exact"/>
        <w:rPr>
          <w:rFonts w:ascii="Arial" w:eastAsia="Arial" w:hAnsi="Arial" w:cs="Arial"/>
        </w:rPr>
      </w:pPr>
      <w:r w:rsidRPr="007A4380">
        <w:rPr>
          <w:rFonts w:ascii="Arial" w:eastAsia="Arial" w:hAnsi="Arial" w:cs="Arial"/>
        </w:rPr>
        <w:t>De school kan afwegen of de aanpassingen wel redelijk zijn voor het volgen van het gemeenschappelijk leerprogramma. Indien de aanpassingen als onredelijk bevonden worden, kunnen we kiezen voor een individueel aangepast leerprogramma of kijken we uit naar een school op maat.</w:t>
      </w:r>
    </w:p>
    <w:p w14:paraId="148B4844" w14:textId="00CE80C1" w:rsidR="00844446" w:rsidRPr="007A4380" w:rsidRDefault="1EA13078" w:rsidP="1EA13078">
      <w:pPr>
        <w:spacing w:line="320" w:lineRule="exact"/>
        <w:rPr>
          <w:rFonts w:ascii="Arial" w:eastAsia="Arial" w:hAnsi="Arial" w:cs="Arial"/>
        </w:rPr>
      </w:pPr>
      <w:r w:rsidRPr="007A4380">
        <w:rPr>
          <w:rFonts w:ascii="Arial" w:eastAsia="Arial" w:hAnsi="Arial" w:cs="Arial"/>
        </w:rPr>
        <w:t>Als voldaan wordt aan bepaalde voorwaarden ka</w:t>
      </w:r>
      <w:r w:rsidR="00CC2C02" w:rsidRPr="007A4380">
        <w:rPr>
          <w:rFonts w:ascii="Arial" w:eastAsia="Arial" w:hAnsi="Arial" w:cs="Arial"/>
        </w:rPr>
        <w:t>n in overleg met</w:t>
      </w:r>
      <w:r w:rsidRPr="007A4380">
        <w:rPr>
          <w:rFonts w:ascii="Arial" w:eastAsia="Arial" w:hAnsi="Arial" w:cs="Arial"/>
        </w:rPr>
        <w:t xml:space="preserve"> het CLB een aanmelding gebeuren bij het </w:t>
      </w:r>
      <w:r w:rsidR="00FE6EB3" w:rsidRPr="007A4380">
        <w:rPr>
          <w:rFonts w:ascii="Arial" w:eastAsia="Arial" w:hAnsi="Arial" w:cs="Arial"/>
        </w:rPr>
        <w:t>leersteuncentrum</w:t>
      </w:r>
      <w:r w:rsidRPr="007A4380">
        <w:rPr>
          <w:rFonts w:ascii="Arial" w:eastAsia="Arial" w:hAnsi="Arial" w:cs="Arial"/>
        </w:rPr>
        <w:t xml:space="preserve">. De </w:t>
      </w:r>
      <w:r w:rsidR="00FE6EB3" w:rsidRPr="007A4380">
        <w:rPr>
          <w:rFonts w:ascii="Arial" w:eastAsia="Arial" w:hAnsi="Arial" w:cs="Arial"/>
        </w:rPr>
        <w:t>leer</w:t>
      </w:r>
      <w:r w:rsidRPr="007A4380">
        <w:rPr>
          <w:rFonts w:ascii="Arial" w:eastAsia="Arial" w:hAnsi="Arial" w:cs="Arial"/>
        </w:rPr>
        <w:t>ondersteuners kunnen de leerling individueel begeleiden, helpen in de klas of de leerkrachten mee ondersteunen.</w:t>
      </w:r>
    </w:p>
    <w:p w14:paraId="057555C0" w14:textId="425DE504" w:rsidR="00844446" w:rsidRPr="00497F71" w:rsidRDefault="1EA13078" w:rsidP="00844446">
      <w:pPr>
        <w:spacing w:line="320" w:lineRule="exact"/>
        <w:rPr>
          <w:rFonts w:ascii="Arial" w:eastAsia="Arial" w:hAnsi="Arial" w:cs="Arial"/>
        </w:rPr>
      </w:pPr>
      <w:r w:rsidRPr="007A4380">
        <w:rPr>
          <w:rFonts w:ascii="Arial" w:eastAsia="Arial" w:hAnsi="Arial" w:cs="Arial"/>
        </w:rPr>
        <w:t>We verwijzen ook naar onze website en de folders leerlingenbegeleiding en zorg voor meer info over ons zorgbeleid.</w:t>
      </w:r>
    </w:p>
    <w:p w14:paraId="1EB2089C" w14:textId="2727A784" w:rsidR="00A33415" w:rsidRPr="00497F71" w:rsidRDefault="1EA13078" w:rsidP="00A33415">
      <w:pPr>
        <w:spacing w:line="320" w:lineRule="exact"/>
        <w:rPr>
          <w:rFonts w:ascii="Arial" w:eastAsia="Arial" w:hAnsi="Arial" w:cs="Arial"/>
        </w:rPr>
      </w:pPr>
      <w:r w:rsidRPr="007A4380">
        <w:rPr>
          <w:rFonts w:ascii="Arial" w:eastAsia="Arial" w:hAnsi="Arial" w:cs="Arial"/>
        </w:rPr>
        <w:t>Wekelijks is er overleg tussen directie, de leerlingenbegeleiders en de CLB-medewerker(s). Door deze nauwe samenwerking proberen we je zo goed mogelijk op te volgen. Indien nodig verwijzen we jou ook door voor een gesprek bij het CLB of andere externe instanties.</w:t>
      </w:r>
    </w:p>
    <w:p w14:paraId="79849F77" w14:textId="28E0898E" w:rsidR="00A95A16" w:rsidRPr="00867813" w:rsidRDefault="1EA13078" w:rsidP="00AE0183">
      <w:pPr>
        <w:spacing w:line="320" w:lineRule="exact"/>
        <w:rPr>
          <w:rFonts w:ascii="Arial" w:eastAsia="Arial" w:hAnsi="Arial" w:cs="Arial"/>
        </w:rPr>
      </w:pPr>
      <w:r w:rsidRPr="007A4380">
        <w:rPr>
          <w:rFonts w:ascii="Arial" w:eastAsia="Arial" w:hAnsi="Arial" w:cs="Arial"/>
        </w:rPr>
        <w:t>Voor de concrete afspraken over de dienstverlening tussen de school en het CLB verwijzen we naar deel 3 van dit schoolreglement, punt 1.10 (CLB, samenwerking en afspraken).</w:t>
      </w:r>
    </w:p>
    <w:p w14:paraId="55DD1344" w14:textId="74D311C6" w:rsidR="00531217" w:rsidRPr="00497F71" w:rsidRDefault="00531217" w:rsidP="00497F71">
      <w:pPr>
        <w:pStyle w:val="Kopje2"/>
        <w:rPr>
          <w:lang w:val="nl-NL"/>
        </w:rPr>
      </w:pPr>
      <w:bookmarkStart w:id="74" w:name="_Toc238482591"/>
      <w:r w:rsidRPr="06E79DE9">
        <w:rPr>
          <w:lang w:val="nl-NL"/>
        </w:rPr>
        <w:lastRenderedPageBreak/>
        <w:t>Begeleiding bij je studies</w:t>
      </w:r>
      <w:bookmarkEnd w:id="74"/>
      <w:r w:rsidRPr="06E79DE9">
        <w:rPr>
          <w:lang w:val="nl-NL"/>
        </w:rPr>
        <w:t xml:space="preserve"> </w:t>
      </w:r>
    </w:p>
    <w:p w14:paraId="2FEFCCA1" w14:textId="22E154FD" w:rsidR="00531217" w:rsidRPr="00497F71" w:rsidRDefault="007B4B21" w:rsidP="00497F71">
      <w:pPr>
        <w:pStyle w:val="Kopje3"/>
      </w:pPr>
      <w:bookmarkStart w:id="75" w:name="_Ref174638106"/>
      <w:bookmarkStart w:id="76" w:name="_Toc238482592"/>
      <w:r>
        <w:t xml:space="preserve">De </w:t>
      </w:r>
      <w:r w:rsidR="00B2388F">
        <w:t>klastitularis</w:t>
      </w:r>
      <w:bookmarkEnd w:id="75"/>
      <w:bookmarkEnd w:id="76"/>
    </w:p>
    <w:p w14:paraId="1D8A156E" w14:textId="6F47097D"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Een van je leerkrachten is je klastitularis. Bij die leerkracht kan je ook altijd terecht met je vragen</w:t>
      </w:r>
      <w:r w:rsidR="0029330F">
        <w:rPr>
          <w:rFonts w:ascii="Arial" w:eastAsia="Arial" w:hAnsi="Arial" w:cs="Arial"/>
          <w:lang w:val="nl-NL"/>
        </w:rPr>
        <w:t xml:space="preserve"> of</w:t>
      </w:r>
      <w:r w:rsidRPr="007A4380">
        <w:rPr>
          <w:rFonts w:ascii="Arial" w:eastAsia="Arial" w:hAnsi="Arial" w:cs="Arial"/>
          <w:lang w:val="nl-NL"/>
        </w:rPr>
        <w:t xml:space="preserve"> problemen in verband met je studie</w:t>
      </w:r>
      <w:r w:rsidR="00953E13" w:rsidRPr="007A4380">
        <w:rPr>
          <w:rFonts w:ascii="Arial" w:eastAsia="Arial" w:hAnsi="Arial" w:cs="Arial"/>
          <w:lang w:val="nl-NL"/>
        </w:rPr>
        <w:t>s</w:t>
      </w:r>
      <w:r w:rsidRPr="007A4380">
        <w:rPr>
          <w:rFonts w:ascii="Arial" w:eastAsia="Arial" w:hAnsi="Arial" w:cs="Arial"/>
          <w:lang w:val="nl-NL"/>
        </w:rPr>
        <w:t xml:space="preserve"> of persoonlijke zorgen. </w:t>
      </w:r>
    </w:p>
    <w:p w14:paraId="1B1B2224" w14:textId="63AB0BCA" w:rsidR="00B757A7" w:rsidRPr="00EA0754" w:rsidRDefault="1EA13078" w:rsidP="00EA0754">
      <w:pPr>
        <w:spacing w:line="320" w:lineRule="exact"/>
        <w:rPr>
          <w:rFonts w:ascii="Arial" w:eastAsia="Arial" w:hAnsi="Arial" w:cs="Arial"/>
          <w:lang w:val="nl-NL"/>
        </w:rPr>
      </w:pPr>
      <w:r w:rsidRPr="007A4380">
        <w:rPr>
          <w:rFonts w:ascii="Arial" w:eastAsia="Arial" w:hAnsi="Arial" w:cs="Arial"/>
          <w:lang w:val="nl-NL"/>
        </w:rPr>
        <w:t>Een klastitularis volgt elke leerling van zijn klas van heel nabij. Hij is ook de aangewezen persoon om in te spelen op mogelijke problemen in de klas.</w:t>
      </w:r>
    </w:p>
    <w:p w14:paraId="52023CD9" w14:textId="30A42F29" w:rsidR="00531217" w:rsidRPr="00497F71" w:rsidRDefault="00531217" w:rsidP="00497F71">
      <w:pPr>
        <w:pStyle w:val="Kopje3"/>
      </w:pPr>
      <w:bookmarkStart w:id="77" w:name="_Ref174638170"/>
      <w:bookmarkStart w:id="78" w:name="_Ref174638177"/>
      <w:bookmarkStart w:id="79" w:name="_Toc238482593"/>
      <w:r>
        <w:t>De begeleidende klassenraad</w:t>
      </w:r>
      <w:bookmarkEnd w:id="77"/>
      <w:bookmarkEnd w:id="78"/>
      <w:bookmarkEnd w:id="79"/>
      <w:r>
        <w:t xml:space="preserve"> </w:t>
      </w:r>
    </w:p>
    <w:p w14:paraId="3AE52DF8" w14:textId="4ED068CB" w:rsidR="00531217" w:rsidRPr="007A4380" w:rsidRDefault="00CE55BB" w:rsidP="1EA13078">
      <w:pPr>
        <w:spacing w:line="320" w:lineRule="exact"/>
        <w:rPr>
          <w:rFonts w:ascii="Arial" w:eastAsia="Arial" w:hAnsi="Arial" w:cs="Arial"/>
          <w:lang w:val="nl-NL"/>
        </w:rPr>
      </w:pPr>
      <w:r w:rsidRPr="007A4380">
        <w:rPr>
          <w:rFonts w:ascii="Arial" w:eastAsia="Arial" w:hAnsi="Arial" w:cs="Arial"/>
          <w:lang w:val="nl-NL"/>
        </w:rPr>
        <w:t xml:space="preserve">Op onze school krijg je een </w:t>
      </w:r>
      <w:r w:rsidR="1EA13078" w:rsidRPr="007A4380">
        <w:rPr>
          <w:rFonts w:ascii="Arial" w:eastAsia="Arial" w:hAnsi="Arial" w:cs="Arial"/>
          <w:lang w:val="nl-NL"/>
        </w:rPr>
        <w:t xml:space="preserve">passende begeleiding door al je leerkrachten. </w:t>
      </w:r>
    </w:p>
    <w:p w14:paraId="05215478" w14:textId="2CF59E2D"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Om</w:t>
      </w:r>
      <w:r w:rsidR="00FE6EB3" w:rsidRPr="007A4380">
        <w:rPr>
          <w:rFonts w:ascii="Arial" w:eastAsia="Arial" w:hAnsi="Arial" w:cs="Arial"/>
          <w:lang w:val="nl-NL"/>
        </w:rPr>
        <w:t xml:space="preserve"> </w:t>
      </w:r>
      <w:r w:rsidRPr="007A4380">
        <w:rPr>
          <w:rFonts w:ascii="Arial" w:eastAsia="Arial" w:hAnsi="Arial" w:cs="Arial"/>
          <w:lang w:val="nl-NL"/>
        </w:rPr>
        <w:t xml:space="preserve">de samenwerking tussen al je vakleerkrachten te vergemakkelijken, komt er op geregelde tijdstippen een begeleidende klassenraad samen. </w:t>
      </w:r>
    </w:p>
    <w:p w14:paraId="6AB23D1C" w14:textId="49F3D964"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Tijdens </w:t>
      </w:r>
      <w:r w:rsidR="00F02FA7">
        <w:rPr>
          <w:rFonts w:ascii="Arial" w:eastAsia="Arial" w:hAnsi="Arial" w:cs="Arial"/>
          <w:lang w:val="nl-NL"/>
        </w:rPr>
        <w:t>dit overleg</w:t>
      </w:r>
      <w:r w:rsidRPr="007A4380">
        <w:rPr>
          <w:rFonts w:ascii="Arial" w:eastAsia="Arial" w:hAnsi="Arial" w:cs="Arial"/>
          <w:lang w:val="nl-NL"/>
        </w:rPr>
        <w:t xml:space="preserve"> geven je leerkrachten ruime informatie of toelichting over de resultaten en het gedrag van elke leerling van je klas. Door bespreking van de studieresultaten en het attituderapport zoeken we naar een individuele begeleiding</w:t>
      </w:r>
      <w:r w:rsidR="005B33DD">
        <w:rPr>
          <w:rFonts w:ascii="Arial" w:eastAsia="Arial" w:hAnsi="Arial" w:cs="Arial"/>
          <w:lang w:val="nl-NL"/>
        </w:rPr>
        <w:t xml:space="preserve"> op maat</w:t>
      </w:r>
      <w:r w:rsidRPr="007A4380">
        <w:rPr>
          <w:rFonts w:ascii="Arial" w:eastAsia="Arial" w:hAnsi="Arial" w:cs="Arial"/>
          <w:lang w:val="nl-NL"/>
        </w:rPr>
        <w:t xml:space="preserve"> en kan een begeleidingsplan worden afgesproken.</w:t>
      </w:r>
    </w:p>
    <w:p w14:paraId="58BC5D5B" w14:textId="207BF686" w:rsidR="00531217" w:rsidRPr="00462E8C" w:rsidRDefault="1EA13078" w:rsidP="00AE0183">
      <w:pPr>
        <w:spacing w:line="320" w:lineRule="exact"/>
        <w:rPr>
          <w:rFonts w:ascii="Arial" w:eastAsia="Arial" w:hAnsi="Arial" w:cs="Arial"/>
          <w:lang w:val="nl-NL"/>
        </w:rPr>
      </w:pPr>
      <w:r w:rsidRPr="007A4380">
        <w:rPr>
          <w:rFonts w:ascii="Arial" w:eastAsia="Arial" w:hAnsi="Arial" w:cs="Arial"/>
          <w:lang w:val="nl-NL"/>
        </w:rPr>
        <w:t>Iedere leerkracht kan je v</w:t>
      </w:r>
      <w:r w:rsidR="00953E13" w:rsidRPr="007A4380">
        <w:rPr>
          <w:rFonts w:ascii="Arial" w:eastAsia="Arial" w:hAnsi="Arial" w:cs="Arial"/>
          <w:lang w:val="nl-NL"/>
        </w:rPr>
        <w:t xml:space="preserve">oor een remediëring uitnodigen </w:t>
      </w:r>
      <w:r w:rsidRPr="007A4380">
        <w:rPr>
          <w:rFonts w:ascii="Arial" w:eastAsia="Arial" w:hAnsi="Arial" w:cs="Arial"/>
          <w:lang w:val="nl-NL"/>
        </w:rPr>
        <w:t xml:space="preserve">of extra taken </w:t>
      </w:r>
      <w:r w:rsidR="00462E8C">
        <w:rPr>
          <w:rFonts w:ascii="Arial" w:eastAsia="Arial" w:hAnsi="Arial" w:cs="Arial"/>
          <w:lang w:val="nl-NL"/>
        </w:rPr>
        <w:t>geven.</w:t>
      </w:r>
    </w:p>
    <w:p w14:paraId="4D56461F" w14:textId="50A37DCB" w:rsidR="00B74AAA"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Soms is doorverwijzing naar het CLB of een andere instantie noodzakelijk. </w:t>
      </w:r>
    </w:p>
    <w:p w14:paraId="61FF2772" w14:textId="45580145" w:rsidR="008D538A" w:rsidRPr="00F77FCB" w:rsidRDefault="1EA13078" w:rsidP="002F7AA0">
      <w:pPr>
        <w:spacing w:line="320" w:lineRule="exact"/>
        <w:rPr>
          <w:rFonts w:ascii="Arial" w:eastAsia="Arial" w:hAnsi="Arial" w:cs="Arial"/>
          <w:lang w:val="nl-NL"/>
        </w:rPr>
      </w:pPr>
      <w:r w:rsidRPr="007A4380">
        <w:rPr>
          <w:rFonts w:ascii="Arial" w:eastAsia="Arial" w:hAnsi="Arial" w:cs="Arial"/>
          <w:lang w:val="nl-NL"/>
        </w:rPr>
        <w:t>Het hoofddoel van deze begeleidende klassenraad is je studievordering te volgen om je op alle vlak zo goed mogelijk te helpen.</w:t>
      </w:r>
    </w:p>
    <w:p w14:paraId="4D858695" w14:textId="4ED6D48A" w:rsidR="00E11E63" w:rsidRPr="00113ED2" w:rsidRDefault="00531217" w:rsidP="00497F71">
      <w:pPr>
        <w:pStyle w:val="Kopje3"/>
      </w:pPr>
      <w:bookmarkStart w:id="80" w:name="_Toc238482594"/>
      <w:r>
        <w:t>De evaluatie</w:t>
      </w:r>
      <w:bookmarkEnd w:id="80"/>
      <w:r>
        <w:t xml:space="preserve"> </w:t>
      </w:r>
    </w:p>
    <w:p w14:paraId="5B0FD280" w14:textId="77777777" w:rsidR="00155AEC" w:rsidRPr="007A4380" w:rsidRDefault="00155AEC" w:rsidP="1EA13078">
      <w:pPr>
        <w:spacing w:line="320" w:lineRule="exact"/>
        <w:rPr>
          <w:rFonts w:ascii="Arial" w:eastAsia="Arial" w:hAnsi="Arial" w:cs="Arial"/>
          <w:lang w:val="nl-NL"/>
        </w:rPr>
      </w:pPr>
      <w:r w:rsidRPr="007A4380">
        <w:rPr>
          <w:rFonts w:ascii="Arial" w:eastAsia="Arial" w:hAnsi="Arial" w:cs="Arial"/>
          <w:lang w:val="nl-NL"/>
        </w:rPr>
        <w:t>De school communiceert op regelmatige basis over:</w:t>
      </w:r>
    </w:p>
    <w:p w14:paraId="5C749C1C" w14:textId="4A87B4B2" w:rsidR="00155AEC" w:rsidRPr="007A4380" w:rsidRDefault="00155AEC" w:rsidP="007E478C">
      <w:pPr>
        <w:pStyle w:val="Lijstalinea"/>
        <w:numPr>
          <w:ilvl w:val="2"/>
          <w:numId w:val="66"/>
        </w:numPr>
        <w:spacing w:line="320" w:lineRule="exact"/>
        <w:ind w:left="851"/>
        <w:rPr>
          <w:rFonts w:ascii="Arial" w:eastAsia="Arial" w:hAnsi="Arial" w:cs="Arial"/>
        </w:rPr>
      </w:pPr>
      <w:r w:rsidRPr="007A4380">
        <w:rPr>
          <w:rFonts w:ascii="Arial" w:eastAsia="Arial" w:hAnsi="Arial" w:cs="Arial"/>
        </w:rPr>
        <w:t xml:space="preserve">de basisprincipes </w:t>
      </w:r>
      <w:r w:rsidR="003C4FE6">
        <w:rPr>
          <w:rFonts w:ascii="Arial" w:eastAsia="Arial" w:hAnsi="Arial" w:cs="Arial"/>
        </w:rPr>
        <w:t xml:space="preserve">van onze </w:t>
      </w:r>
      <w:r w:rsidRPr="007A4380">
        <w:rPr>
          <w:rFonts w:ascii="Arial" w:eastAsia="Arial" w:hAnsi="Arial" w:cs="Arial"/>
        </w:rPr>
        <w:t>leerlingenevaluatie</w:t>
      </w:r>
      <w:r w:rsidR="002420E3" w:rsidRPr="007A4380">
        <w:rPr>
          <w:rFonts w:ascii="Arial" w:eastAsia="Arial" w:hAnsi="Arial" w:cs="Arial"/>
        </w:rPr>
        <w:t>;</w:t>
      </w:r>
    </w:p>
    <w:p w14:paraId="6B600E5D" w14:textId="1FAFC197" w:rsidR="00155AEC" w:rsidRPr="007A4380" w:rsidRDefault="00155AEC" w:rsidP="007E478C">
      <w:pPr>
        <w:pStyle w:val="Lijstalinea"/>
        <w:numPr>
          <w:ilvl w:val="2"/>
          <w:numId w:val="66"/>
        </w:numPr>
        <w:spacing w:line="320" w:lineRule="exact"/>
        <w:ind w:left="851"/>
        <w:rPr>
          <w:rFonts w:ascii="Arial" w:eastAsia="Arial" w:hAnsi="Arial" w:cs="Arial"/>
        </w:rPr>
      </w:pPr>
      <w:r w:rsidRPr="007A4380">
        <w:rPr>
          <w:rFonts w:ascii="Arial" w:eastAsia="Arial" w:hAnsi="Arial" w:cs="Arial"/>
        </w:rPr>
        <w:t>studievorderingen;</w:t>
      </w:r>
    </w:p>
    <w:p w14:paraId="5B3DE95F" w14:textId="47080F61" w:rsidR="00155AEC" w:rsidRPr="007A4380" w:rsidRDefault="00155AEC" w:rsidP="007E478C">
      <w:pPr>
        <w:pStyle w:val="Lijstalinea"/>
        <w:numPr>
          <w:ilvl w:val="2"/>
          <w:numId w:val="66"/>
        </w:numPr>
        <w:spacing w:line="320" w:lineRule="exact"/>
        <w:ind w:left="851"/>
        <w:rPr>
          <w:rFonts w:ascii="Arial" w:eastAsia="Arial" w:hAnsi="Arial" w:cs="Arial"/>
        </w:rPr>
      </w:pPr>
      <w:r w:rsidRPr="007A4380">
        <w:rPr>
          <w:rFonts w:ascii="Arial" w:eastAsia="Arial" w:hAnsi="Arial" w:cs="Arial"/>
        </w:rPr>
        <w:t>remediëring;</w:t>
      </w:r>
    </w:p>
    <w:p w14:paraId="6C1EC5D3" w14:textId="47ED5EB7" w:rsidR="00155AEC" w:rsidRPr="007A4380" w:rsidRDefault="00155AEC" w:rsidP="007E478C">
      <w:pPr>
        <w:pStyle w:val="Lijstalinea"/>
        <w:numPr>
          <w:ilvl w:val="2"/>
          <w:numId w:val="66"/>
        </w:numPr>
        <w:spacing w:line="320" w:lineRule="exact"/>
        <w:ind w:left="851"/>
        <w:rPr>
          <w:rFonts w:ascii="Arial" w:eastAsia="Arial" w:hAnsi="Arial" w:cs="Arial"/>
        </w:rPr>
      </w:pPr>
      <w:r w:rsidRPr="007A4380">
        <w:rPr>
          <w:rFonts w:ascii="Arial" w:eastAsia="Arial" w:hAnsi="Arial" w:cs="Arial"/>
        </w:rPr>
        <w:t xml:space="preserve">tijdstippen en vorm van de evaluatie en te beheersen </w:t>
      </w:r>
      <w:r w:rsidR="007433F5">
        <w:rPr>
          <w:rFonts w:ascii="Arial" w:eastAsia="Arial" w:hAnsi="Arial" w:cs="Arial"/>
        </w:rPr>
        <w:t>leerstof.</w:t>
      </w:r>
    </w:p>
    <w:p w14:paraId="0EF518FC" w14:textId="77777777" w:rsidR="00CF42D4" w:rsidRDefault="4C182A33" w:rsidP="00CF42D4">
      <w:pPr>
        <w:spacing w:line="320" w:lineRule="exact"/>
        <w:rPr>
          <w:rFonts w:ascii="Arial" w:eastAsia="Arial" w:hAnsi="Arial" w:cs="Arial"/>
        </w:rPr>
      </w:pPr>
      <w:r w:rsidRPr="2B339EEE">
        <w:rPr>
          <w:rFonts w:ascii="Arial" w:hAnsi="Arial" w:cs="Arial"/>
        </w:rPr>
        <w:t>Omdat we iedereen dezelfde kansen willen bieden om maximale leerwinst te maken, kan bij evaluatie gedifferentieerd worden.</w:t>
      </w:r>
      <w:r w:rsidR="00CF42D4" w:rsidRPr="00CF42D4">
        <w:rPr>
          <w:rFonts w:ascii="Arial" w:eastAsia="Arial" w:hAnsi="Arial" w:cs="Arial"/>
        </w:rPr>
        <w:t xml:space="preserve"> </w:t>
      </w:r>
    </w:p>
    <w:p w14:paraId="314C7AA2" w14:textId="08951624" w:rsidR="008423DD" w:rsidRPr="006831C5" w:rsidRDefault="00CF42D4" w:rsidP="006831C5">
      <w:pPr>
        <w:spacing w:line="320" w:lineRule="exact"/>
        <w:rPr>
          <w:rFonts w:ascii="Arial" w:eastAsia="Arial" w:hAnsi="Arial" w:cs="Arial"/>
        </w:rPr>
      </w:pPr>
      <w:r w:rsidRPr="007A4380">
        <w:rPr>
          <w:rFonts w:ascii="Arial" w:eastAsia="Arial" w:hAnsi="Arial" w:cs="Arial"/>
        </w:rPr>
        <w:t>Wegens overmacht</w:t>
      </w:r>
      <w:r>
        <w:rPr>
          <w:rFonts w:ascii="Arial" w:eastAsia="Arial" w:hAnsi="Arial" w:cs="Arial"/>
        </w:rPr>
        <w:t xml:space="preserve"> </w:t>
      </w:r>
      <w:r w:rsidRPr="007A4380">
        <w:rPr>
          <w:rFonts w:ascii="Arial" w:eastAsia="Arial" w:hAnsi="Arial" w:cs="Arial"/>
        </w:rPr>
        <w:t>kan een eerder gecommuniceerd tijdstip of evaluatievorm aangepast worden. In geval van aanpassing, brengen we je tijdig op de hoogte.</w:t>
      </w:r>
    </w:p>
    <w:p w14:paraId="3F35C1C0" w14:textId="07EAD405" w:rsidR="00531217" w:rsidRPr="00497F71" w:rsidRDefault="00531217" w:rsidP="00497F71">
      <w:pPr>
        <w:pStyle w:val="Kopje4"/>
      </w:pPr>
      <w:bookmarkStart w:id="81" w:name="_Ref174641389"/>
      <w:bookmarkStart w:id="82" w:name="_Ref174641390"/>
      <w:bookmarkStart w:id="83" w:name="_Toc238482595"/>
      <w:r>
        <w:t>Studievorderingen doorheen het schooljaar (= permanente evaluatie of dagelijks werk)</w:t>
      </w:r>
      <w:bookmarkEnd w:id="81"/>
      <w:bookmarkEnd w:id="82"/>
      <w:bookmarkEnd w:id="83"/>
    </w:p>
    <w:p w14:paraId="0C56A7C3" w14:textId="6FB0E52D"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Je oefeningen, je persoonlijk werk, de resultaten van je toetsen en je leerhouding (zoals je inzet in de les en je medewerking aan opdrachten, groepswerk, e.d.) worden nauwgezet gevolgd en beoordeeld. </w:t>
      </w:r>
    </w:p>
    <w:p w14:paraId="765C1CD3" w14:textId="3CF05D0A" w:rsidR="007B4B21" w:rsidRPr="00497F71" w:rsidRDefault="1EA13078" w:rsidP="00497F71">
      <w:pPr>
        <w:shd w:val="clear" w:color="auto" w:fill="FFFFFF" w:themeFill="background1"/>
        <w:spacing w:line="320" w:lineRule="exact"/>
        <w:rPr>
          <w:rFonts w:ascii="Arial" w:eastAsia="Arial" w:hAnsi="Arial" w:cs="Arial"/>
          <w:lang w:val="nl-NL"/>
        </w:rPr>
      </w:pPr>
      <w:r w:rsidRPr="007A4380">
        <w:rPr>
          <w:rFonts w:ascii="Arial" w:eastAsia="Arial" w:hAnsi="Arial" w:cs="Arial"/>
          <w:lang w:val="nl-NL"/>
        </w:rPr>
        <w:t xml:space="preserve">Deze evaluatie geeft aan de leerkracht, maar vooral aan jezelf, informatie over je studievordering en ontwikkeling. De leerkracht bepaalt zowel het aantal als de spreiding van mondelinge en schriftelijke taken. </w:t>
      </w:r>
    </w:p>
    <w:p w14:paraId="46CACA41"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Naast de evaluatie van kennis en vaardigheden beoordelen we ook je attitudes. Ook bij het advies voor je verdere studieloopbaan wordt er met je attitudes rekening gehouden.</w:t>
      </w:r>
    </w:p>
    <w:p w14:paraId="51061291" w14:textId="6C2E2877" w:rsidR="00AF26CF" w:rsidRPr="00497F71"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 xml:space="preserve">Je houding en sociale of praktische vaardigheden die deel uitmaken van het studiedomein dat je volgt, vormen uiteraard ook een belangrijk element in de evaluatie. Deze niet-cognitieve doelstellingen die behoren tot het studiedomein, zijn dus een element in de studiebeoordeling. </w:t>
      </w:r>
    </w:p>
    <w:p w14:paraId="7103324B" w14:textId="77777777" w:rsidR="00470935"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lastRenderedPageBreak/>
        <w:t>We maken volgende afspraken i.v.m. taken en toetsen:</w:t>
      </w:r>
    </w:p>
    <w:p w14:paraId="22AD5D7C" w14:textId="4FC6086F" w:rsidR="00470935" w:rsidRPr="007A4380" w:rsidRDefault="1EA13078" w:rsidP="007E478C">
      <w:pPr>
        <w:pStyle w:val="Plattetekst3"/>
        <w:numPr>
          <w:ilvl w:val="3"/>
          <w:numId w:val="54"/>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 xml:space="preserve">Leerkrachten kunnen onaangekondigd, in elke les, leerstofonderdelen klassikaal </w:t>
      </w:r>
      <w:r w:rsidR="00E14BD8">
        <w:rPr>
          <w:rFonts w:ascii="Arial" w:eastAsia="Arial" w:hAnsi="Arial" w:cs="Arial"/>
          <w:color w:val="auto"/>
          <w:sz w:val="20"/>
        </w:rPr>
        <w:t>evalueren</w:t>
      </w:r>
      <w:r w:rsidRPr="007A4380">
        <w:rPr>
          <w:rFonts w:ascii="Arial" w:eastAsia="Arial" w:hAnsi="Arial" w:cs="Arial"/>
          <w:color w:val="auto"/>
          <w:sz w:val="20"/>
        </w:rPr>
        <w:t xml:space="preserve"> van de les zelf, en/of de vorige les.</w:t>
      </w:r>
    </w:p>
    <w:p w14:paraId="6FE829CC" w14:textId="77777777" w:rsidR="00592BA2" w:rsidRPr="007A4380" w:rsidRDefault="1EA13078" w:rsidP="007E478C">
      <w:pPr>
        <w:pStyle w:val="Plattetekst3"/>
        <w:numPr>
          <w:ilvl w:val="3"/>
          <w:numId w:val="54"/>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Bij afwezigheid tijdens een toets kan je een inhaaltoets krijgen op een met de leerkracht afgesproken moment.</w:t>
      </w:r>
    </w:p>
    <w:p w14:paraId="38986973" w14:textId="77777777" w:rsidR="00592BA2" w:rsidRPr="007A4380" w:rsidRDefault="1EA13078" w:rsidP="007E478C">
      <w:pPr>
        <w:pStyle w:val="Plattetekst3"/>
        <w:numPr>
          <w:ilvl w:val="3"/>
          <w:numId w:val="54"/>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Wanneer je materiaal, nodig voor het maken van een taak of toets, niet bij hebt:</w:t>
      </w:r>
    </w:p>
    <w:p w14:paraId="4A1241CF" w14:textId="77777777" w:rsidR="00592BA2" w:rsidRPr="007A4380" w:rsidRDefault="1EA13078" w:rsidP="007E478C">
      <w:pPr>
        <w:pStyle w:val="Plattetekst3"/>
        <w:numPr>
          <w:ilvl w:val="3"/>
          <w:numId w:val="69"/>
        </w:numPr>
        <w:spacing w:line="320" w:lineRule="exact"/>
        <w:ind w:left="1418" w:hanging="284"/>
        <w:rPr>
          <w:rFonts w:ascii="Arial" w:eastAsia="Arial" w:hAnsi="Arial" w:cs="Arial"/>
          <w:color w:val="auto"/>
          <w:sz w:val="20"/>
        </w:rPr>
      </w:pPr>
      <w:r w:rsidRPr="007A4380">
        <w:rPr>
          <w:rFonts w:ascii="Arial" w:eastAsia="Arial" w:hAnsi="Arial" w:cs="Arial"/>
          <w:color w:val="auto"/>
          <w:sz w:val="20"/>
        </w:rPr>
        <w:t>wordt dit meegenomen bij de beoordeling van de attitude ‘stiptheid’ op het attituderapport;</w:t>
      </w:r>
    </w:p>
    <w:p w14:paraId="397384A8" w14:textId="77777777" w:rsidR="00051303" w:rsidRPr="007A4380" w:rsidRDefault="1EA13078" w:rsidP="007E478C">
      <w:pPr>
        <w:pStyle w:val="Plattetekst3"/>
        <w:numPr>
          <w:ilvl w:val="3"/>
          <w:numId w:val="69"/>
        </w:numPr>
        <w:spacing w:line="320" w:lineRule="exact"/>
        <w:ind w:left="1418" w:hanging="284"/>
        <w:rPr>
          <w:rFonts w:ascii="Arial" w:eastAsia="Arial" w:hAnsi="Arial" w:cs="Arial"/>
          <w:color w:val="auto"/>
          <w:sz w:val="20"/>
        </w:rPr>
      </w:pPr>
      <w:r w:rsidRPr="007A4380">
        <w:rPr>
          <w:rFonts w:ascii="Arial" w:eastAsia="Arial" w:hAnsi="Arial" w:cs="Arial"/>
          <w:color w:val="auto"/>
          <w:sz w:val="20"/>
        </w:rPr>
        <w:t xml:space="preserve">moet je de taak, toets maken zonder hulpmiddel (bv. rekenmachine, atlas) indien je dit hulpmiddel voor minder dan 1/3 van de punten nodig hebt. </w:t>
      </w:r>
    </w:p>
    <w:p w14:paraId="1FB4EE6F" w14:textId="2004F50D" w:rsidR="00592BA2" w:rsidRPr="007A4380" w:rsidRDefault="1EA13078" w:rsidP="1EA13078">
      <w:pPr>
        <w:pStyle w:val="Plattetekst3"/>
        <w:spacing w:line="320" w:lineRule="exact"/>
        <w:ind w:left="1418" w:hanging="2"/>
        <w:rPr>
          <w:rFonts w:ascii="Arial" w:eastAsia="Arial" w:hAnsi="Arial" w:cs="Arial"/>
          <w:color w:val="auto"/>
          <w:sz w:val="20"/>
        </w:rPr>
      </w:pPr>
      <w:r w:rsidRPr="007A4380">
        <w:rPr>
          <w:rFonts w:ascii="Arial" w:eastAsia="Arial" w:hAnsi="Arial" w:cs="Arial"/>
          <w:color w:val="auto"/>
          <w:sz w:val="20"/>
        </w:rPr>
        <w:t xml:space="preserve">Indien je het hulpmiddel voor meer dan 1/3 van de punten nodig hebt, kun je het lenen van iemand anders van de klas, maar niet vooraleer de helft van de </w:t>
      </w:r>
      <w:proofErr w:type="spellStart"/>
      <w:r w:rsidRPr="007A4380">
        <w:rPr>
          <w:rFonts w:ascii="Arial" w:eastAsia="Arial" w:hAnsi="Arial" w:cs="Arial"/>
          <w:color w:val="auto"/>
          <w:sz w:val="20"/>
        </w:rPr>
        <w:t>toetstijd</w:t>
      </w:r>
      <w:proofErr w:type="spellEnd"/>
      <w:r w:rsidRPr="007A4380">
        <w:rPr>
          <w:rFonts w:ascii="Arial" w:eastAsia="Arial" w:hAnsi="Arial" w:cs="Arial"/>
          <w:color w:val="auto"/>
          <w:sz w:val="20"/>
        </w:rPr>
        <w:t xml:space="preserve"> voorbij is.</w:t>
      </w:r>
    </w:p>
    <w:p w14:paraId="3F51BDCB" w14:textId="46F0FBB2" w:rsidR="003C68FD" w:rsidRPr="007A4380" w:rsidRDefault="1EA13078" w:rsidP="00DE298D">
      <w:pPr>
        <w:pStyle w:val="Plattetekst3"/>
        <w:spacing w:line="320" w:lineRule="exact"/>
        <w:ind w:left="1418" w:hanging="2"/>
        <w:rPr>
          <w:rFonts w:ascii="Arial" w:eastAsia="Arial" w:hAnsi="Arial" w:cs="Arial"/>
          <w:color w:val="auto"/>
          <w:sz w:val="20"/>
        </w:rPr>
      </w:pPr>
      <w:r w:rsidRPr="007A4380">
        <w:rPr>
          <w:rFonts w:ascii="Arial" w:eastAsia="Arial" w:hAnsi="Arial" w:cs="Arial"/>
          <w:color w:val="auto"/>
          <w:sz w:val="20"/>
        </w:rPr>
        <w:t>Indien meerdere leerlingen op een hulpmiddel wachten, dan mag je dit pas vanaf hetzelfde tijdstip gebruiken.</w:t>
      </w:r>
    </w:p>
    <w:p w14:paraId="5DDC7F1D" w14:textId="77777777" w:rsidR="00CB07CA" w:rsidRPr="007A4380" w:rsidRDefault="1EA13078" w:rsidP="007E478C">
      <w:pPr>
        <w:pStyle w:val="Plattetekst3"/>
        <w:numPr>
          <w:ilvl w:val="3"/>
          <w:numId w:val="54"/>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Wanneer je een (huis)taak te laat indient zonder geldige reden:</w:t>
      </w:r>
    </w:p>
    <w:p w14:paraId="6F05585E" w14:textId="77777777" w:rsidR="00CB07CA" w:rsidRPr="007A4380" w:rsidRDefault="1EA13078" w:rsidP="007E478C">
      <w:pPr>
        <w:pStyle w:val="Plattetekst3"/>
        <w:numPr>
          <w:ilvl w:val="3"/>
          <w:numId w:val="70"/>
        </w:numPr>
        <w:spacing w:line="320" w:lineRule="exact"/>
        <w:ind w:left="1418" w:hanging="284"/>
        <w:rPr>
          <w:rFonts w:ascii="Arial" w:eastAsia="Arial" w:hAnsi="Arial" w:cs="Arial"/>
          <w:color w:val="auto"/>
          <w:sz w:val="20"/>
        </w:rPr>
      </w:pPr>
      <w:r w:rsidRPr="007A4380">
        <w:rPr>
          <w:rFonts w:ascii="Arial" w:eastAsia="Arial" w:hAnsi="Arial" w:cs="Arial"/>
          <w:color w:val="auto"/>
          <w:sz w:val="20"/>
        </w:rPr>
        <w:t>wordt dit meegenomen bij de beoordeling van de attitude ‘stiptheid’ op het attituderapport;</w:t>
      </w:r>
    </w:p>
    <w:p w14:paraId="3B1C1060" w14:textId="4DC9A829" w:rsidR="00CB07CA" w:rsidRPr="00434AAC" w:rsidRDefault="00543F4F" w:rsidP="007E478C">
      <w:pPr>
        <w:pStyle w:val="Plattetekst3"/>
        <w:numPr>
          <w:ilvl w:val="3"/>
          <w:numId w:val="70"/>
        </w:numPr>
        <w:spacing w:line="320" w:lineRule="exact"/>
        <w:ind w:left="1418" w:hanging="284"/>
        <w:rPr>
          <w:rFonts w:ascii="Arial" w:eastAsia="Arial" w:hAnsi="Arial" w:cs="Arial"/>
          <w:color w:val="auto"/>
          <w:sz w:val="20"/>
        </w:rPr>
      </w:pPr>
      <w:r w:rsidRPr="00434AAC">
        <w:rPr>
          <w:rFonts w:ascii="Arial" w:eastAsia="Arial" w:hAnsi="Arial" w:cs="Arial"/>
          <w:color w:val="auto"/>
          <w:sz w:val="20"/>
        </w:rPr>
        <w:t xml:space="preserve">krijg je voorlopig een 0. Je </w:t>
      </w:r>
      <w:r w:rsidR="1EA13078" w:rsidRPr="00434AAC">
        <w:rPr>
          <w:rFonts w:ascii="Arial" w:eastAsia="Arial" w:hAnsi="Arial" w:cs="Arial"/>
          <w:color w:val="auto"/>
          <w:sz w:val="20"/>
        </w:rPr>
        <w:t xml:space="preserve">kan je de taak nog indienen aan de leerkracht (rechtstreeks bezorgen, niet in vakje bv.) op een afgesproken moment. </w:t>
      </w:r>
      <w:r w:rsidR="0041749A" w:rsidRPr="00434AAC">
        <w:rPr>
          <w:rFonts w:ascii="Arial" w:eastAsia="Arial" w:hAnsi="Arial" w:cs="Arial"/>
          <w:color w:val="auto"/>
          <w:sz w:val="20"/>
        </w:rPr>
        <w:t>De leerkracht past de 0 aan, maar j</w:t>
      </w:r>
      <w:r w:rsidR="1EA13078" w:rsidRPr="00434AAC">
        <w:rPr>
          <w:rFonts w:ascii="Arial" w:eastAsia="Arial" w:hAnsi="Arial" w:cs="Arial"/>
          <w:color w:val="auto"/>
          <w:sz w:val="20"/>
        </w:rPr>
        <w:t>e verliest wel 20 % van de punten.</w:t>
      </w:r>
    </w:p>
    <w:p w14:paraId="3EAD0107" w14:textId="458942BD" w:rsidR="00CB07CA" w:rsidRPr="007A4380" w:rsidRDefault="1EA13078" w:rsidP="1EA13078">
      <w:pPr>
        <w:pStyle w:val="Plattetekst3"/>
        <w:spacing w:line="320" w:lineRule="exact"/>
        <w:ind w:left="1418" w:hanging="2"/>
        <w:rPr>
          <w:rFonts w:ascii="Arial" w:eastAsia="Arial" w:hAnsi="Arial" w:cs="Arial"/>
          <w:color w:val="auto"/>
          <w:sz w:val="20"/>
        </w:rPr>
      </w:pPr>
      <w:r w:rsidRPr="00434AAC">
        <w:rPr>
          <w:rFonts w:ascii="Arial" w:eastAsia="Arial" w:hAnsi="Arial" w:cs="Arial"/>
          <w:color w:val="auto"/>
          <w:sz w:val="20"/>
        </w:rPr>
        <w:t xml:space="preserve">Indien je de taak op dit tweede moment niet indient, </w:t>
      </w:r>
      <w:r w:rsidR="00543F4F" w:rsidRPr="00434AAC">
        <w:rPr>
          <w:rFonts w:ascii="Arial" w:eastAsia="Arial" w:hAnsi="Arial" w:cs="Arial"/>
          <w:color w:val="auto"/>
          <w:sz w:val="20"/>
        </w:rPr>
        <w:t xml:space="preserve">blijft </w:t>
      </w:r>
      <w:r w:rsidR="0041749A" w:rsidRPr="00434AAC">
        <w:rPr>
          <w:rFonts w:ascii="Arial" w:eastAsia="Arial" w:hAnsi="Arial" w:cs="Arial"/>
          <w:color w:val="auto"/>
          <w:sz w:val="20"/>
        </w:rPr>
        <w:t>de 0 behouden</w:t>
      </w:r>
      <w:r w:rsidRPr="00434AAC">
        <w:rPr>
          <w:rFonts w:ascii="Arial" w:eastAsia="Arial" w:hAnsi="Arial" w:cs="Arial"/>
          <w:color w:val="auto"/>
          <w:sz w:val="20"/>
        </w:rPr>
        <w:t>. Daarna moet je de taak niet meer indienen, tenzij de leerkracht dit toch verwacht.</w:t>
      </w:r>
    </w:p>
    <w:p w14:paraId="0E0D2E55" w14:textId="2919D336" w:rsidR="0058057F" w:rsidRPr="007A4380" w:rsidRDefault="1EA13078" w:rsidP="1EA13078">
      <w:pPr>
        <w:pStyle w:val="Plattetekst3"/>
        <w:spacing w:line="320" w:lineRule="exact"/>
        <w:ind w:left="1418" w:hanging="2"/>
        <w:rPr>
          <w:rFonts w:ascii="Arial" w:eastAsia="Arial" w:hAnsi="Arial" w:cs="Arial"/>
          <w:color w:val="auto"/>
          <w:sz w:val="20"/>
        </w:rPr>
      </w:pPr>
      <w:r w:rsidRPr="007A4380">
        <w:rPr>
          <w:rFonts w:ascii="Arial" w:eastAsia="Arial" w:hAnsi="Arial" w:cs="Arial"/>
          <w:color w:val="auto"/>
          <w:sz w:val="20"/>
        </w:rPr>
        <w:t>Ook voor grote taken, zoals jaarwerken, wordt dit principe toegepast voor het deel dat ingediend wordt.</w:t>
      </w:r>
    </w:p>
    <w:p w14:paraId="2AB71C9E" w14:textId="77777777" w:rsidR="00CB5FE6" w:rsidRPr="007A4380" w:rsidRDefault="1EA13078" w:rsidP="007E478C">
      <w:pPr>
        <w:pStyle w:val="Plattetekst3"/>
        <w:numPr>
          <w:ilvl w:val="3"/>
          <w:numId w:val="54"/>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Wanneer je materiaal vergeten bent voor een (praktijk)les, kan je een ordemaatregel krijgen (bv. een taak). Als de attitude stiptheid aansluit bij de leerplandoelen van het vak, verlies je ook punten.</w:t>
      </w:r>
    </w:p>
    <w:p w14:paraId="4DD1938B" w14:textId="4051B5E0" w:rsidR="00AE37AC" w:rsidRPr="007A4380" w:rsidRDefault="1EA13078" w:rsidP="007E478C">
      <w:pPr>
        <w:pStyle w:val="Plattetekst3"/>
        <w:numPr>
          <w:ilvl w:val="3"/>
          <w:numId w:val="54"/>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 xml:space="preserve">Op Smartschool vind je </w:t>
      </w:r>
      <w:r w:rsidR="00760E44" w:rsidRPr="007A4380">
        <w:rPr>
          <w:rFonts w:ascii="Arial" w:eastAsia="Arial" w:hAnsi="Arial" w:cs="Arial"/>
          <w:color w:val="auto"/>
          <w:sz w:val="20"/>
        </w:rPr>
        <w:t>in de digitale schoolagenda</w:t>
      </w:r>
      <w:r w:rsidRPr="007A4380">
        <w:rPr>
          <w:rFonts w:ascii="Arial" w:eastAsia="Arial" w:hAnsi="Arial" w:cs="Arial"/>
          <w:color w:val="auto"/>
          <w:sz w:val="20"/>
        </w:rPr>
        <w:t xml:space="preserve"> een</w:t>
      </w:r>
      <w:r w:rsidR="00760E44" w:rsidRPr="007A4380">
        <w:rPr>
          <w:rFonts w:ascii="Arial" w:eastAsia="Arial" w:hAnsi="Arial" w:cs="Arial"/>
          <w:color w:val="auto"/>
          <w:sz w:val="20"/>
        </w:rPr>
        <w:t xml:space="preserve"> taken- en</w:t>
      </w:r>
      <w:r w:rsidRPr="007A4380">
        <w:rPr>
          <w:rFonts w:ascii="Arial" w:eastAsia="Arial" w:hAnsi="Arial" w:cs="Arial"/>
          <w:color w:val="auto"/>
          <w:sz w:val="20"/>
        </w:rPr>
        <w:t xml:space="preserve"> toetsenplanner met daarin </w:t>
      </w:r>
      <w:r w:rsidR="00760E44" w:rsidRPr="007A4380">
        <w:rPr>
          <w:rFonts w:ascii="Arial" w:eastAsia="Arial" w:hAnsi="Arial" w:cs="Arial"/>
          <w:color w:val="auto"/>
          <w:sz w:val="20"/>
        </w:rPr>
        <w:t>de in te dienen taken en de</w:t>
      </w:r>
      <w:r w:rsidRPr="007A4380">
        <w:rPr>
          <w:rFonts w:ascii="Arial" w:eastAsia="Arial" w:hAnsi="Arial" w:cs="Arial"/>
          <w:color w:val="auto"/>
          <w:sz w:val="20"/>
        </w:rPr>
        <w:t xml:space="preserve"> geplande toetsen voor jouw klas. Ook je ouders kunnen deze </w:t>
      </w:r>
      <w:r w:rsidR="00760E44" w:rsidRPr="007A4380">
        <w:rPr>
          <w:rFonts w:ascii="Arial" w:eastAsia="Arial" w:hAnsi="Arial" w:cs="Arial"/>
          <w:color w:val="auto"/>
          <w:sz w:val="20"/>
        </w:rPr>
        <w:t xml:space="preserve">taken- en </w:t>
      </w:r>
      <w:r w:rsidRPr="007A4380">
        <w:rPr>
          <w:rFonts w:ascii="Arial" w:eastAsia="Arial" w:hAnsi="Arial" w:cs="Arial"/>
          <w:color w:val="auto"/>
          <w:sz w:val="20"/>
        </w:rPr>
        <w:t xml:space="preserve">toetsenplanner raadplegen. </w:t>
      </w:r>
    </w:p>
    <w:p w14:paraId="75F85904" w14:textId="6B3CC116" w:rsidR="007F6063" w:rsidRPr="00497F71" w:rsidRDefault="1EA13078" w:rsidP="007E478C">
      <w:pPr>
        <w:pStyle w:val="Plattetekst3"/>
        <w:numPr>
          <w:ilvl w:val="3"/>
          <w:numId w:val="54"/>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 xml:space="preserve">De resultaten van je </w:t>
      </w:r>
      <w:r w:rsidR="00760E44" w:rsidRPr="007A4380">
        <w:rPr>
          <w:rFonts w:ascii="Arial" w:eastAsia="Arial" w:hAnsi="Arial" w:cs="Arial"/>
          <w:color w:val="auto"/>
          <w:sz w:val="20"/>
        </w:rPr>
        <w:t xml:space="preserve">taken en </w:t>
      </w:r>
      <w:r w:rsidRPr="007A4380">
        <w:rPr>
          <w:rFonts w:ascii="Arial" w:eastAsia="Arial" w:hAnsi="Arial" w:cs="Arial"/>
          <w:color w:val="auto"/>
          <w:sz w:val="20"/>
        </w:rPr>
        <w:t xml:space="preserve">toetsen kunnen je ouders en jij digitaal volgen via </w:t>
      </w:r>
      <w:proofErr w:type="spellStart"/>
      <w:r w:rsidRPr="007A4380">
        <w:rPr>
          <w:rFonts w:ascii="Arial" w:eastAsia="Arial" w:hAnsi="Arial" w:cs="Arial"/>
          <w:color w:val="auto"/>
          <w:sz w:val="20"/>
        </w:rPr>
        <w:t>Skore</w:t>
      </w:r>
      <w:proofErr w:type="spellEnd"/>
      <w:r w:rsidRPr="007A4380">
        <w:rPr>
          <w:rFonts w:ascii="Arial" w:eastAsia="Arial" w:hAnsi="Arial" w:cs="Arial"/>
          <w:color w:val="auto"/>
          <w:sz w:val="20"/>
        </w:rPr>
        <w:t xml:space="preserve"> op Smartschool of via de Competentiemeter van de school.</w:t>
      </w:r>
    </w:p>
    <w:p w14:paraId="5207113B" w14:textId="2C5095F3" w:rsidR="0004157A" w:rsidRPr="00C13796"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In verschillende vakken wordt er groepswerk verwacht. Op die manier leer je samenwerken met andere leerlingen, wat een belangrijke vaardigheid is. Dit groepswerk kan eventueel op school gebeuren op de vrije namiddag of tussen de middag. De leerkracht die de opdracht geeft voor het groepswerk zorgt ervoor dat je weet wat er van je verwacht wordt.</w:t>
      </w:r>
    </w:p>
    <w:p w14:paraId="7735A229" w14:textId="25C9773E" w:rsidR="0058057F" w:rsidRPr="00497F71" w:rsidRDefault="1EA13078" w:rsidP="00497F71">
      <w:pPr>
        <w:pStyle w:val="Kopje4"/>
      </w:pPr>
      <w:bookmarkStart w:id="84" w:name="_Toc238482596"/>
      <w:bookmarkStart w:id="85" w:name="_Hlk134462213"/>
      <w:r>
        <w:t>Examens</w:t>
      </w:r>
      <w:bookmarkEnd w:id="84"/>
    </w:p>
    <w:bookmarkEnd w:id="85"/>
    <w:p w14:paraId="574D7E6F" w14:textId="5EE1F201" w:rsidR="0058057F" w:rsidRPr="00497F71" w:rsidRDefault="1EA13078" w:rsidP="00AE0183">
      <w:pPr>
        <w:spacing w:line="320" w:lineRule="exact"/>
        <w:rPr>
          <w:rFonts w:ascii="Arial" w:eastAsia="Arial" w:hAnsi="Arial" w:cs="Arial"/>
        </w:rPr>
      </w:pPr>
      <w:r w:rsidRPr="007A4380">
        <w:rPr>
          <w:rFonts w:ascii="Arial" w:eastAsia="Arial" w:hAnsi="Arial" w:cs="Arial"/>
        </w:rPr>
        <w:t xml:space="preserve">De examens worden opgesteld met de bedoeling om na te gaan of de leerplandoelstellingen van de verschillende vakken van het leerjaar in voldoende mate bereikt werden om over te stappen naar het </w:t>
      </w:r>
      <w:r w:rsidRPr="007A4380">
        <w:rPr>
          <w:rFonts w:ascii="Arial" w:eastAsia="Arial" w:hAnsi="Arial" w:cs="Arial"/>
        </w:rPr>
        <w:lastRenderedPageBreak/>
        <w:t>volgende leerjaar</w:t>
      </w:r>
      <w:r w:rsidR="00EA48C1">
        <w:rPr>
          <w:rFonts w:ascii="Arial" w:eastAsia="Arial" w:hAnsi="Arial" w:cs="Arial"/>
        </w:rPr>
        <w:t xml:space="preserve"> of om (eind 6</w:t>
      </w:r>
      <w:r w:rsidR="00EA48C1" w:rsidRPr="00EA48C1">
        <w:rPr>
          <w:rFonts w:ascii="Arial" w:eastAsia="Arial" w:hAnsi="Arial" w:cs="Arial"/>
          <w:vertAlign w:val="superscript"/>
        </w:rPr>
        <w:t>e</w:t>
      </w:r>
      <w:r w:rsidR="00EA48C1">
        <w:rPr>
          <w:rFonts w:ascii="Arial" w:eastAsia="Arial" w:hAnsi="Arial" w:cs="Arial"/>
        </w:rPr>
        <w:t xml:space="preserve"> jaar) een diploma te halen</w:t>
      </w:r>
      <w:r w:rsidRPr="007A4380">
        <w:rPr>
          <w:rFonts w:ascii="Arial" w:eastAsia="Arial" w:hAnsi="Arial" w:cs="Arial"/>
        </w:rPr>
        <w:t>. In die zin leveren zij een bijdrage tot het beantwoorden van de eigenlijke deliberatievraag.</w:t>
      </w:r>
    </w:p>
    <w:p w14:paraId="52F84157" w14:textId="25F4BE7F" w:rsidR="0058057F" w:rsidRPr="007A4380" w:rsidRDefault="1EA13078" w:rsidP="1EA13078">
      <w:pPr>
        <w:pStyle w:val="Plattetekst2"/>
        <w:spacing w:line="320" w:lineRule="exact"/>
        <w:rPr>
          <w:rFonts w:ascii="Arial" w:eastAsia="Arial" w:hAnsi="Arial" w:cs="Arial"/>
          <w:sz w:val="20"/>
        </w:rPr>
      </w:pPr>
      <w:r w:rsidRPr="007A4380">
        <w:rPr>
          <w:rFonts w:ascii="Arial" w:eastAsia="Arial" w:hAnsi="Arial" w:cs="Arial"/>
          <w:sz w:val="20"/>
        </w:rPr>
        <w:t xml:space="preserve">Voor de meeste vakken worden </w:t>
      </w:r>
      <w:r w:rsidR="00DE298D" w:rsidRPr="007A4380">
        <w:rPr>
          <w:rFonts w:ascii="Arial" w:eastAsia="Arial" w:hAnsi="Arial" w:cs="Arial"/>
          <w:sz w:val="20"/>
        </w:rPr>
        <w:t xml:space="preserve">er </w:t>
      </w:r>
      <w:r w:rsidRPr="007A4380">
        <w:rPr>
          <w:rFonts w:ascii="Arial" w:eastAsia="Arial" w:hAnsi="Arial" w:cs="Arial"/>
          <w:sz w:val="20"/>
        </w:rPr>
        <w:t>examens georganiseerd op het einde van een welomschreven periode (trimester, semester). Zo kunnen we namelijk grondiger nagaan of je een globaal inzicht in de leerstof hebt. In hogere leerjaren is het belangrijk dat wij ook zicht krijgen op de mate waarin je grote(re) leerstofgehelen kan verwerken.</w:t>
      </w:r>
    </w:p>
    <w:p w14:paraId="3628584B" w14:textId="0F4D6C48" w:rsidR="00DE298D" w:rsidRDefault="1EA13078" w:rsidP="1EA13078">
      <w:pPr>
        <w:spacing w:line="320" w:lineRule="exact"/>
        <w:rPr>
          <w:rFonts w:ascii="Arial" w:eastAsia="Arial" w:hAnsi="Arial" w:cs="Arial"/>
        </w:rPr>
      </w:pPr>
      <w:r w:rsidRPr="007A4380">
        <w:rPr>
          <w:rFonts w:ascii="Arial" w:eastAsia="Arial" w:hAnsi="Arial" w:cs="Arial"/>
        </w:rPr>
        <w:t>Voor andere vakken zijn er geen examens omdat je vooruitgang duidelijker tot uiting komt door een permanente en/of gespreide evaluatie van de verschillende afzonderlijke stappen in het leerproces (</w:t>
      </w:r>
      <w:r w:rsidRPr="0041749A">
        <w:rPr>
          <w:rFonts w:ascii="Arial" w:eastAsia="Arial" w:hAnsi="Arial" w:cs="Arial"/>
        </w:rPr>
        <w:t>zie</w:t>
      </w:r>
      <w:r w:rsidRPr="007A4380">
        <w:rPr>
          <w:rFonts w:ascii="Arial" w:eastAsia="Arial" w:hAnsi="Arial" w:cs="Arial"/>
        </w:rPr>
        <w:t xml:space="preserve"> punt </w:t>
      </w:r>
      <w:r w:rsidR="0041749A">
        <w:rPr>
          <w:rFonts w:ascii="Arial" w:eastAsia="Arial" w:hAnsi="Arial" w:cs="Arial"/>
          <w:color w:val="00B0F0"/>
          <w:u w:val="single"/>
        </w:rPr>
        <w:fldChar w:fldCharType="begin"/>
      </w:r>
      <w:r w:rsidR="0041749A">
        <w:rPr>
          <w:rFonts w:ascii="Arial" w:eastAsia="Arial" w:hAnsi="Arial" w:cs="Arial"/>
          <w:color w:val="00B0F0"/>
          <w:u w:val="single"/>
        </w:rPr>
        <w:instrText xml:space="preserve"> REF _Ref174641390 \r \h </w:instrText>
      </w:r>
      <w:r w:rsidR="0041749A">
        <w:rPr>
          <w:rFonts w:ascii="Arial" w:eastAsia="Arial" w:hAnsi="Arial" w:cs="Arial"/>
          <w:color w:val="00B0F0"/>
          <w:u w:val="single"/>
        </w:rPr>
      </w:r>
      <w:r w:rsidR="0041749A">
        <w:rPr>
          <w:rFonts w:ascii="Arial" w:eastAsia="Arial" w:hAnsi="Arial" w:cs="Arial"/>
          <w:color w:val="00B0F0"/>
          <w:u w:val="single"/>
        </w:rPr>
        <w:fldChar w:fldCharType="separate"/>
      </w:r>
      <w:r w:rsidR="0041749A">
        <w:rPr>
          <w:rFonts w:ascii="Arial" w:eastAsia="Arial" w:hAnsi="Arial" w:cs="Arial"/>
          <w:color w:val="00B0F0"/>
          <w:u w:val="single"/>
        </w:rPr>
        <w:t>3.7.3.1</w:t>
      </w:r>
      <w:r w:rsidR="0041749A">
        <w:rPr>
          <w:rFonts w:ascii="Arial" w:eastAsia="Arial" w:hAnsi="Arial" w:cs="Arial"/>
          <w:color w:val="00B0F0"/>
          <w:u w:val="single"/>
        </w:rPr>
        <w:fldChar w:fldCharType="end"/>
      </w:r>
      <w:r w:rsidRPr="007A4380">
        <w:rPr>
          <w:rFonts w:ascii="Arial" w:eastAsia="Arial" w:hAnsi="Arial" w:cs="Arial"/>
        </w:rPr>
        <w:t xml:space="preserve">). Bij het begin van het jaar informeert de vakleerkracht je of er al dan niet een examen is. </w:t>
      </w:r>
    </w:p>
    <w:p w14:paraId="2E87FB9F" w14:textId="402E6102" w:rsidR="00EE0EB1" w:rsidRPr="00276538" w:rsidRDefault="3E696089" w:rsidP="2B339EEE">
      <w:pPr>
        <w:spacing w:line="320" w:lineRule="exact"/>
        <w:rPr>
          <w:rFonts w:ascii="Arial" w:eastAsia="Arial" w:hAnsi="Arial" w:cs="Arial"/>
          <w:color w:val="9BBB59" w:themeColor="accent3"/>
        </w:rPr>
      </w:pPr>
      <w:r w:rsidRPr="2B339EEE">
        <w:rPr>
          <w:rFonts w:ascii="Arial" w:eastAsia="Arial" w:hAnsi="Arial" w:cs="Arial"/>
          <w:color w:val="9BBB59" w:themeColor="accent3"/>
        </w:rPr>
        <w:t>I</w:t>
      </w:r>
      <w:r w:rsidRPr="2B339EEE">
        <w:rPr>
          <w:rFonts w:ascii="Arial" w:eastAsia="Arial" w:hAnsi="Arial" w:cs="Arial"/>
        </w:rPr>
        <w:t xml:space="preserve">n een aantal </w:t>
      </w:r>
      <w:proofErr w:type="spellStart"/>
      <w:r w:rsidR="73710908" w:rsidRPr="2B339EEE">
        <w:rPr>
          <w:rFonts w:ascii="Arial" w:eastAsia="Arial" w:hAnsi="Arial" w:cs="Arial"/>
        </w:rPr>
        <w:t>bso</w:t>
      </w:r>
      <w:proofErr w:type="spellEnd"/>
      <w:r w:rsidR="73710908" w:rsidRPr="2B339EEE">
        <w:rPr>
          <w:rFonts w:ascii="Arial" w:eastAsia="Arial" w:hAnsi="Arial" w:cs="Arial"/>
        </w:rPr>
        <w:t>-</w:t>
      </w:r>
      <w:r w:rsidRPr="2B339EEE">
        <w:rPr>
          <w:rFonts w:ascii="Arial" w:eastAsia="Arial" w:hAnsi="Arial" w:cs="Arial"/>
        </w:rPr>
        <w:t xml:space="preserve">richtingen </w:t>
      </w:r>
      <w:r w:rsidR="0CCA5018" w:rsidRPr="2B339EEE">
        <w:rPr>
          <w:rFonts w:ascii="Arial" w:eastAsia="Arial" w:hAnsi="Arial" w:cs="Arial"/>
        </w:rPr>
        <w:t xml:space="preserve">zijn er geen examens. </w:t>
      </w:r>
    </w:p>
    <w:p w14:paraId="35E8F50E" w14:textId="24044304" w:rsidR="0058057F" w:rsidRPr="007A4380" w:rsidRDefault="058DE815" w:rsidP="2B339EEE">
      <w:pPr>
        <w:spacing w:line="320" w:lineRule="exact"/>
        <w:rPr>
          <w:rFonts w:ascii="Arial" w:eastAsia="Arial" w:hAnsi="Arial" w:cs="Arial"/>
        </w:rPr>
      </w:pPr>
      <w:r w:rsidRPr="2B339EEE">
        <w:rPr>
          <w:rFonts w:ascii="Arial" w:eastAsia="Arial" w:hAnsi="Arial" w:cs="Arial"/>
        </w:rPr>
        <w:t>In uitzonderlijke situaties kan de school afwijk</w:t>
      </w:r>
      <w:r w:rsidR="01D67FB4" w:rsidRPr="2B339EEE">
        <w:rPr>
          <w:rFonts w:ascii="Arial" w:eastAsia="Arial" w:hAnsi="Arial" w:cs="Arial"/>
        </w:rPr>
        <w:t xml:space="preserve">en van de evaluatievorm die </w:t>
      </w:r>
      <w:r w:rsidRPr="2B339EEE">
        <w:rPr>
          <w:rFonts w:ascii="Arial" w:eastAsia="Arial" w:hAnsi="Arial" w:cs="Arial"/>
        </w:rPr>
        <w:t xml:space="preserve">werd meegedeeld. Dit delen we dan </w:t>
      </w:r>
      <w:r w:rsidR="01D67FB4" w:rsidRPr="2B339EEE">
        <w:rPr>
          <w:rFonts w:ascii="Arial" w:eastAsia="Arial" w:hAnsi="Arial" w:cs="Arial"/>
        </w:rPr>
        <w:t xml:space="preserve">zo </w:t>
      </w:r>
      <w:r w:rsidRPr="2B339EEE">
        <w:rPr>
          <w:rFonts w:ascii="Arial" w:eastAsia="Arial" w:hAnsi="Arial" w:cs="Arial"/>
        </w:rPr>
        <w:t>tijdig</w:t>
      </w:r>
      <w:r w:rsidR="01D67FB4" w:rsidRPr="2B339EEE">
        <w:rPr>
          <w:rFonts w:ascii="Arial" w:eastAsia="Arial" w:hAnsi="Arial" w:cs="Arial"/>
        </w:rPr>
        <w:t xml:space="preserve"> mogelijk</w:t>
      </w:r>
      <w:r w:rsidRPr="2B339EEE">
        <w:rPr>
          <w:rFonts w:ascii="Arial" w:eastAsia="Arial" w:hAnsi="Arial" w:cs="Arial"/>
        </w:rPr>
        <w:t xml:space="preserve"> aan je mee.</w:t>
      </w:r>
    </w:p>
    <w:p w14:paraId="40F7F7EE" w14:textId="1B9C3FEE" w:rsidR="0058057F" w:rsidRPr="00497F71" w:rsidRDefault="058DE815" w:rsidP="2B339EEE">
      <w:pPr>
        <w:spacing w:line="320" w:lineRule="exact"/>
        <w:rPr>
          <w:rFonts w:ascii="Arial" w:eastAsia="Arial" w:hAnsi="Arial" w:cs="Arial"/>
        </w:rPr>
      </w:pPr>
      <w:r w:rsidRPr="2B339EEE">
        <w:rPr>
          <w:rFonts w:ascii="Arial" w:eastAsia="Arial" w:hAnsi="Arial" w:cs="Arial"/>
        </w:rPr>
        <w:t>Je wordt ook tijdig op de hoogte gebracht van de in te studeren leerstof voor de examens.</w:t>
      </w:r>
    </w:p>
    <w:p w14:paraId="09C15CA7" w14:textId="1A254406" w:rsidR="00C66AD7" w:rsidRPr="007A4380" w:rsidRDefault="058DE815" w:rsidP="2B339EEE">
      <w:pPr>
        <w:spacing w:line="320" w:lineRule="exact"/>
        <w:rPr>
          <w:rFonts w:ascii="Arial" w:eastAsia="Arial" w:hAnsi="Arial" w:cs="Arial"/>
        </w:rPr>
      </w:pPr>
      <w:r w:rsidRPr="2B339EEE">
        <w:rPr>
          <w:rFonts w:ascii="Arial" w:eastAsia="Arial" w:hAnsi="Arial" w:cs="Arial"/>
        </w:rPr>
        <w:t xml:space="preserve">In de eerste en de tweede graad zijn er drie examenperiodes: voor de kerstvakantie, voor de paasvakantie en eind juni. </w:t>
      </w:r>
      <w:r w:rsidR="56343520" w:rsidRPr="2B339EEE">
        <w:rPr>
          <w:rFonts w:ascii="Arial" w:eastAsia="Arial" w:hAnsi="Arial" w:cs="Arial"/>
        </w:rPr>
        <w:t xml:space="preserve">In de tweede graad </w:t>
      </w:r>
      <w:r w:rsidR="00C13099" w:rsidRPr="00317190">
        <w:rPr>
          <w:rFonts w:ascii="Arial" w:eastAsia="Arial" w:hAnsi="Arial" w:cs="Arial"/>
        </w:rPr>
        <w:t xml:space="preserve">aso en </w:t>
      </w:r>
      <w:proofErr w:type="spellStart"/>
      <w:r w:rsidR="00C13099" w:rsidRPr="00317190">
        <w:rPr>
          <w:rFonts w:ascii="Arial" w:eastAsia="Arial" w:hAnsi="Arial" w:cs="Arial"/>
        </w:rPr>
        <w:t>tso</w:t>
      </w:r>
      <w:proofErr w:type="spellEnd"/>
      <w:r w:rsidR="00C13099" w:rsidRPr="00317190">
        <w:rPr>
          <w:rFonts w:ascii="Arial" w:eastAsia="Arial" w:hAnsi="Arial" w:cs="Arial"/>
        </w:rPr>
        <w:t xml:space="preserve"> </w:t>
      </w:r>
      <w:r w:rsidR="56343520" w:rsidRPr="2B339EEE">
        <w:rPr>
          <w:rFonts w:ascii="Arial" w:eastAsia="Arial" w:hAnsi="Arial" w:cs="Arial"/>
        </w:rPr>
        <w:t xml:space="preserve">zijn er </w:t>
      </w:r>
      <w:r w:rsidR="0D9E97D5" w:rsidRPr="2B339EEE">
        <w:rPr>
          <w:rFonts w:ascii="Arial" w:eastAsia="Arial" w:hAnsi="Arial" w:cs="Arial"/>
        </w:rPr>
        <w:t xml:space="preserve">voor </w:t>
      </w:r>
      <w:r w:rsidR="56343520" w:rsidRPr="2B339EEE">
        <w:rPr>
          <w:rFonts w:ascii="Arial" w:eastAsia="Arial" w:hAnsi="Arial" w:cs="Arial"/>
        </w:rPr>
        <w:t>enkele vakken</w:t>
      </w:r>
      <w:r w:rsidR="0D9E97D5" w:rsidRPr="2B339EEE">
        <w:rPr>
          <w:rFonts w:ascii="Arial" w:eastAsia="Arial" w:hAnsi="Arial" w:cs="Arial"/>
        </w:rPr>
        <w:t xml:space="preserve"> met weinig lesuren</w:t>
      </w:r>
      <w:r w:rsidR="56343520" w:rsidRPr="2B339EEE">
        <w:rPr>
          <w:rFonts w:ascii="Arial" w:eastAsia="Arial" w:hAnsi="Arial" w:cs="Arial"/>
        </w:rPr>
        <w:t xml:space="preserve"> geen examens in het tweede trimester</w:t>
      </w:r>
      <w:r w:rsidR="3F9BC23C" w:rsidRPr="2B339EEE">
        <w:rPr>
          <w:rFonts w:ascii="Arial" w:eastAsia="Arial" w:hAnsi="Arial" w:cs="Arial"/>
        </w:rPr>
        <w:t>.</w:t>
      </w:r>
    </w:p>
    <w:p w14:paraId="5A0C22B2" w14:textId="751A150F" w:rsidR="00B5465A" w:rsidRPr="007A4380" w:rsidRDefault="1EA13078" w:rsidP="1EA13078">
      <w:pPr>
        <w:spacing w:line="320" w:lineRule="exact"/>
        <w:rPr>
          <w:rFonts w:ascii="Arial" w:eastAsia="Arial" w:hAnsi="Arial" w:cs="Arial"/>
        </w:rPr>
      </w:pPr>
      <w:r w:rsidRPr="007A4380">
        <w:rPr>
          <w:rFonts w:ascii="Arial" w:eastAsia="Arial" w:hAnsi="Arial" w:cs="Arial"/>
        </w:rPr>
        <w:t>In de derde graad zijn er twee semesters: september-december en januari-juni. De leerlingen leggen voor de kerstvakantie en in juni volledige examens af.</w:t>
      </w:r>
      <w:r w:rsidR="00EE0EB1">
        <w:rPr>
          <w:rFonts w:ascii="Arial" w:eastAsia="Arial" w:hAnsi="Arial" w:cs="Arial"/>
        </w:rPr>
        <w:t xml:space="preserve"> </w:t>
      </w:r>
    </w:p>
    <w:p w14:paraId="1E9BF111" w14:textId="3E4BA09C" w:rsidR="006E3C91" w:rsidRPr="007A4380" w:rsidRDefault="1EA13078" w:rsidP="1EA13078">
      <w:pPr>
        <w:spacing w:line="320" w:lineRule="exact"/>
        <w:rPr>
          <w:rFonts w:ascii="Arial" w:eastAsia="Arial" w:hAnsi="Arial" w:cs="Arial"/>
          <w:strike/>
        </w:rPr>
      </w:pPr>
      <w:r w:rsidRPr="007A4380">
        <w:rPr>
          <w:rFonts w:ascii="Arial" w:eastAsia="Arial" w:hAnsi="Arial" w:cs="Arial"/>
        </w:rPr>
        <w:t xml:space="preserve">Voor de paasvakantie hebben de leerlingen van de derde graad </w:t>
      </w:r>
      <w:proofErr w:type="spellStart"/>
      <w:r w:rsidRPr="007A4380">
        <w:rPr>
          <w:rFonts w:ascii="Arial" w:eastAsia="Arial" w:hAnsi="Arial" w:cs="Arial"/>
        </w:rPr>
        <w:t>tso</w:t>
      </w:r>
      <w:proofErr w:type="spellEnd"/>
      <w:r w:rsidRPr="007A4380">
        <w:rPr>
          <w:rFonts w:ascii="Arial" w:eastAsia="Arial" w:hAnsi="Arial" w:cs="Arial"/>
        </w:rPr>
        <w:t xml:space="preserve"> </w:t>
      </w:r>
      <w:r w:rsidR="620B4582" w:rsidRPr="79A11FAE">
        <w:rPr>
          <w:rFonts w:ascii="Arial" w:eastAsia="Arial" w:hAnsi="Arial" w:cs="Arial"/>
        </w:rPr>
        <w:t>en</w:t>
      </w:r>
      <w:r w:rsidR="620B4582" w:rsidRPr="00317190">
        <w:rPr>
          <w:rFonts w:ascii="Arial" w:eastAsia="Arial" w:hAnsi="Arial" w:cs="Arial"/>
        </w:rPr>
        <w:t xml:space="preserve"> van Basiszorg en ondersteuning</w:t>
      </w:r>
      <w:r w:rsidR="75DDDFC6" w:rsidRPr="79A11FAE">
        <w:rPr>
          <w:rFonts w:ascii="Arial" w:eastAsia="Arial" w:hAnsi="Arial" w:cs="Arial"/>
        </w:rPr>
        <w:t xml:space="preserve"> </w:t>
      </w:r>
      <w:r w:rsidRPr="007A4380">
        <w:rPr>
          <w:rFonts w:ascii="Arial" w:eastAsia="Arial" w:hAnsi="Arial" w:cs="Arial"/>
        </w:rPr>
        <w:t>twee examendagen (partiële examens). De derde graad</w:t>
      </w:r>
      <w:r w:rsidR="008E27B4">
        <w:rPr>
          <w:rFonts w:ascii="Arial" w:eastAsia="Arial" w:hAnsi="Arial" w:cs="Arial"/>
        </w:rPr>
        <w:t xml:space="preserve"> </w:t>
      </w:r>
      <w:r w:rsidR="008E27B4" w:rsidRPr="00201038">
        <w:rPr>
          <w:rFonts w:ascii="Arial" w:eastAsia="Arial" w:hAnsi="Arial" w:cs="Arial"/>
        </w:rPr>
        <w:t xml:space="preserve">Humane wetenschappen, </w:t>
      </w:r>
      <w:r w:rsidRPr="00201038">
        <w:rPr>
          <w:rFonts w:ascii="Arial" w:eastAsia="Arial" w:hAnsi="Arial" w:cs="Arial"/>
        </w:rPr>
        <w:t xml:space="preserve"> </w:t>
      </w:r>
      <w:proofErr w:type="spellStart"/>
      <w:r w:rsidRPr="007A4380">
        <w:rPr>
          <w:rFonts w:ascii="Arial" w:eastAsia="Arial" w:hAnsi="Arial" w:cs="Arial"/>
        </w:rPr>
        <w:t>bso</w:t>
      </w:r>
      <w:proofErr w:type="spellEnd"/>
      <w:r w:rsidRPr="007A4380">
        <w:rPr>
          <w:rFonts w:ascii="Arial" w:eastAsia="Arial" w:hAnsi="Arial" w:cs="Arial"/>
        </w:rPr>
        <w:t xml:space="preserve"> </w:t>
      </w:r>
      <w:r w:rsidRPr="00565677">
        <w:rPr>
          <w:rFonts w:ascii="Arial" w:eastAsia="Arial" w:hAnsi="Arial" w:cs="Arial"/>
        </w:rPr>
        <w:t>en</w:t>
      </w:r>
      <w:r w:rsidR="00075A00" w:rsidRPr="00565677">
        <w:rPr>
          <w:rFonts w:ascii="Arial" w:eastAsia="Arial" w:hAnsi="Arial" w:cs="Arial"/>
        </w:rPr>
        <w:t xml:space="preserve"> de 7es</w:t>
      </w:r>
      <w:r w:rsidRPr="00565677">
        <w:rPr>
          <w:rFonts w:ascii="Arial" w:eastAsia="Arial" w:hAnsi="Arial" w:cs="Arial"/>
        </w:rPr>
        <w:t xml:space="preserve"> hebben </w:t>
      </w:r>
      <w:r w:rsidRPr="007A4380">
        <w:rPr>
          <w:rFonts w:ascii="Arial" w:eastAsia="Arial" w:hAnsi="Arial" w:cs="Arial"/>
        </w:rPr>
        <w:t xml:space="preserve">dan geen examens. </w:t>
      </w:r>
    </w:p>
    <w:p w14:paraId="2AFF78FF" w14:textId="544D43C8" w:rsidR="0058057F" w:rsidRPr="00497F71" w:rsidRDefault="1EA13078" w:rsidP="00AE0183">
      <w:pPr>
        <w:spacing w:line="320" w:lineRule="exact"/>
        <w:rPr>
          <w:rFonts w:ascii="Arial" w:eastAsia="Arial" w:hAnsi="Arial" w:cs="Arial"/>
        </w:rPr>
      </w:pPr>
      <w:r w:rsidRPr="007A4380">
        <w:rPr>
          <w:rFonts w:ascii="Arial" w:eastAsia="Arial" w:hAnsi="Arial" w:cs="Arial"/>
        </w:rPr>
        <w:t>De punten van de partiële examens komen op het tussentijds rapport met Pasen en worden verrekend in het semesterrapport van juni voor 30 tot 50%. De geëxamineerde leerstof van Pasen, met uitzondering van de parate kennis, valt weg in juni, tenzij je van je leerkracht andere richtlijnen krijgt.</w:t>
      </w:r>
    </w:p>
    <w:p w14:paraId="25D1A2EF" w14:textId="0730583C" w:rsidR="00F65D99" w:rsidRPr="007A4380" w:rsidRDefault="1EA13078" w:rsidP="1EA13078">
      <w:pPr>
        <w:spacing w:line="320" w:lineRule="exact"/>
        <w:rPr>
          <w:rFonts w:ascii="Arial" w:eastAsia="Arial" w:hAnsi="Arial" w:cs="Arial"/>
        </w:rPr>
      </w:pPr>
      <w:bookmarkStart w:id="86" w:name="_Hlk80783857"/>
      <w:r w:rsidRPr="007A4380">
        <w:rPr>
          <w:rFonts w:ascii="Arial" w:eastAsia="Arial" w:hAnsi="Arial" w:cs="Arial"/>
        </w:rPr>
        <w:t xml:space="preserve">In </w:t>
      </w:r>
      <w:proofErr w:type="spellStart"/>
      <w:r w:rsidRPr="007A4380">
        <w:rPr>
          <w:rFonts w:ascii="Arial" w:eastAsia="Arial" w:hAnsi="Arial" w:cs="Arial"/>
        </w:rPr>
        <w:t>bso</w:t>
      </w:r>
      <w:proofErr w:type="spellEnd"/>
      <w:r w:rsidRPr="007A4380">
        <w:rPr>
          <w:rFonts w:ascii="Arial" w:eastAsia="Arial" w:hAnsi="Arial" w:cs="Arial"/>
        </w:rPr>
        <w:t xml:space="preserve"> en</w:t>
      </w:r>
      <w:r w:rsidR="00DE298D" w:rsidRPr="007A4380">
        <w:rPr>
          <w:rFonts w:ascii="Arial" w:eastAsia="Arial" w:hAnsi="Arial" w:cs="Arial"/>
        </w:rPr>
        <w:t xml:space="preserve"> in</w:t>
      </w:r>
      <w:r w:rsidRPr="007A4380">
        <w:rPr>
          <w:rFonts w:ascii="Arial" w:eastAsia="Arial" w:hAnsi="Arial" w:cs="Arial"/>
        </w:rPr>
        <w:t xml:space="preserve"> de eerste graad staan er evenveel punten op dagelijks werk als op examens:</w:t>
      </w:r>
      <w:r w:rsidR="00EB16CA" w:rsidRPr="007A4380">
        <w:rPr>
          <w:rFonts w:ascii="Arial" w:eastAsia="Arial" w:hAnsi="Arial" w:cs="Arial"/>
        </w:rPr>
        <w:t xml:space="preserve"> telkens 10 punten per lesuur in de B-stroom en</w:t>
      </w:r>
      <w:r w:rsidRPr="007A4380">
        <w:rPr>
          <w:rFonts w:ascii="Arial" w:eastAsia="Arial" w:hAnsi="Arial" w:cs="Arial"/>
        </w:rPr>
        <w:t xml:space="preserve"> </w:t>
      </w:r>
      <w:proofErr w:type="spellStart"/>
      <w:r w:rsidRPr="007A4380">
        <w:rPr>
          <w:rFonts w:ascii="Arial" w:eastAsia="Arial" w:hAnsi="Arial" w:cs="Arial"/>
        </w:rPr>
        <w:t>bso</w:t>
      </w:r>
      <w:proofErr w:type="spellEnd"/>
      <w:r w:rsidRPr="007A4380">
        <w:rPr>
          <w:rFonts w:ascii="Arial" w:eastAsia="Arial" w:hAnsi="Arial" w:cs="Arial"/>
        </w:rPr>
        <w:t>, telkens 20 punten p</w:t>
      </w:r>
      <w:r w:rsidR="00EB16CA" w:rsidRPr="007A4380">
        <w:rPr>
          <w:rFonts w:ascii="Arial" w:eastAsia="Arial" w:hAnsi="Arial" w:cs="Arial"/>
        </w:rPr>
        <w:t>er lesuur in de eerste graad A-stroom</w:t>
      </w:r>
      <w:r w:rsidRPr="007A4380">
        <w:rPr>
          <w:rFonts w:ascii="Arial" w:eastAsia="Arial" w:hAnsi="Arial" w:cs="Arial"/>
        </w:rPr>
        <w:t xml:space="preserve">. In </w:t>
      </w:r>
      <w:r w:rsidR="00500D2F" w:rsidRPr="007A4380">
        <w:rPr>
          <w:rFonts w:ascii="Arial" w:eastAsia="Arial" w:hAnsi="Arial" w:cs="Arial"/>
        </w:rPr>
        <w:t>aso/</w:t>
      </w:r>
      <w:proofErr w:type="spellStart"/>
      <w:r w:rsidRPr="007A4380">
        <w:rPr>
          <w:rFonts w:ascii="Arial" w:eastAsia="Arial" w:hAnsi="Arial" w:cs="Arial"/>
        </w:rPr>
        <w:t>tso</w:t>
      </w:r>
      <w:proofErr w:type="spellEnd"/>
      <w:r w:rsidRPr="007A4380">
        <w:rPr>
          <w:rFonts w:ascii="Arial" w:eastAsia="Arial" w:hAnsi="Arial" w:cs="Arial"/>
        </w:rPr>
        <w:t xml:space="preserve"> tweede en derde graad worden per lesuur 10 punten dagelijks werk en 20 punten examens gegeven. </w:t>
      </w:r>
    </w:p>
    <w:p w14:paraId="057F4AC2" w14:textId="332E43F2" w:rsidR="00DD2C19" w:rsidRPr="00497F71" w:rsidRDefault="1EA13078" w:rsidP="00AE0183">
      <w:pPr>
        <w:spacing w:line="320" w:lineRule="exact"/>
        <w:rPr>
          <w:rFonts w:ascii="Arial" w:eastAsia="Arial" w:hAnsi="Arial" w:cs="Arial"/>
        </w:rPr>
      </w:pPr>
      <w:r w:rsidRPr="007A4380">
        <w:rPr>
          <w:rFonts w:ascii="Arial" w:eastAsia="Arial" w:hAnsi="Arial" w:cs="Arial"/>
          <w:lang w:val="nl-NL"/>
        </w:rPr>
        <w:t xml:space="preserve">Als er geen examens zijn, </w:t>
      </w:r>
      <w:r w:rsidRPr="007A4380">
        <w:rPr>
          <w:rFonts w:ascii="Arial" w:eastAsia="Arial" w:hAnsi="Arial" w:cs="Arial"/>
        </w:rPr>
        <w:t xml:space="preserve">worden alle punten bepaald door je dagelijks werk (30 per lesuur voor </w:t>
      </w:r>
      <w:r w:rsidR="00500D2F" w:rsidRPr="007A4380">
        <w:rPr>
          <w:rFonts w:ascii="Arial" w:eastAsia="Arial" w:hAnsi="Arial" w:cs="Arial"/>
        </w:rPr>
        <w:t>aso/</w:t>
      </w:r>
      <w:proofErr w:type="spellStart"/>
      <w:r w:rsidRPr="007A4380">
        <w:rPr>
          <w:rFonts w:ascii="Arial" w:eastAsia="Arial" w:hAnsi="Arial" w:cs="Arial"/>
        </w:rPr>
        <w:t>tso</w:t>
      </w:r>
      <w:proofErr w:type="spellEnd"/>
      <w:r w:rsidRPr="007A4380">
        <w:rPr>
          <w:rFonts w:ascii="Arial" w:eastAsia="Arial" w:hAnsi="Arial" w:cs="Arial"/>
        </w:rPr>
        <w:t xml:space="preserve"> tweede en derde graad, 20 per lesuur vo</w:t>
      </w:r>
      <w:r w:rsidR="00EB16CA" w:rsidRPr="007A4380">
        <w:rPr>
          <w:rFonts w:ascii="Arial" w:eastAsia="Arial" w:hAnsi="Arial" w:cs="Arial"/>
        </w:rPr>
        <w:t xml:space="preserve">or de B-stroom en </w:t>
      </w:r>
      <w:proofErr w:type="spellStart"/>
      <w:r w:rsidR="00EB16CA" w:rsidRPr="007A4380">
        <w:rPr>
          <w:rFonts w:ascii="Arial" w:eastAsia="Arial" w:hAnsi="Arial" w:cs="Arial"/>
        </w:rPr>
        <w:t>bso</w:t>
      </w:r>
      <w:proofErr w:type="spellEnd"/>
      <w:r w:rsidR="00EB16CA" w:rsidRPr="007A4380">
        <w:rPr>
          <w:rFonts w:ascii="Arial" w:eastAsia="Arial" w:hAnsi="Arial" w:cs="Arial"/>
        </w:rPr>
        <w:t xml:space="preserve"> en 40 per lesuur voor </w:t>
      </w:r>
      <w:r w:rsidRPr="007A4380">
        <w:rPr>
          <w:rFonts w:ascii="Arial" w:eastAsia="Arial" w:hAnsi="Arial" w:cs="Arial"/>
        </w:rPr>
        <w:t>eerste graad</w:t>
      </w:r>
      <w:r w:rsidR="00EB16CA" w:rsidRPr="007A4380">
        <w:rPr>
          <w:rFonts w:ascii="Arial" w:eastAsia="Arial" w:hAnsi="Arial" w:cs="Arial"/>
        </w:rPr>
        <w:t xml:space="preserve"> A-stroom</w:t>
      </w:r>
      <w:r w:rsidRPr="007A4380">
        <w:rPr>
          <w:rFonts w:ascii="Arial" w:eastAsia="Arial" w:hAnsi="Arial" w:cs="Arial"/>
        </w:rPr>
        <w:t>).</w:t>
      </w:r>
      <w:bookmarkEnd w:id="86"/>
    </w:p>
    <w:p w14:paraId="2D0C8EDE" w14:textId="76DF41A2" w:rsidR="004777F2" w:rsidRPr="00497F71" w:rsidRDefault="00EB16CA" w:rsidP="00AE0183">
      <w:pPr>
        <w:spacing w:line="320" w:lineRule="exact"/>
        <w:contextualSpacing/>
        <w:rPr>
          <w:rFonts w:ascii="Arial" w:eastAsia="Arial,Arial,Calibri" w:hAnsi="Arial" w:cs="Arial"/>
          <w:strike/>
        </w:rPr>
      </w:pPr>
      <w:r w:rsidRPr="007A4380">
        <w:rPr>
          <w:rFonts w:ascii="Arial" w:eastAsia="Arial" w:hAnsi="Arial" w:cs="Arial"/>
        </w:rPr>
        <w:t xml:space="preserve">In een aantal </w:t>
      </w:r>
      <w:r w:rsidR="1EA13078" w:rsidRPr="007A4380">
        <w:rPr>
          <w:rFonts w:ascii="Arial" w:eastAsia="Arial" w:hAnsi="Arial" w:cs="Arial"/>
        </w:rPr>
        <w:t>vakken evalueren we met de competentiemeter. Je vakleerkracht geeft je hier uitleg over. Via deze competentiemeter kunnen jij en je ouders je evaluaties continu digitaal volgen. Hoe je dit doet, lees je</w:t>
      </w:r>
      <w:r w:rsidR="002420E3" w:rsidRPr="007A4380">
        <w:rPr>
          <w:rFonts w:ascii="Arial" w:eastAsia="Arial" w:hAnsi="Arial" w:cs="Arial"/>
        </w:rPr>
        <w:t xml:space="preserve"> op de startpagina van Smartschool</w:t>
      </w:r>
      <w:r w:rsidR="1EA13078" w:rsidRPr="007A4380">
        <w:rPr>
          <w:rFonts w:ascii="Arial" w:eastAsia="Arial,Arial,Calibri" w:hAnsi="Arial" w:cs="Arial"/>
        </w:rPr>
        <w:t>.</w:t>
      </w:r>
      <w:r w:rsidR="1EA13078" w:rsidRPr="007A4380">
        <w:rPr>
          <w:rFonts w:ascii="Arial" w:eastAsia="Arial" w:hAnsi="Arial" w:cs="Arial"/>
        </w:rPr>
        <w:t xml:space="preserve"> De verhouding tussen de punten dagelijks werk en examens ligt hier niet meer strak vast, omdat het aantal evaluaties bepaalt hoeveel punten er op een bepaald leerstofonderdeel staat. Door de vele evaluaties doorheen het jaar ligt er meer gewicht op het dagelijks werk dan op het examen.</w:t>
      </w:r>
      <w:r w:rsidR="1EA13078" w:rsidRPr="007A4380">
        <w:rPr>
          <w:rFonts w:ascii="Arial" w:eastAsia="Arial,Arial,Calibri" w:hAnsi="Arial" w:cs="Arial"/>
        </w:rPr>
        <w:t xml:space="preserve"> </w:t>
      </w:r>
    </w:p>
    <w:p w14:paraId="64E420AC" w14:textId="080AD7D3" w:rsidR="0058057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school zelf bepaalt het aantal examens. De periodes worden per brief en op Smartschool meegedeeld aan ouders en leerlingen. Je wordt tijdig van de concrete examenregeling, die varieert van klas tot klas, op de hoogte gebracht. </w:t>
      </w:r>
    </w:p>
    <w:p w14:paraId="1EC65442" w14:textId="27C43BEE" w:rsidR="0058057F" w:rsidRPr="007A4380" w:rsidRDefault="1EA13078" w:rsidP="1EA13078">
      <w:pPr>
        <w:spacing w:line="320" w:lineRule="exact"/>
        <w:rPr>
          <w:rFonts w:ascii="Arial" w:eastAsia="Arial" w:hAnsi="Arial" w:cs="Arial"/>
          <w:strike/>
          <w:lang w:val="nl-NL"/>
        </w:rPr>
      </w:pPr>
      <w:r w:rsidRPr="007A4380">
        <w:rPr>
          <w:rFonts w:ascii="Arial" w:eastAsia="Arial" w:hAnsi="Arial" w:cs="Arial"/>
          <w:lang w:val="nl-NL"/>
        </w:rPr>
        <w:t>De lessen vervallen in de namiddag voor de examens, zodat je de nodige tijd krijgt om te studeren.</w:t>
      </w:r>
      <w:r w:rsidR="00C7487A" w:rsidRPr="007A4380">
        <w:rPr>
          <w:rFonts w:ascii="Arial" w:eastAsia="Arial" w:hAnsi="Arial" w:cs="Arial"/>
          <w:lang w:val="nl-NL"/>
        </w:rPr>
        <w:t xml:space="preserve"> </w:t>
      </w:r>
    </w:p>
    <w:p w14:paraId="0F115BF6" w14:textId="6DE5E58D" w:rsidR="00906357" w:rsidRPr="00497F71" w:rsidRDefault="1EA13078" w:rsidP="00497F71">
      <w:pPr>
        <w:pStyle w:val="Tekstopmerking"/>
        <w:spacing w:line="320" w:lineRule="exact"/>
        <w:rPr>
          <w:rFonts w:ascii="Arial" w:eastAsia="Arial" w:hAnsi="Arial" w:cs="Arial"/>
        </w:rPr>
      </w:pPr>
      <w:r w:rsidRPr="007A4380">
        <w:rPr>
          <w:rFonts w:ascii="Arial" w:eastAsia="Arial" w:hAnsi="Arial" w:cs="Arial"/>
        </w:rPr>
        <w:lastRenderedPageBreak/>
        <w:t>Mondelinge examens worden gegeven vanaf het vierde jaar en maximaal voor de helft van het aantal examenmomenten van een vak.</w:t>
      </w:r>
      <w:r w:rsidRPr="007A4380">
        <w:rPr>
          <w:rFonts w:ascii="Arial" w:eastAsia="Arial" w:hAnsi="Arial" w:cs="Arial"/>
          <w:strike/>
        </w:rPr>
        <w:t xml:space="preserve"> </w:t>
      </w:r>
    </w:p>
    <w:p w14:paraId="77CDFAF4" w14:textId="27A43C3F" w:rsidR="00FB14D9" w:rsidRPr="00497F71" w:rsidRDefault="1EA13078" w:rsidP="00497F71">
      <w:pPr>
        <w:spacing w:line="320" w:lineRule="exact"/>
        <w:jc w:val="both"/>
        <w:rPr>
          <w:rFonts w:ascii="Arial" w:eastAsia="Arial" w:hAnsi="Arial" w:cs="Arial"/>
        </w:rPr>
      </w:pPr>
      <w:r w:rsidRPr="007A4380">
        <w:rPr>
          <w:rFonts w:ascii="Arial" w:eastAsia="Arial" w:hAnsi="Arial" w:cs="Arial"/>
        </w:rPr>
        <w:t>Leerlingen kunnen om ernstige redenen toestemming krijgen van de directeur of zijn afgevaardigde om op een andere wijz</w:t>
      </w:r>
      <w:r w:rsidR="00BE411D" w:rsidRPr="007A4380">
        <w:rPr>
          <w:rFonts w:ascii="Arial" w:eastAsia="Arial" w:hAnsi="Arial" w:cs="Arial"/>
        </w:rPr>
        <w:t>e dan de voorgeschreven manier geëvalueerd</w:t>
      </w:r>
      <w:r w:rsidRPr="007A4380">
        <w:rPr>
          <w:rFonts w:ascii="Arial" w:eastAsia="Arial" w:hAnsi="Arial" w:cs="Arial"/>
        </w:rPr>
        <w:t xml:space="preserve"> te worden. Dit kan voortvloeien uit een begeleidingsplan (in samenspraak met de begeleidende klassenraad) of uit een uitzonderlijke individuele situatie.</w:t>
      </w:r>
    </w:p>
    <w:p w14:paraId="34216970" w14:textId="77777777" w:rsidR="00531217" w:rsidRPr="007A4380" w:rsidRDefault="1EA13078" w:rsidP="1EA13078">
      <w:pPr>
        <w:spacing w:line="320" w:lineRule="exact"/>
        <w:jc w:val="both"/>
        <w:rPr>
          <w:rFonts w:ascii="Arial" w:eastAsia="Arial" w:hAnsi="Arial" w:cs="Arial"/>
        </w:rPr>
      </w:pPr>
      <w:r w:rsidRPr="007A4380">
        <w:rPr>
          <w:rFonts w:ascii="Arial" w:eastAsia="Arial" w:hAnsi="Arial" w:cs="Arial"/>
        </w:rPr>
        <w:t>Tijdens het maken van schriftelijke examens gelden volgende afspraken:</w:t>
      </w:r>
    </w:p>
    <w:p w14:paraId="00D6BED7" w14:textId="77777777" w:rsidR="00531217" w:rsidRPr="007A4380" w:rsidRDefault="1EA13078" w:rsidP="009D0C4C">
      <w:pPr>
        <w:numPr>
          <w:ilvl w:val="0"/>
          <w:numId w:val="30"/>
        </w:numPr>
        <w:tabs>
          <w:tab w:val="clear" w:pos="2955"/>
          <w:tab w:val="num" w:pos="468"/>
        </w:tabs>
        <w:spacing w:line="320" w:lineRule="exact"/>
        <w:ind w:left="1134" w:hanging="283"/>
        <w:rPr>
          <w:rFonts w:ascii="Arial" w:eastAsia="Arial" w:hAnsi="Arial" w:cs="Arial"/>
        </w:rPr>
      </w:pPr>
      <w:r w:rsidRPr="007A4380">
        <w:rPr>
          <w:rFonts w:ascii="Arial" w:eastAsia="Arial" w:hAnsi="Arial" w:cs="Arial"/>
        </w:rPr>
        <w:t>Van zodra je het examenlokaal binnenkomt tot na het indienen van de examenbladen van alle leerlingen, is het verboden:</w:t>
      </w:r>
    </w:p>
    <w:p w14:paraId="4963E6B7" w14:textId="3D03A469" w:rsidR="00531217" w:rsidRPr="007A4380" w:rsidRDefault="00DA2D6B" w:rsidP="009D0C4C">
      <w:pPr>
        <w:numPr>
          <w:ilvl w:val="0"/>
          <w:numId w:val="29"/>
        </w:numPr>
        <w:tabs>
          <w:tab w:val="clear" w:pos="1260"/>
          <w:tab w:val="num" w:pos="752"/>
        </w:tabs>
        <w:spacing w:line="320" w:lineRule="exact"/>
        <w:ind w:left="1418" w:hanging="283"/>
        <w:rPr>
          <w:rFonts w:ascii="Arial" w:eastAsia="Arial" w:hAnsi="Arial" w:cs="Arial"/>
        </w:rPr>
      </w:pPr>
      <w:r>
        <w:rPr>
          <w:rFonts w:ascii="Arial" w:eastAsia="Arial" w:hAnsi="Arial" w:cs="Arial"/>
        </w:rPr>
        <w:t xml:space="preserve">Info door te geven </w:t>
      </w:r>
      <w:r w:rsidR="1EA13078" w:rsidRPr="007A4380">
        <w:rPr>
          <w:rFonts w:ascii="Arial" w:eastAsia="Arial" w:hAnsi="Arial" w:cs="Arial"/>
        </w:rPr>
        <w:t>aan elkaar op om het even welke wijze, bv. praten, laten bekijken…;</w:t>
      </w:r>
    </w:p>
    <w:p w14:paraId="1896E58F" w14:textId="77777777" w:rsidR="00531217" w:rsidRPr="007A4380" w:rsidRDefault="1EA13078" w:rsidP="009D0C4C">
      <w:pPr>
        <w:numPr>
          <w:ilvl w:val="0"/>
          <w:numId w:val="29"/>
        </w:numPr>
        <w:tabs>
          <w:tab w:val="clear" w:pos="1260"/>
          <w:tab w:val="num" w:pos="752"/>
        </w:tabs>
        <w:spacing w:line="320" w:lineRule="exact"/>
        <w:ind w:left="1418" w:hanging="283"/>
        <w:rPr>
          <w:rFonts w:ascii="Arial" w:eastAsia="Arial" w:hAnsi="Arial" w:cs="Arial"/>
        </w:rPr>
      </w:pPr>
      <w:r w:rsidRPr="007A4380">
        <w:rPr>
          <w:rFonts w:ascii="Arial" w:eastAsia="Arial" w:hAnsi="Arial" w:cs="Arial"/>
        </w:rPr>
        <w:t>gegevens die een oplossing zouden kunnen zijn voor mogelijke examenvragen bij zich te hebben of proberen te bekomen, hoe dan ook;</w:t>
      </w:r>
    </w:p>
    <w:p w14:paraId="6FF14D2D" w14:textId="77777777" w:rsidR="00531217" w:rsidRPr="007A4380" w:rsidRDefault="1EA13078" w:rsidP="009D0C4C">
      <w:pPr>
        <w:numPr>
          <w:ilvl w:val="0"/>
          <w:numId w:val="29"/>
        </w:numPr>
        <w:tabs>
          <w:tab w:val="clear" w:pos="1260"/>
          <w:tab w:val="num" w:pos="752"/>
        </w:tabs>
        <w:spacing w:line="320" w:lineRule="exact"/>
        <w:ind w:left="1418" w:hanging="283"/>
        <w:rPr>
          <w:rFonts w:ascii="Arial" w:eastAsia="Arial" w:hAnsi="Arial" w:cs="Arial"/>
        </w:rPr>
      </w:pPr>
      <w:r w:rsidRPr="007A4380">
        <w:rPr>
          <w:rFonts w:ascii="Arial" w:eastAsia="Arial" w:hAnsi="Arial" w:cs="Arial"/>
        </w:rPr>
        <w:t>iets door te geven aan elkaar.</w:t>
      </w:r>
    </w:p>
    <w:p w14:paraId="172ABA53" w14:textId="51FD682C" w:rsidR="00531217" w:rsidRPr="007A4380" w:rsidRDefault="1EA13078" w:rsidP="009D0C4C">
      <w:pPr>
        <w:numPr>
          <w:ilvl w:val="0"/>
          <w:numId w:val="31"/>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Op de lessenaar ligt enkel schrijfger</w:t>
      </w:r>
      <w:r w:rsidR="0070609A" w:rsidRPr="007A4380">
        <w:rPr>
          <w:rFonts w:ascii="Arial" w:eastAsia="Arial" w:hAnsi="Arial" w:cs="Arial"/>
        </w:rPr>
        <w:t>ief</w:t>
      </w:r>
      <w:r w:rsidRPr="007A4380">
        <w:rPr>
          <w:rFonts w:ascii="Arial" w:eastAsia="Arial" w:hAnsi="Arial" w:cs="Arial"/>
        </w:rPr>
        <w:t>. Tijdens het examen heb je geen lectuur, handboek of cursus bij je</w:t>
      </w:r>
      <w:r w:rsidR="007E32FE" w:rsidRPr="007A4380">
        <w:rPr>
          <w:rFonts w:ascii="Arial" w:eastAsia="Arial" w:hAnsi="Arial" w:cs="Arial"/>
        </w:rPr>
        <w:t>, ook niet in digitale vorm</w:t>
      </w:r>
      <w:r w:rsidRPr="007A4380">
        <w:rPr>
          <w:rFonts w:ascii="Arial" w:eastAsia="Arial" w:hAnsi="Arial" w:cs="Arial"/>
        </w:rPr>
        <w:t xml:space="preserve">. Enkel wat de vakleerkracht op de examenbundel heeft vermeld, mag je bij je hebben. </w:t>
      </w:r>
    </w:p>
    <w:p w14:paraId="5D3AC91C" w14:textId="77777777" w:rsidR="00531217" w:rsidRPr="007A4380" w:rsidRDefault="1EA13078" w:rsidP="009D0C4C">
      <w:pPr>
        <w:numPr>
          <w:ilvl w:val="0"/>
          <w:numId w:val="31"/>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Je krijgt examenbladen en kladpapier van de leerkracht.</w:t>
      </w:r>
    </w:p>
    <w:p w14:paraId="33421189" w14:textId="36539015" w:rsidR="00531217" w:rsidRPr="007A4380" w:rsidRDefault="1EA13078" w:rsidP="009D0C4C">
      <w:pPr>
        <w:numPr>
          <w:ilvl w:val="0"/>
          <w:numId w:val="31"/>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Als je klaar bent met het examen, dien je alles terug in op het teken van de toeziende leerkracht. Daarna kan je studeren of lezen.</w:t>
      </w:r>
      <w:r w:rsidR="00D70AD6" w:rsidRPr="007A4380">
        <w:rPr>
          <w:rFonts w:ascii="Arial" w:eastAsia="Arial" w:hAnsi="Arial" w:cs="Arial"/>
        </w:rPr>
        <w:t xml:space="preserve"> Het gebruik van een pen device om te studeren kan dan enkel als je het device plat op de tafel legt.</w:t>
      </w:r>
    </w:p>
    <w:p w14:paraId="08A790DC" w14:textId="68D3845F" w:rsidR="0025756D" w:rsidRPr="007A4380" w:rsidRDefault="058DE815" w:rsidP="2B339EEE">
      <w:pPr>
        <w:numPr>
          <w:ilvl w:val="0"/>
          <w:numId w:val="31"/>
        </w:numPr>
        <w:tabs>
          <w:tab w:val="clear" w:pos="1260"/>
          <w:tab w:val="num" w:pos="468"/>
        </w:tabs>
        <w:spacing w:line="320" w:lineRule="exact"/>
        <w:ind w:left="1134" w:hanging="283"/>
        <w:rPr>
          <w:rFonts w:ascii="Arial" w:eastAsia="Arial" w:hAnsi="Arial" w:cs="Arial"/>
        </w:rPr>
      </w:pPr>
      <w:r w:rsidRPr="2B339EEE">
        <w:rPr>
          <w:rFonts w:ascii="Arial" w:eastAsia="Arial" w:hAnsi="Arial" w:cs="Arial"/>
        </w:rPr>
        <w:t xml:space="preserve">Het gebruik van gsm </w:t>
      </w:r>
      <w:r w:rsidR="08A9B999" w:rsidRPr="2B339EEE">
        <w:rPr>
          <w:rFonts w:ascii="Arial" w:eastAsia="Arial" w:hAnsi="Arial" w:cs="Arial"/>
        </w:rPr>
        <w:t>of Smart</w:t>
      </w:r>
      <w:r w:rsidR="6A09D5F0" w:rsidRPr="2B339EEE">
        <w:rPr>
          <w:rFonts w:ascii="Arial" w:eastAsia="Arial" w:hAnsi="Arial" w:cs="Arial"/>
        </w:rPr>
        <w:t xml:space="preserve">watch </w:t>
      </w:r>
      <w:r w:rsidRPr="2B339EEE">
        <w:rPr>
          <w:rFonts w:ascii="Arial" w:eastAsia="Arial" w:hAnsi="Arial" w:cs="Arial"/>
        </w:rPr>
        <w:t xml:space="preserve">(op welke manier dan ook, dus ook als rekenmachine of uurwerk) tijdens examens is streng verboden. Wie een gsm </w:t>
      </w:r>
      <w:r w:rsidR="2B7137B9" w:rsidRPr="2B339EEE">
        <w:rPr>
          <w:rFonts w:ascii="Arial" w:eastAsia="Arial" w:hAnsi="Arial" w:cs="Arial"/>
        </w:rPr>
        <w:t xml:space="preserve">of Smartwatch </w:t>
      </w:r>
      <w:r w:rsidRPr="2B339EEE">
        <w:rPr>
          <w:rFonts w:ascii="Arial" w:eastAsia="Arial" w:hAnsi="Arial" w:cs="Arial"/>
        </w:rPr>
        <w:t>bij heeft, legt deze af en</w:t>
      </w:r>
      <w:r w:rsidR="5CBD7C91" w:rsidRPr="2B339EEE">
        <w:rPr>
          <w:rFonts w:ascii="Arial" w:eastAsia="Arial" w:hAnsi="Arial" w:cs="Arial"/>
        </w:rPr>
        <w:t xml:space="preserve"> op een afgesproken plaats</w:t>
      </w:r>
      <w:r w:rsidRPr="2B339EEE">
        <w:rPr>
          <w:rFonts w:ascii="Arial" w:eastAsia="Arial" w:hAnsi="Arial" w:cs="Arial"/>
        </w:rPr>
        <w:t xml:space="preserve">. Als je tijdens het afleggen van een examen </w:t>
      </w:r>
      <w:r w:rsidR="490CA7D5" w:rsidRPr="2B339EEE">
        <w:rPr>
          <w:rFonts w:ascii="Arial" w:eastAsia="Arial" w:hAnsi="Arial" w:cs="Arial"/>
        </w:rPr>
        <w:t xml:space="preserve">hiermee </w:t>
      </w:r>
      <w:r w:rsidRPr="2B339EEE">
        <w:rPr>
          <w:rFonts w:ascii="Arial" w:eastAsia="Arial" w:hAnsi="Arial" w:cs="Arial"/>
        </w:rPr>
        <w:t>toch betrapt wordt, gaan we er van uit dat je probeert te spieken (zie 3.7.3.4 fraude). De klassenraad beslist dan over de sanctie.</w:t>
      </w:r>
    </w:p>
    <w:p w14:paraId="1F6D0477" w14:textId="70D572CC" w:rsidR="0042190E" w:rsidRDefault="00C82CAF" w:rsidP="1EA13078">
      <w:pPr>
        <w:tabs>
          <w:tab w:val="num" w:pos="1134"/>
        </w:tabs>
        <w:spacing w:line="320" w:lineRule="exact"/>
        <w:ind w:left="1134" w:hanging="283"/>
        <w:rPr>
          <w:rFonts w:ascii="Arial" w:eastAsia="Arial" w:hAnsi="Arial" w:cs="Arial"/>
        </w:rPr>
      </w:pPr>
      <w:r w:rsidRPr="007A4380">
        <w:rPr>
          <w:rFonts w:ascii="Arial" w:hAnsi="Arial" w:cs="Arial"/>
        </w:rPr>
        <w:tab/>
      </w:r>
      <w:r w:rsidR="00131E29" w:rsidRPr="007A4380">
        <w:rPr>
          <w:rFonts w:ascii="Arial" w:eastAsia="Arial" w:hAnsi="Arial" w:cs="Arial"/>
        </w:rPr>
        <w:t>Word je na het indienen van je eigen examenkopij in het examenlokaal betrapt met een gsm</w:t>
      </w:r>
      <w:r w:rsidR="00E258CF">
        <w:rPr>
          <w:rFonts w:ascii="Arial" w:eastAsia="Arial" w:hAnsi="Arial" w:cs="Arial"/>
        </w:rPr>
        <w:t xml:space="preserve"> of Smartwatch</w:t>
      </w:r>
      <w:r w:rsidR="00131E29" w:rsidRPr="007A4380">
        <w:rPr>
          <w:rFonts w:ascii="Arial" w:eastAsia="Arial" w:hAnsi="Arial" w:cs="Arial"/>
        </w:rPr>
        <w:t xml:space="preserve">, dan krijg je een strafstudie. We zijn immers van oordeel dat we </w:t>
      </w:r>
      <w:r w:rsidR="009A5CBA" w:rsidRPr="007A4380">
        <w:rPr>
          <w:rFonts w:ascii="Arial" w:eastAsia="Arial" w:hAnsi="Arial" w:cs="Arial"/>
        </w:rPr>
        <w:t xml:space="preserve">dan geen </w:t>
      </w:r>
      <w:r w:rsidR="00131E29" w:rsidRPr="007A4380">
        <w:rPr>
          <w:rFonts w:ascii="Arial" w:eastAsia="Arial" w:hAnsi="Arial" w:cs="Arial"/>
        </w:rPr>
        <w:t>eerlijke vorm van evaluatie krijgen</w:t>
      </w:r>
      <w:r w:rsidR="009A5CBA" w:rsidRPr="007A4380">
        <w:rPr>
          <w:rFonts w:ascii="Arial" w:eastAsia="Arial" w:hAnsi="Arial" w:cs="Arial"/>
        </w:rPr>
        <w:t xml:space="preserve"> voor de klasgenoten</w:t>
      </w:r>
      <w:r w:rsidR="00131E29" w:rsidRPr="007A4380">
        <w:rPr>
          <w:rFonts w:ascii="Arial" w:eastAsia="Arial" w:hAnsi="Arial" w:cs="Arial"/>
        </w:rPr>
        <w:t>.</w:t>
      </w:r>
    </w:p>
    <w:p w14:paraId="1408AEA8" w14:textId="311561FE" w:rsidR="0059126C" w:rsidRPr="0059126C" w:rsidRDefault="0059126C" w:rsidP="0059126C">
      <w:pPr>
        <w:pStyle w:val="Plattetekst3"/>
        <w:spacing w:line="320" w:lineRule="exact"/>
        <w:ind w:left="1134"/>
        <w:rPr>
          <w:rFonts w:ascii="Arial" w:eastAsia="Arial" w:hAnsi="Arial" w:cs="Arial"/>
          <w:color w:val="auto"/>
          <w:sz w:val="20"/>
        </w:rPr>
      </w:pPr>
      <w:r>
        <w:rPr>
          <w:rFonts w:ascii="Arial" w:eastAsia="Arial" w:hAnsi="Arial" w:cs="Arial"/>
          <w:color w:val="auto"/>
          <w:sz w:val="20"/>
        </w:rPr>
        <w:t xml:space="preserve">Tijdens </w:t>
      </w:r>
      <w:r w:rsidRPr="007A4380">
        <w:rPr>
          <w:rFonts w:ascii="Arial" w:eastAsia="Arial" w:hAnsi="Arial" w:cs="Arial"/>
          <w:color w:val="auto"/>
          <w:sz w:val="20"/>
        </w:rPr>
        <w:t>evaluatiemomenten zijn alle uurwerken verbode</w:t>
      </w:r>
      <w:r w:rsidR="00463E0D">
        <w:rPr>
          <w:rFonts w:ascii="Arial" w:eastAsia="Arial" w:hAnsi="Arial" w:cs="Arial"/>
          <w:color w:val="auto"/>
          <w:sz w:val="20"/>
        </w:rPr>
        <w:t xml:space="preserve">n. </w:t>
      </w:r>
      <w:r w:rsidRPr="007A4380">
        <w:rPr>
          <w:rFonts w:ascii="Arial" w:eastAsia="Arial" w:hAnsi="Arial" w:cs="Arial"/>
          <w:color w:val="auto"/>
          <w:sz w:val="20"/>
        </w:rPr>
        <w:t>In elk lokaal hangt een klok zodat je de tijd steeds kent.</w:t>
      </w:r>
    </w:p>
    <w:p w14:paraId="34511A14" w14:textId="77777777" w:rsidR="00E9422C" w:rsidRPr="007A4380" w:rsidRDefault="1EA13078" w:rsidP="007E478C">
      <w:pPr>
        <w:pStyle w:val="Plattetekst3"/>
        <w:numPr>
          <w:ilvl w:val="3"/>
          <w:numId w:val="54"/>
        </w:numPr>
        <w:tabs>
          <w:tab w:val="num" w:pos="468"/>
        </w:tabs>
        <w:spacing w:line="320" w:lineRule="exact"/>
        <w:ind w:left="1134" w:hanging="283"/>
        <w:rPr>
          <w:rFonts w:ascii="Arial" w:eastAsia="Arial" w:hAnsi="Arial" w:cs="Arial"/>
          <w:color w:val="auto"/>
          <w:sz w:val="20"/>
        </w:rPr>
      </w:pPr>
      <w:r w:rsidRPr="007A4380">
        <w:rPr>
          <w:rFonts w:ascii="Arial" w:eastAsia="Arial" w:hAnsi="Arial" w:cs="Arial"/>
          <w:color w:val="auto"/>
          <w:sz w:val="20"/>
        </w:rPr>
        <w:t>Wanneer je materiaal, nodig voor het maken van een examen, niet bij hebt:</w:t>
      </w:r>
    </w:p>
    <w:p w14:paraId="26624ABB" w14:textId="77777777" w:rsidR="00E9422C" w:rsidRPr="007A4380" w:rsidRDefault="1EA13078" w:rsidP="007E478C">
      <w:pPr>
        <w:pStyle w:val="Plattetekst3"/>
        <w:numPr>
          <w:ilvl w:val="3"/>
          <w:numId w:val="64"/>
        </w:numPr>
        <w:spacing w:line="320" w:lineRule="exact"/>
        <w:ind w:left="1418" w:hanging="283"/>
        <w:rPr>
          <w:rFonts w:ascii="Arial" w:eastAsia="Arial" w:hAnsi="Arial" w:cs="Arial"/>
          <w:color w:val="auto"/>
          <w:sz w:val="20"/>
        </w:rPr>
      </w:pPr>
      <w:r w:rsidRPr="007A4380">
        <w:rPr>
          <w:rFonts w:ascii="Arial" w:eastAsia="Arial" w:hAnsi="Arial" w:cs="Arial"/>
          <w:color w:val="auto"/>
          <w:sz w:val="20"/>
        </w:rPr>
        <w:t>wordt dit meegenomen bij de beoordeling van de attitude ‘stiptheid’ op het attituderapport;</w:t>
      </w:r>
    </w:p>
    <w:p w14:paraId="23D9BD21" w14:textId="77777777" w:rsidR="00E9422C" w:rsidRPr="007A4380" w:rsidRDefault="1EA13078" w:rsidP="007E478C">
      <w:pPr>
        <w:pStyle w:val="Plattetekst3"/>
        <w:numPr>
          <w:ilvl w:val="3"/>
          <w:numId w:val="64"/>
        </w:numPr>
        <w:spacing w:line="320" w:lineRule="exact"/>
        <w:ind w:left="1418" w:hanging="283"/>
        <w:rPr>
          <w:rFonts w:ascii="Arial" w:eastAsia="Arial" w:hAnsi="Arial" w:cs="Arial"/>
          <w:color w:val="auto"/>
          <w:sz w:val="20"/>
        </w:rPr>
      </w:pPr>
      <w:r w:rsidRPr="007A4380">
        <w:rPr>
          <w:rFonts w:ascii="Arial" w:eastAsia="Arial" w:hAnsi="Arial" w:cs="Arial"/>
          <w:color w:val="auto"/>
          <w:sz w:val="20"/>
        </w:rPr>
        <w:t xml:space="preserve">moet je het examen maken zonder hulpmiddel (bv. rekenmachine, atlas) indien je dit hulpmiddel voor minder dan 1/3 van de punten nodig hebt. </w:t>
      </w:r>
    </w:p>
    <w:p w14:paraId="7339629E" w14:textId="77777777" w:rsidR="00E9422C" w:rsidRPr="007A4380" w:rsidRDefault="1EA13078" w:rsidP="1EA13078">
      <w:pPr>
        <w:pStyle w:val="Plattetekst3"/>
        <w:spacing w:line="320" w:lineRule="exact"/>
        <w:ind w:left="1418"/>
        <w:rPr>
          <w:rFonts w:ascii="Arial" w:eastAsia="Arial" w:hAnsi="Arial" w:cs="Arial"/>
          <w:color w:val="auto"/>
          <w:sz w:val="20"/>
        </w:rPr>
      </w:pPr>
      <w:r w:rsidRPr="007A4380">
        <w:rPr>
          <w:rFonts w:ascii="Arial" w:eastAsia="Arial" w:hAnsi="Arial" w:cs="Arial"/>
          <w:color w:val="auto"/>
          <w:sz w:val="20"/>
        </w:rPr>
        <w:t>Indien je het hulpmiddel voor meer dan 1/3 van de punten nodig hebt, kun je het lenen van iemand anders van de klas, maar niet vooraleer de helft van de examentijd verstreken is.</w:t>
      </w:r>
    </w:p>
    <w:p w14:paraId="2380E852" w14:textId="079E6AEB" w:rsidR="003A5492" w:rsidRPr="007A4380" w:rsidRDefault="1EA13078" w:rsidP="0063669E">
      <w:pPr>
        <w:pStyle w:val="Plattetekst3"/>
        <w:spacing w:line="320" w:lineRule="exact"/>
        <w:ind w:left="1418"/>
        <w:rPr>
          <w:rFonts w:ascii="Arial" w:eastAsia="Arial" w:hAnsi="Arial" w:cs="Arial"/>
          <w:color w:val="auto"/>
          <w:sz w:val="20"/>
        </w:rPr>
      </w:pPr>
      <w:r w:rsidRPr="007A4380">
        <w:rPr>
          <w:rFonts w:ascii="Arial" w:eastAsia="Arial" w:hAnsi="Arial" w:cs="Arial"/>
          <w:color w:val="auto"/>
          <w:sz w:val="20"/>
        </w:rPr>
        <w:t>Indien meerdere leerlingen op een hulpmiddel wachten, dan mag je dit pas vanaf hetzelfde tijdstip gebruiken..</w:t>
      </w:r>
    </w:p>
    <w:p w14:paraId="1EEAACB6" w14:textId="3C86A271" w:rsidR="00167339" w:rsidRPr="007A4380" w:rsidRDefault="00CA0D4C" w:rsidP="007E478C">
      <w:pPr>
        <w:pStyle w:val="Plattetekst3"/>
        <w:numPr>
          <w:ilvl w:val="3"/>
          <w:numId w:val="54"/>
        </w:numPr>
        <w:tabs>
          <w:tab w:val="num" w:pos="468"/>
        </w:tabs>
        <w:spacing w:line="320" w:lineRule="exact"/>
        <w:ind w:left="1134" w:hanging="283"/>
        <w:rPr>
          <w:rFonts w:ascii="Arial" w:eastAsia="Arial" w:hAnsi="Arial" w:cs="Arial"/>
          <w:color w:val="auto"/>
          <w:sz w:val="20"/>
        </w:rPr>
      </w:pPr>
      <w:bookmarkStart w:id="87" w:name="_Hlk134462230"/>
      <w:r w:rsidRPr="007A4380">
        <w:rPr>
          <w:rFonts w:ascii="Arial" w:eastAsia="Arial" w:hAnsi="Arial" w:cs="Arial"/>
          <w:color w:val="auto"/>
          <w:sz w:val="20"/>
        </w:rPr>
        <w:lastRenderedPageBreak/>
        <w:t>Als je tij</w:t>
      </w:r>
      <w:r w:rsidR="00167339" w:rsidRPr="007A4380">
        <w:rPr>
          <w:rFonts w:ascii="Arial" w:eastAsia="Arial" w:hAnsi="Arial" w:cs="Arial"/>
          <w:color w:val="auto"/>
          <w:sz w:val="20"/>
        </w:rPr>
        <w:t>dens een examen gebruik moet maken van je pen device, dan verwachten we dat deze volledig opgeladen is. Als de pen device leeg is en je hebt je lader bij, dan kan je de pen device opladen. Je krijgt dan wel een nota stiptheid.</w:t>
      </w:r>
    </w:p>
    <w:p w14:paraId="12E0E26B" w14:textId="3E3DD88C" w:rsidR="00482DB4" w:rsidRPr="00497F71" w:rsidRDefault="00CA0D4C" w:rsidP="00497F71">
      <w:pPr>
        <w:pStyle w:val="Plattetekst3"/>
        <w:spacing w:line="320" w:lineRule="exact"/>
        <w:ind w:left="1134"/>
        <w:rPr>
          <w:rFonts w:ascii="Arial" w:eastAsia="Arial" w:hAnsi="Arial" w:cs="Arial"/>
          <w:color w:val="auto"/>
          <w:sz w:val="20"/>
        </w:rPr>
      </w:pPr>
      <w:r w:rsidRPr="007A4380">
        <w:rPr>
          <w:rFonts w:ascii="Arial" w:eastAsia="Arial" w:hAnsi="Arial" w:cs="Arial"/>
          <w:color w:val="auto"/>
          <w:sz w:val="20"/>
        </w:rPr>
        <w:t xml:space="preserve">Als de pen device leeg is en je hebt je lader niet bij, dan </w:t>
      </w:r>
      <w:r w:rsidR="00B532EB">
        <w:rPr>
          <w:rFonts w:ascii="Arial" w:eastAsia="Arial" w:hAnsi="Arial" w:cs="Arial"/>
          <w:color w:val="auto"/>
          <w:sz w:val="20"/>
        </w:rPr>
        <w:t>kan</w:t>
      </w:r>
      <w:r w:rsidR="00B532EB" w:rsidRPr="00317190">
        <w:rPr>
          <w:rFonts w:ascii="Arial" w:eastAsia="Arial" w:hAnsi="Arial" w:cs="Arial"/>
          <w:color w:val="auto"/>
          <w:sz w:val="20"/>
        </w:rPr>
        <w:t xml:space="preserve"> je die van een medeleerling gebruiken of een</w:t>
      </w:r>
      <w:r w:rsidRPr="007A4380">
        <w:rPr>
          <w:rFonts w:ascii="Arial" w:eastAsia="Arial" w:hAnsi="Arial" w:cs="Arial"/>
          <w:color w:val="auto"/>
          <w:sz w:val="20"/>
        </w:rPr>
        <w:t xml:space="preserve"> reservelader </w:t>
      </w:r>
      <w:r w:rsidR="009F594E">
        <w:rPr>
          <w:rFonts w:ascii="Arial" w:eastAsia="Arial" w:hAnsi="Arial" w:cs="Arial"/>
          <w:color w:val="auto"/>
          <w:sz w:val="20"/>
        </w:rPr>
        <w:t xml:space="preserve">vragen in het secretariaat </w:t>
      </w:r>
      <w:r w:rsidRPr="007A4380">
        <w:rPr>
          <w:rFonts w:ascii="Arial" w:eastAsia="Arial" w:hAnsi="Arial" w:cs="Arial"/>
          <w:color w:val="auto"/>
          <w:sz w:val="20"/>
        </w:rPr>
        <w:t>die je weer moet indienen</w:t>
      </w:r>
      <w:r w:rsidR="00802264" w:rsidRPr="007A4380">
        <w:rPr>
          <w:rFonts w:ascii="Arial" w:eastAsia="Arial" w:hAnsi="Arial" w:cs="Arial"/>
          <w:color w:val="auto"/>
          <w:sz w:val="20"/>
        </w:rPr>
        <w:t xml:space="preserve">, </w:t>
      </w:r>
      <w:r w:rsidRPr="007A4380">
        <w:rPr>
          <w:rFonts w:ascii="Arial" w:eastAsia="Arial" w:hAnsi="Arial" w:cs="Arial"/>
          <w:color w:val="auto"/>
          <w:sz w:val="20"/>
        </w:rPr>
        <w:t xml:space="preserve">zodat je je pen device kan opladen. </w:t>
      </w:r>
      <w:r w:rsidR="009F594E" w:rsidRPr="00317190">
        <w:rPr>
          <w:rFonts w:ascii="Arial" w:eastAsia="Arial" w:hAnsi="Arial" w:cs="Arial"/>
          <w:color w:val="auto"/>
          <w:sz w:val="20"/>
        </w:rPr>
        <w:t>Je geeft hiervoor je leerlingenkaart af en</w:t>
      </w:r>
      <w:r w:rsidR="009F594E">
        <w:rPr>
          <w:rFonts w:ascii="Arial" w:eastAsia="Arial" w:hAnsi="Arial" w:cs="Arial"/>
          <w:color w:val="auto"/>
          <w:sz w:val="20"/>
        </w:rPr>
        <w:t xml:space="preserve"> </w:t>
      </w:r>
      <w:r w:rsidRPr="007A4380">
        <w:rPr>
          <w:rFonts w:ascii="Arial" w:eastAsia="Arial" w:hAnsi="Arial" w:cs="Arial"/>
          <w:color w:val="auto"/>
          <w:sz w:val="20"/>
        </w:rPr>
        <w:t>krijg</w:t>
      </w:r>
      <w:r w:rsidR="009F594E">
        <w:rPr>
          <w:rFonts w:ascii="Arial" w:eastAsia="Arial" w:hAnsi="Arial" w:cs="Arial"/>
          <w:color w:val="auto"/>
          <w:sz w:val="20"/>
        </w:rPr>
        <w:t>t</w:t>
      </w:r>
      <w:r w:rsidRPr="007A4380">
        <w:rPr>
          <w:rFonts w:ascii="Arial" w:eastAsia="Arial" w:hAnsi="Arial" w:cs="Arial"/>
          <w:color w:val="auto"/>
          <w:sz w:val="20"/>
        </w:rPr>
        <w:t xml:space="preserve"> ook een nota stiptheid.</w:t>
      </w:r>
      <w:bookmarkEnd w:id="87"/>
    </w:p>
    <w:p w14:paraId="585AD6DF"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 xml:space="preserve">In de namiddag kan je op school studeren. </w:t>
      </w:r>
    </w:p>
    <w:p w14:paraId="2FF2051A" w14:textId="07DB8D47" w:rsidR="00531217" w:rsidRPr="007A4380" w:rsidRDefault="0071461E" w:rsidP="009D0C4C">
      <w:pPr>
        <w:numPr>
          <w:ilvl w:val="2"/>
          <w:numId w:val="32"/>
        </w:numPr>
        <w:spacing w:line="320" w:lineRule="exact"/>
        <w:ind w:left="1134" w:hanging="283"/>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Dr. Delbekestraat:</w:t>
      </w:r>
    </w:p>
    <w:p w14:paraId="72BA72FC" w14:textId="77777777" w:rsidR="00531217" w:rsidRPr="007A4380" w:rsidRDefault="1EA13078" w:rsidP="1EA13078">
      <w:pPr>
        <w:spacing w:line="320" w:lineRule="exact"/>
        <w:ind w:left="1134"/>
        <w:rPr>
          <w:rFonts w:ascii="Arial" w:eastAsia="Arial" w:hAnsi="Arial" w:cs="Arial"/>
        </w:rPr>
      </w:pPr>
      <w:r w:rsidRPr="007A4380">
        <w:rPr>
          <w:rFonts w:ascii="Arial" w:eastAsia="Arial" w:hAnsi="Arial" w:cs="Arial"/>
        </w:rPr>
        <w:t>Van 13.15 uur tot 14.45 uur en van 15.00 uur tot 16.00 uur.</w:t>
      </w:r>
    </w:p>
    <w:p w14:paraId="75DA24C1" w14:textId="50680836" w:rsidR="00531217" w:rsidRPr="007A4380" w:rsidRDefault="0071461E" w:rsidP="009D0C4C">
      <w:pPr>
        <w:numPr>
          <w:ilvl w:val="2"/>
          <w:numId w:val="32"/>
        </w:numPr>
        <w:spacing w:line="320" w:lineRule="exact"/>
        <w:ind w:left="1134" w:hanging="283"/>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Polenplein:</w:t>
      </w:r>
    </w:p>
    <w:p w14:paraId="5289867A" w14:textId="407DCAFA" w:rsidR="00EB778E" w:rsidRPr="00497F71" w:rsidRDefault="1EA13078" w:rsidP="00497F71">
      <w:pPr>
        <w:spacing w:line="320" w:lineRule="exact"/>
        <w:ind w:left="1134"/>
        <w:rPr>
          <w:rFonts w:ascii="Arial" w:eastAsia="Arial" w:hAnsi="Arial" w:cs="Arial"/>
        </w:rPr>
      </w:pPr>
      <w:r w:rsidRPr="007A4380">
        <w:rPr>
          <w:rFonts w:ascii="Arial" w:eastAsia="Arial" w:hAnsi="Arial" w:cs="Arial"/>
        </w:rPr>
        <w:t>Van 13.15 uur tot 14.55 uur en van 15.10 uur tot 16.50 uur.</w:t>
      </w:r>
    </w:p>
    <w:p w14:paraId="2EF1D1C8" w14:textId="51DA9F23" w:rsidR="00726F3A" w:rsidRPr="007A4380" w:rsidRDefault="0071461E" w:rsidP="1EA13078">
      <w:pPr>
        <w:spacing w:line="320" w:lineRule="exact"/>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Dr. Delbekestraat geldt volgende regeling tijdens de examens:</w:t>
      </w:r>
    </w:p>
    <w:p w14:paraId="0E09AE44" w14:textId="77777777" w:rsidR="00726F3A" w:rsidRPr="007A4380" w:rsidRDefault="1EA13078" w:rsidP="009D0C4C">
      <w:pPr>
        <w:numPr>
          <w:ilvl w:val="0"/>
          <w:numId w:val="33"/>
        </w:numPr>
        <w:spacing w:line="320" w:lineRule="exact"/>
        <w:ind w:left="1134" w:hanging="283"/>
        <w:rPr>
          <w:rFonts w:ascii="Arial" w:eastAsia="Arial" w:hAnsi="Arial" w:cs="Arial"/>
        </w:rPr>
      </w:pPr>
      <w:r w:rsidRPr="007A4380">
        <w:rPr>
          <w:rFonts w:ascii="Arial" w:eastAsia="Arial" w:hAnsi="Arial" w:cs="Arial"/>
        </w:rPr>
        <w:t>Leerlingen 1</w:t>
      </w:r>
      <w:r w:rsidRPr="007A4380">
        <w:rPr>
          <w:rFonts w:ascii="Arial" w:eastAsia="Arial" w:hAnsi="Arial" w:cs="Arial"/>
          <w:vertAlign w:val="superscript"/>
        </w:rPr>
        <w:t>ste</w:t>
      </w:r>
      <w:r w:rsidRPr="007A4380">
        <w:rPr>
          <w:rFonts w:ascii="Arial" w:eastAsia="Arial" w:hAnsi="Arial" w:cs="Arial"/>
        </w:rPr>
        <w:t xml:space="preserve"> en 2</w:t>
      </w:r>
      <w:r w:rsidRPr="007A4380">
        <w:rPr>
          <w:rFonts w:ascii="Arial" w:eastAsia="Arial" w:hAnsi="Arial" w:cs="Arial"/>
          <w:vertAlign w:val="superscript"/>
        </w:rPr>
        <w:t>de</w:t>
      </w:r>
      <w:r w:rsidRPr="007A4380">
        <w:rPr>
          <w:rFonts w:ascii="Arial" w:eastAsia="Arial" w:hAnsi="Arial" w:cs="Arial"/>
        </w:rPr>
        <w:t xml:space="preserve"> graad</w:t>
      </w:r>
    </w:p>
    <w:p w14:paraId="246F1A8E"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8.25 uur – 9.05 uur: studie</w:t>
      </w:r>
    </w:p>
    <w:p w14:paraId="555A87BC"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9.05 uur – 10.05 uur: 1</w:t>
      </w:r>
      <w:r w:rsidRPr="007A4380">
        <w:rPr>
          <w:rFonts w:ascii="Arial" w:eastAsia="Arial" w:hAnsi="Arial" w:cs="Arial"/>
          <w:vertAlign w:val="superscript"/>
        </w:rPr>
        <w:t>ste</w:t>
      </w:r>
      <w:r w:rsidRPr="007A4380">
        <w:rPr>
          <w:rFonts w:ascii="Arial" w:eastAsia="Arial" w:hAnsi="Arial" w:cs="Arial"/>
        </w:rPr>
        <w:t xml:space="preserve"> examen</w:t>
      </w:r>
    </w:p>
    <w:p w14:paraId="0D162273"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10.05 uur – 10.20 uur: pauze</w:t>
      </w:r>
    </w:p>
    <w:p w14:paraId="25343F84"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10.20 uur – 11.00 uur: studie</w:t>
      </w:r>
    </w:p>
    <w:p w14:paraId="60756519"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11.00 uur – 12 uur: 2</w:t>
      </w:r>
      <w:r w:rsidRPr="007A4380">
        <w:rPr>
          <w:rFonts w:ascii="Arial" w:eastAsia="Arial" w:hAnsi="Arial" w:cs="Arial"/>
          <w:vertAlign w:val="superscript"/>
        </w:rPr>
        <w:t>de</w:t>
      </w:r>
      <w:r w:rsidRPr="007A4380">
        <w:rPr>
          <w:rFonts w:ascii="Arial" w:eastAsia="Arial" w:hAnsi="Arial" w:cs="Arial"/>
        </w:rPr>
        <w:t xml:space="preserve"> examen</w:t>
      </w:r>
    </w:p>
    <w:p w14:paraId="293FB783" w14:textId="4E14DE89" w:rsidR="00726F3A" w:rsidRPr="00AD5717" w:rsidRDefault="1EA13078" w:rsidP="00AD5717">
      <w:pPr>
        <w:spacing w:line="320" w:lineRule="exact"/>
        <w:ind w:left="1134"/>
        <w:rPr>
          <w:rFonts w:ascii="Arial" w:eastAsia="Arial" w:hAnsi="Arial" w:cs="Arial"/>
        </w:rPr>
      </w:pPr>
      <w:r w:rsidRPr="007A4380">
        <w:rPr>
          <w:rFonts w:ascii="Arial" w:eastAsia="Arial" w:hAnsi="Arial" w:cs="Arial"/>
        </w:rPr>
        <w:t>Als je een examen hebt dat 2 lesuren duurt, dan is er geen studie voorzien.</w:t>
      </w:r>
    </w:p>
    <w:p w14:paraId="0C6FE5CC" w14:textId="77777777" w:rsidR="00531217" w:rsidRPr="007A4380" w:rsidRDefault="1EA13078" w:rsidP="009D0C4C">
      <w:pPr>
        <w:numPr>
          <w:ilvl w:val="2"/>
          <w:numId w:val="34"/>
        </w:numPr>
        <w:tabs>
          <w:tab w:val="clear" w:pos="2160"/>
          <w:tab w:val="num" w:pos="468"/>
        </w:tabs>
        <w:spacing w:line="320" w:lineRule="exact"/>
        <w:ind w:left="1134" w:hanging="283"/>
        <w:rPr>
          <w:rFonts w:ascii="Arial" w:eastAsia="Arial" w:hAnsi="Arial" w:cs="Arial"/>
        </w:rPr>
      </w:pPr>
      <w:r w:rsidRPr="007A4380">
        <w:rPr>
          <w:rFonts w:ascii="Arial" w:eastAsia="Arial" w:hAnsi="Arial" w:cs="Arial"/>
        </w:rPr>
        <w:t>Leerlingen 3</w:t>
      </w:r>
      <w:r w:rsidRPr="007A4380">
        <w:rPr>
          <w:rFonts w:ascii="Arial" w:eastAsia="Arial" w:hAnsi="Arial" w:cs="Arial"/>
          <w:vertAlign w:val="superscript"/>
        </w:rPr>
        <w:t>de</w:t>
      </w:r>
      <w:r w:rsidRPr="007A4380">
        <w:rPr>
          <w:rFonts w:ascii="Arial" w:eastAsia="Arial" w:hAnsi="Arial" w:cs="Arial"/>
        </w:rPr>
        <w:t xml:space="preserve"> graad</w:t>
      </w:r>
    </w:p>
    <w:p w14:paraId="23AE6B84" w14:textId="367B4B3E" w:rsidR="00656AAE" w:rsidRPr="00497F71" w:rsidRDefault="1EA13078" w:rsidP="00497F71">
      <w:pPr>
        <w:spacing w:line="320" w:lineRule="exact"/>
        <w:ind w:left="1134"/>
        <w:rPr>
          <w:rFonts w:ascii="Arial" w:eastAsia="Arial" w:hAnsi="Arial" w:cs="Arial"/>
        </w:rPr>
      </w:pPr>
      <w:r w:rsidRPr="007A4380">
        <w:rPr>
          <w:rFonts w:ascii="Arial" w:eastAsia="Arial" w:hAnsi="Arial" w:cs="Arial"/>
        </w:rPr>
        <w:t>De leerlingen van de 3</w:t>
      </w:r>
      <w:r w:rsidRPr="007A4380">
        <w:rPr>
          <w:rFonts w:ascii="Arial" w:eastAsia="Arial" w:hAnsi="Arial" w:cs="Arial"/>
          <w:vertAlign w:val="superscript"/>
        </w:rPr>
        <w:t>de</w:t>
      </w:r>
      <w:r w:rsidRPr="007A4380">
        <w:rPr>
          <w:rFonts w:ascii="Arial" w:eastAsia="Arial" w:hAnsi="Arial" w:cs="Arial"/>
        </w:rPr>
        <w:t xml:space="preserve"> graad worden ook op school verwacht om 8.25 uur. Je wacht op de speelplaats tot je een signaal krijgt om naar het examenlokaal te gaan. Daar wordt je plaats aangeduid. Na het examen mag je de school verlaten. Wel blijf je minstens tot 10</w:t>
      </w:r>
      <w:r w:rsidR="000819FD">
        <w:rPr>
          <w:rFonts w:ascii="Arial" w:eastAsia="Arial" w:hAnsi="Arial" w:cs="Arial"/>
        </w:rPr>
        <w:t>.30</w:t>
      </w:r>
      <w:r w:rsidRPr="007A4380">
        <w:rPr>
          <w:rFonts w:ascii="Arial" w:eastAsia="Arial" w:hAnsi="Arial" w:cs="Arial"/>
        </w:rPr>
        <w:t xml:space="preserve"> u</w:t>
      </w:r>
      <w:r w:rsidR="000819FD">
        <w:rPr>
          <w:rFonts w:ascii="Arial" w:eastAsia="Arial" w:hAnsi="Arial" w:cs="Arial"/>
        </w:rPr>
        <w:t>.</w:t>
      </w:r>
      <w:r w:rsidRPr="007A4380">
        <w:rPr>
          <w:rFonts w:ascii="Arial" w:eastAsia="Arial" w:hAnsi="Arial" w:cs="Arial"/>
        </w:rPr>
        <w:t xml:space="preserve"> wanneer je 2 schriftelijke examens hebt, ook de laatste examendag.</w:t>
      </w:r>
    </w:p>
    <w:p w14:paraId="4ADE8068" w14:textId="2C4F6244" w:rsidR="00B05CC6" w:rsidRPr="007A4380" w:rsidRDefault="0071461E" w:rsidP="1EA13078">
      <w:pPr>
        <w:spacing w:line="320" w:lineRule="exact"/>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Polenplein mogen de zevendes na het tweede examen de school verlaten. </w:t>
      </w:r>
      <w:r w:rsidR="00B5225A" w:rsidRPr="007A4380">
        <w:rPr>
          <w:rFonts w:ascii="Arial" w:eastAsia="Arial" w:hAnsi="Arial" w:cs="Arial"/>
        </w:rPr>
        <w:t xml:space="preserve">De andere leerlingen blijven op school tot het einde van de voorziene examentijd. </w:t>
      </w:r>
    </w:p>
    <w:p w14:paraId="3E11DBB0" w14:textId="74891B05" w:rsidR="000434ED" w:rsidRPr="007A4380" w:rsidRDefault="1EA13078" w:rsidP="1EA13078">
      <w:pPr>
        <w:spacing w:line="320" w:lineRule="exact"/>
        <w:rPr>
          <w:rFonts w:ascii="Arial" w:eastAsia="Arial" w:hAnsi="Arial" w:cs="Arial"/>
        </w:rPr>
      </w:pPr>
      <w:r w:rsidRPr="007A4380">
        <w:rPr>
          <w:rFonts w:ascii="Arial" w:eastAsia="Arial" w:hAnsi="Arial" w:cs="Arial"/>
        </w:rPr>
        <w:t>Mondeling examen in de derde graad:</w:t>
      </w:r>
    </w:p>
    <w:p w14:paraId="17D9CB65" w14:textId="7C798BBD" w:rsidR="000434ED" w:rsidRPr="00497F71" w:rsidRDefault="1EA13078" w:rsidP="00AE0183">
      <w:pPr>
        <w:spacing w:line="320" w:lineRule="exact"/>
        <w:rPr>
          <w:rFonts w:ascii="Arial" w:eastAsia="Arial" w:hAnsi="Arial" w:cs="Arial"/>
        </w:rPr>
      </w:pPr>
      <w:r w:rsidRPr="007A4380">
        <w:rPr>
          <w:rFonts w:ascii="Arial" w:eastAsia="Arial" w:hAnsi="Arial" w:cs="Arial"/>
        </w:rPr>
        <w:t>Je wordt pas voor de start van het mondeling examen op school verwacht en je mag na het examen de school verlaten (tenzij je nog een schriftelijk examen hebt).</w:t>
      </w:r>
    </w:p>
    <w:p w14:paraId="195C98B1" w14:textId="6328B425" w:rsidR="000434ED" w:rsidRPr="007A4380" w:rsidRDefault="1EA13078" w:rsidP="1EA13078">
      <w:pPr>
        <w:spacing w:line="320" w:lineRule="exact"/>
        <w:rPr>
          <w:rFonts w:ascii="Arial" w:eastAsia="Arial" w:hAnsi="Arial" w:cs="Arial"/>
        </w:rPr>
      </w:pPr>
      <w:r w:rsidRPr="007A4380">
        <w:rPr>
          <w:rFonts w:ascii="Arial" w:eastAsia="Arial" w:hAnsi="Arial" w:cs="Arial"/>
        </w:rPr>
        <w:t>Mondeling examen in het vierde jaar:</w:t>
      </w:r>
    </w:p>
    <w:p w14:paraId="7AA8DB7E" w14:textId="5DF2C4F9" w:rsidR="000434ED" w:rsidRPr="00497F71" w:rsidRDefault="1EA13078" w:rsidP="00AE0183">
      <w:pPr>
        <w:spacing w:line="320" w:lineRule="exact"/>
        <w:rPr>
          <w:rFonts w:ascii="Arial" w:eastAsia="Arial" w:hAnsi="Arial" w:cs="Arial"/>
        </w:rPr>
      </w:pPr>
      <w:r w:rsidRPr="007A4380">
        <w:rPr>
          <w:rFonts w:ascii="Arial" w:eastAsia="Arial" w:hAnsi="Arial" w:cs="Arial"/>
        </w:rPr>
        <w:t>Je wordt pas voor de start van het mondeling examen op school verwacht. Indien je twee mondelinge examens hebt, blijf je in het wachtlokaal tussen de twee mondelinge examens. Je mag na het laatste examen naar huis, indien je ouders vooraf aangegeven hebben dat je niet op school studeert in de namiddagstudie.</w:t>
      </w:r>
    </w:p>
    <w:p w14:paraId="3AF976F8" w14:textId="77777777" w:rsidR="000434ED" w:rsidRPr="007A4380" w:rsidRDefault="1EA13078" w:rsidP="1EA13078">
      <w:pPr>
        <w:spacing w:line="320" w:lineRule="exact"/>
        <w:rPr>
          <w:rFonts w:ascii="Arial" w:eastAsia="Arial" w:hAnsi="Arial" w:cs="Arial"/>
        </w:rPr>
      </w:pPr>
      <w:r w:rsidRPr="007A4380">
        <w:rPr>
          <w:rFonts w:ascii="Arial" w:eastAsia="Arial" w:hAnsi="Arial" w:cs="Arial"/>
        </w:rPr>
        <w:t>Opvangregeling na de examens:</w:t>
      </w:r>
    </w:p>
    <w:p w14:paraId="5A426040" w14:textId="29A999DD" w:rsidR="001C18A0" w:rsidRPr="00912C8A" w:rsidRDefault="1EA13078" w:rsidP="00912C8A">
      <w:pPr>
        <w:spacing w:line="320" w:lineRule="exact"/>
        <w:rPr>
          <w:rFonts w:ascii="Arial" w:eastAsia="Arial" w:hAnsi="Arial" w:cs="Arial"/>
        </w:rPr>
      </w:pPr>
      <w:r w:rsidRPr="007A4380">
        <w:rPr>
          <w:rFonts w:ascii="Arial" w:eastAsia="Arial" w:hAnsi="Arial" w:cs="Arial"/>
        </w:rPr>
        <w:t xml:space="preserve">Op de evaluatiedagen na de examens zijn de leerlingen niet op school aanwezig om de leraren de </w:t>
      </w:r>
      <w:r w:rsidR="00C306B0">
        <w:rPr>
          <w:rFonts w:ascii="Arial" w:eastAsia="Arial" w:hAnsi="Arial" w:cs="Arial"/>
        </w:rPr>
        <w:t xml:space="preserve">kans </w:t>
      </w:r>
      <w:r w:rsidRPr="007A4380">
        <w:rPr>
          <w:rFonts w:ascii="Arial" w:eastAsia="Arial" w:hAnsi="Arial" w:cs="Arial"/>
        </w:rPr>
        <w:t xml:space="preserve">te geven om de resultaten en attitudes van de leerlingen te evalueren </w:t>
      </w:r>
      <w:r w:rsidRPr="007A4380">
        <w:rPr>
          <w:rFonts w:ascii="Arial" w:eastAsia="Arial" w:hAnsi="Arial" w:cs="Arial"/>
          <w:lang w:val="nl-NL"/>
        </w:rPr>
        <w:t>en klassenraden te houden</w:t>
      </w:r>
      <w:r w:rsidRPr="007A4380">
        <w:rPr>
          <w:rFonts w:ascii="Arial" w:eastAsia="Arial" w:hAnsi="Arial" w:cs="Arial"/>
        </w:rPr>
        <w:t xml:space="preserve">. Indien je </w:t>
      </w:r>
      <w:r w:rsidRPr="007A4380">
        <w:rPr>
          <w:rFonts w:ascii="Arial" w:eastAsia="Arial" w:hAnsi="Arial" w:cs="Arial"/>
        </w:rPr>
        <w:lastRenderedPageBreak/>
        <w:t>ouders dit wensen, wordt opvang voorzien in de studiezaal van campus Polenplein. Ze dienen hiervoor een schriftelijke aanvraag in. Om praktische redenen dien je dan op alle evaluatiedagen op school aanwezig te zijn.</w:t>
      </w:r>
    </w:p>
    <w:p w14:paraId="443DBE99" w14:textId="3A65D384" w:rsidR="00531217" w:rsidRPr="00497F71" w:rsidRDefault="006946F2" w:rsidP="00497F71">
      <w:pPr>
        <w:pStyle w:val="Kopje4"/>
      </w:pPr>
      <w:bookmarkStart w:id="88" w:name="_Toc238482597"/>
      <w:r>
        <w:t>Beoordeling van stages</w:t>
      </w:r>
      <w:r w:rsidR="007307BD">
        <w:t xml:space="preserve"> </w:t>
      </w:r>
      <w:r>
        <w:t>en praktijkvakken</w:t>
      </w:r>
      <w:bookmarkEnd w:id="88"/>
    </w:p>
    <w:p w14:paraId="0FC5C435"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de derde graad gaat aparte aandacht naar de evaluatie van:</w:t>
      </w:r>
    </w:p>
    <w:p w14:paraId="77E015C4" w14:textId="0A77792A" w:rsidR="00531217" w:rsidRPr="00072D50" w:rsidRDefault="1EA13078" w:rsidP="00072D50">
      <w:pPr>
        <w:numPr>
          <w:ilvl w:val="1"/>
          <w:numId w:val="6"/>
        </w:numPr>
        <w:tabs>
          <w:tab w:val="clear" w:pos="1440"/>
          <w:tab w:val="num" w:pos="711"/>
        </w:tabs>
        <w:spacing w:line="320" w:lineRule="exact"/>
        <w:ind w:left="1134" w:hanging="283"/>
        <w:rPr>
          <w:rFonts w:ascii="Arial" w:eastAsia="Arial" w:hAnsi="Arial" w:cs="Arial"/>
          <w:lang w:val="nl-NL"/>
        </w:rPr>
      </w:pPr>
      <w:r w:rsidRPr="007A4380">
        <w:rPr>
          <w:rFonts w:ascii="Arial" w:eastAsia="Arial" w:hAnsi="Arial" w:cs="Arial"/>
          <w:lang w:val="nl-NL"/>
        </w:rPr>
        <w:t>de stages: stageverslagen, beoordeling van de stage door</w:t>
      </w:r>
      <w:r w:rsidR="00784453" w:rsidRPr="007A4380">
        <w:rPr>
          <w:rFonts w:ascii="Arial" w:eastAsia="Arial" w:hAnsi="Arial" w:cs="Arial"/>
          <w:lang w:val="nl-NL"/>
        </w:rPr>
        <w:t xml:space="preserve"> de mentor en de stagebegeleider.</w:t>
      </w:r>
      <w:r w:rsidRPr="007A4380">
        <w:rPr>
          <w:rFonts w:ascii="Arial" w:eastAsia="Arial" w:hAnsi="Arial" w:cs="Arial"/>
          <w:lang w:val="nl-NL"/>
        </w:rPr>
        <w:t xml:space="preserve"> Voor meer informatie i.v.m. de stages verwijzen we naar het stagereglement.</w:t>
      </w:r>
    </w:p>
    <w:p w14:paraId="6AAFFD7B" w14:textId="78CF5A10" w:rsidR="007C0153" w:rsidRPr="007A4380" w:rsidRDefault="1EA13078" w:rsidP="1EA13078">
      <w:pPr>
        <w:pStyle w:val="Plattetekst3"/>
        <w:spacing w:line="320" w:lineRule="exact"/>
        <w:rPr>
          <w:rFonts w:ascii="Arial" w:eastAsia="Arial" w:hAnsi="Arial" w:cs="Arial"/>
          <w:color w:val="auto"/>
          <w:sz w:val="16"/>
          <w:szCs w:val="16"/>
        </w:rPr>
      </w:pPr>
      <w:r w:rsidRPr="007A4380">
        <w:rPr>
          <w:rFonts w:ascii="Arial" w:eastAsia="Arial" w:hAnsi="Arial" w:cs="Arial"/>
          <w:color w:val="auto"/>
          <w:sz w:val="20"/>
        </w:rPr>
        <w:t>De stages spelen een belangrijke rol in de eindbeslissing van de delibererende klassenraad. In elke studierichtin</w:t>
      </w:r>
      <w:r w:rsidR="00D70AD6" w:rsidRPr="007A4380">
        <w:rPr>
          <w:rFonts w:ascii="Arial" w:eastAsia="Arial" w:hAnsi="Arial" w:cs="Arial"/>
          <w:color w:val="auto"/>
          <w:sz w:val="20"/>
        </w:rPr>
        <w:t>g heeft een onvoldoende voor</w:t>
      </w:r>
      <w:r w:rsidRPr="007A4380">
        <w:rPr>
          <w:rFonts w:ascii="Arial" w:eastAsia="Arial" w:hAnsi="Arial" w:cs="Arial"/>
          <w:color w:val="auto"/>
          <w:sz w:val="20"/>
        </w:rPr>
        <w:t xml:space="preserve"> </w:t>
      </w:r>
      <w:r w:rsidRPr="00361937">
        <w:rPr>
          <w:rFonts w:ascii="Arial" w:eastAsia="Arial" w:hAnsi="Arial" w:cs="Arial"/>
          <w:color w:val="auto"/>
          <w:sz w:val="20"/>
        </w:rPr>
        <w:t>stage</w:t>
      </w:r>
      <w:r w:rsidR="00361937" w:rsidRPr="00361937">
        <w:rPr>
          <w:rFonts w:ascii="Arial" w:eastAsia="Arial" w:hAnsi="Arial" w:cs="Arial"/>
          <w:color w:val="auto"/>
          <w:sz w:val="20"/>
        </w:rPr>
        <w:t xml:space="preserve"> </w:t>
      </w:r>
      <w:r w:rsidRPr="00361937">
        <w:rPr>
          <w:rFonts w:ascii="Arial" w:eastAsia="Arial" w:hAnsi="Arial" w:cs="Arial"/>
          <w:color w:val="auto"/>
          <w:sz w:val="20"/>
        </w:rPr>
        <w:t>een</w:t>
      </w:r>
      <w:r w:rsidRPr="002E40C3">
        <w:rPr>
          <w:rFonts w:ascii="Arial" w:eastAsia="Arial" w:hAnsi="Arial" w:cs="Arial"/>
          <w:color w:val="auto"/>
          <w:sz w:val="20"/>
        </w:rPr>
        <w:t xml:space="preserve"> groot gewicht in de einddeliberatie.</w:t>
      </w:r>
      <w:r w:rsidR="00A20420" w:rsidRPr="002E40C3">
        <w:rPr>
          <w:rFonts w:ascii="Arial" w:eastAsia="Arial" w:hAnsi="Arial" w:cs="Arial"/>
          <w:color w:val="auto"/>
          <w:sz w:val="20"/>
        </w:rPr>
        <w:t xml:space="preserve"> </w:t>
      </w:r>
      <w:r w:rsidR="00A20420" w:rsidRPr="002E40C3">
        <w:rPr>
          <w:rFonts w:ascii="Arial" w:hAnsi="Arial" w:cs="Arial"/>
          <w:color w:val="auto"/>
          <w:sz w:val="20"/>
        </w:rPr>
        <w:t xml:space="preserve">Uiteraard blijft de klassenraad steeds autonoom beslissen </w:t>
      </w:r>
      <w:r w:rsidR="00A20420" w:rsidRPr="007A4380">
        <w:rPr>
          <w:rFonts w:ascii="Arial" w:hAnsi="Arial" w:cs="Arial"/>
          <w:color w:val="auto"/>
          <w:sz w:val="20"/>
        </w:rPr>
        <w:t>uitgaande van het globale dossier van de leerling.</w:t>
      </w:r>
    </w:p>
    <w:p w14:paraId="132F84CC" w14:textId="20CC6DA9" w:rsidR="006240AE" w:rsidRPr="0081666C" w:rsidRDefault="058DE815" w:rsidP="2B339EEE">
      <w:pPr>
        <w:pStyle w:val="Plattetekst3"/>
        <w:spacing w:line="320" w:lineRule="exact"/>
        <w:rPr>
          <w:rFonts w:ascii="Arial" w:eastAsia="Arial" w:hAnsi="Arial" w:cs="Arial"/>
          <w:color w:val="auto"/>
          <w:sz w:val="20"/>
        </w:rPr>
      </w:pPr>
      <w:r w:rsidRPr="2B339EEE">
        <w:rPr>
          <w:rFonts w:ascii="Arial" w:eastAsia="Arial" w:hAnsi="Arial" w:cs="Arial"/>
          <w:color w:val="auto"/>
          <w:sz w:val="20"/>
        </w:rPr>
        <w:t xml:space="preserve">Het maken van een beroepsfout (bv. een veiligheidsfout) of het falen op andere alarmcriteria hebben in de </w:t>
      </w:r>
      <w:r w:rsidR="3867C9A0" w:rsidRPr="2B339EEE">
        <w:rPr>
          <w:rFonts w:ascii="Arial" w:eastAsia="Arial" w:hAnsi="Arial" w:cs="Arial"/>
          <w:color w:val="auto"/>
          <w:sz w:val="20"/>
        </w:rPr>
        <w:t xml:space="preserve">D/A-finaliteit </w:t>
      </w:r>
      <w:r w:rsidR="2230930F" w:rsidRPr="2B339EEE">
        <w:rPr>
          <w:rFonts w:ascii="Arial" w:eastAsia="Arial" w:hAnsi="Arial" w:cs="Arial"/>
          <w:color w:val="auto"/>
          <w:sz w:val="20"/>
        </w:rPr>
        <w:t xml:space="preserve">en A-finaliteit </w:t>
      </w:r>
      <w:r w:rsidRPr="2B339EEE">
        <w:rPr>
          <w:rFonts w:ascii="Arial" w:eastAsia="Arial" w:hAnsi="Arial" w:cs="Arial"/>
          <w:color w:val="auto"/>
          <w:sz w:val="20"/>
        </w:rPr>
        <w:t>een grote impact op het slagen voor deze stageperiode.</w:t>
      </w:r>
    </w:p>
    <w:p w14:paraId="210645E0" w14:textId="66DB15D1" w:rsidR="001E01C4"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 xml:space="preserve">In alle </w:t>
      </w:r>
      <w:proofErr w:type="spellStart"/>
      <w:r w:rsidRPr="007A4380">
        <w:rPr>
          <w:rFonts w:ascii="Arial" w:eastAsia="Arial" w:hAnsi="Arial" w:cs="Arial"/>
          <w:color w:val="auto"/>
          <w:sz w:val="20"/>
        </w:rPr>
        <w:t>bso</w:t>
      </w:r>
      <w:proofErr w:type="spellEnd"/>
      <w:r w:rsidRPr="007A4380">
        <w:rPr>
          <w:rFonts w:ascii="Arial" w:eastAsia="Arial" w:hAnsi="Arial" w:cs="Arial"/>
          <w:color w:val="auto"/>
          <w:sz w:val="20"/>
        </w:rPr>
        <w:t xml:space="preserve">-afdelingen zijn de vakken van </w:t>
      </w:r>
      <w:r w:rsidR="006E53AC">
        <w:rPr>
          <w:rFonts w:ascii="Arial" w:eastAsia="Arial" w:hAnsi="Arial" w:cs="Arial"/>
          <w:color w:val="auto"/>
          <w:sz w:val="20"/>
        </w:rPr>
        <w:t xml:space="preserve">de specifieke vorming </w:t>
      </w:r>
      <w:r w:rsidRPr="007A4380">
        <w:rPr>
          <w:rFonts w:ascii="Arial" w:eastAsia="Arial" w:hAnsi="Arial" w:cs="Arial"/>
          <w:color w:val="auto"/>
          <w:sz w:val="20"/>
        </w:rPr>
        <w:t xml:space="preserve">heel belangrijk voor het besluit van de delibererende klassenraad. </w:t>
      </w:r>
    </w:p>
    <w:p w14:paraId="1C6445AA" w14:textId="469CDF30" w:rsidR="00034486" w:rsidRPr="0087777B" w:rsidRDefault="00DC1CC8" w:rsidP="00AE0183">
      <w:pPr>
        <w:pStyle w:val="Plattetekst3"/>
        <w:spacing w:line="320" w:lineRule="exact"/>
        <w:rPr>
          <w:rFonts w:ascii="Arial" w:eastAsia="Arial" w:hAnsi="Arial" w:cs="Arial"/>
          <w:color w:val="auto"/>
          <w:sz w:val="20"/>
        </w:rPr>
      </w:pPr>
      <w:bookmarkStart w:id="89" w:name="_Hlk80783955"/>
      <w:r>
        <w:rPr>
          <w:rFonts w:ascii="Arial" w:eastAsia="Arial" w:hAnsi="Arial" w:cs="Arial"/>
          <w:color w:val="auto"/>
          <w:sz w:val="20"/>
        </w:rPr>
        <w:t xml:space="preserve">In de </w:t>
      </w:r>
      <w:r w:rsidR="00D50CD7" w:rsidRPr="007A4380">
        <w:rPr>
          <w:rFonts w:ascii="Arial" w:eastAsia="Arial" w:hAnsi="Arial" w:cs="Arial"/>
          <w:color w:val="auto"/>
          <w:sz w:val="20"/>
        </w:rPr>
        <w:t>D+A-richtinge</w:t>
      </w:r>
      <w:r w:rsidR="00A24AB1" w:rsidRPr="007A4380">
        <w:rPr>
          <w:rFonts w:ascii="Arial" w:eastAsia="Arial" w:hAnsi="Arial" w:cs="Arial"/>
          <w:color w:val="auto"/>
          <w:sz w:val="20"/>
        </w:rPr>
        <w:t>n en A-richtingen is het mogelijk dat je</w:t>
      </w:r>
      <w:r w:rsidR="00D50CD7" w:rsidRPr="007A4380">
        <w:rPr>
          <w:rFonts w:ascii="Arial" w:eastAsia="Arial" w:hAnsi="Arial" w:cs="Arial"/>
          <w:color w:val="auto"/>
          <w:sz w:val="20"/>
        </w:rPr>
        <w:t xml:space="preserve"> niet slaagt als je niet slaagt </w:t>
      </w:r>
      <w:r w:rsidR="0005021C" w:rsidRPr="007A4380">
        <w:rPr>
          <w:rFonts w:ascii="Arial" w:eastAsia="Arial" w:hAnsi="Arial" w:cs="Arial"/>
          <w:color w:val="auto"/>
          <w:sz w:val="20"/>
        </w:rPr>
        <w:t xml:space="preserve">voor een </w:t>
      </w:r>
      <w:r w:rsidR="006E1DE2" w:rsidRPr="007A4380">
        <w:rPr>
          <w:rFonts w:ascii="Arial" w:eastAsia="Arial" w:hAnsi="Arial" w:cs="Arial"/>
          <w:color w:val="auto"/>
          <w:sz w:val="20"/>
        </w:rPr>
        <w:t>onderdeel</w:t>
      </w:r>
      <w:r w:rsidR="00A24AB1" w:rsidRPr="007A4380">
        <w:rPr>
          <w:rFonts w:ascii="Arial" w:eastAsia="Arial" w:hAnsi="Arial" w:cs="Arial"/>
          <w:color w:val="auto"/>
          <w:sz w:val="20"/>
        </w:rPr>
        <w:t xml:space="preserve"> </w:t>
      </w:r>
      <w:r w:rsidR="0005021C" w:rsidRPr="007A4380">
        <w:rPr>
          <w:rFonts w:ascii="Arial" w:eastAsia="Arial" w:hAnsi="Arial" w:cs="Arial"/>
          <w:color w:val="auto"/>
          <w:sz w:val="20"/>
        </w:rPr>
        <w:t>(OD</w:t>
      </w:r>
      <w:r w:rsidR="0005021C" w:rsidRPr="00B855EE">
        <w:rPr>
          <w:rFonts w:ascii="Arial" w:eastAsia="Arial" w:hAnsi="Arial" w:cs="Arial"/>
          <w:color w:val="auto"/>
          <w:sz w:val="20"/>
        </w:rPr>
        <w:t>)</w:t>
      </w:r>
      <w:r w:rsidR="0005021C" w:rsidRPr="007A4380">
        <w:rPr>
          <w:rFonts w:ascii="Arial" w:eastAsia="Arial" w:hAnsi="Arial" w:cs="Arial"/>
          <w:color w:val="auto"/>
          <w:sz w:val="20"/>
        </w:rPr>
        <w:t xml:space="preserve"> </w:t>
      </w:r>
      <w:r w:rsidR="00A24AB1" w:rsidRPr="007A4380">
        <w:rPr>
          <w:rFonts w:ascii="Arial" w:eastAsia="Arial" w:hAnsi="Arial" w:cs="Arial"/>
          <w:color w:val="auto"/>
          <w:sz w:val="20"/>
        </w:rPr>
        <w:t xml:space="preserve">van het specifieke vak van deze richting (dat dezelfde naam heeft als de richting zelf) omwille van het belang hiervan in de </w:t>
      </w:r>
      <w:bookmarkEnd w:id="89"/>
      <w:r w:rsidR="00AC68AD">
        <w:rPr>
          <w:rFonts w:ascii="Arial" w:eastAsia="Arial" w:hAnsi="Arial" w:cs="Arial"/>
          <w:color w:val="auto"/>
          <w:sz w:val="20"/>
        </w:rPr>
        <w:t xml:space="preserve">opleiding en naar het toekomstige werkveld toe. </w:t>
      </w:r>
    </w:p>
    <w:p w14:paraId="40748119" w14:textId="1032D2B4" w:rsidR="00F32938" w:rsidRPr="00497F71" w:rsidRDefault="00531217" w:rsidP="00497F71">
      <w:pPr>
        <w:pStyle w:val="Kopje4"/>
      </w:pPr>
      <w:bookmarkStart w:id="90" w:name="_Toc238482598"/>
      <w:r>
        <w:t>Fraude</w:t>
      </w:r>
      <w:bookmarkEnd w:id="90"/>
    </w:p>
    <w:p w14:paraId="418112CF" w14:textId="09866D3B" w:rsidR="006D5FBA" w:rsidRPr="009F594E" w:rsidRDefault="058DE815" w:rsidP="2B339EEE">
      <w:pPr>
        <w:pStyle w:val="Plattetekst3"/>
        <w:spacing w:line="320" w:lineRule="exact"/>
        <w:rPr>
          <w:rFonts w:ascii="Arial" w:eastAsia="Arial" w:hAnsi="Arial" w:cs="Arial"/>
          <w:color w:val="auto"/>
          <w:sz w:val="16"/>
          <w:szCs w:val="16"/>
          <w:highlight w:val="lightGray"/>
        </w:rPr>
      </w:pPr>
      <w:r w:rsidRPr="2B339EEE">
        <w:rPr>
          <w:rFonts w:ascii="Arial" w:eastAsia="Arial" w:hAnsi="Arial" w:cs="Arial"/>
          <w:color w:val="auto"/>
          <w:sz w:val="20"/>
        </w:rPr>
        <w:t>Elk gedrag waarmee je probeert een juiste beoordeling van jezelf of van een medeleerling onmogelijk te maken, beschouwen we als een onregelmatigheid. We denken bv. aan spieken, plagiaat, het gebruik van niet toegelaten materialen, technieken en hulpmiddelen, met opzet afwezig blijven op evaluatiemomenten</w:t>
      </w:r>
      <w:r w:rsidR="3DFCF62A" w:rsidRPr="2B339EEE">
        <w:rPr>
          <w:rFonts w:ascii="Arial" w:eastAsia="Arial" w:hAnsi="Arial" w:cs="Arial"/>
          <w:color w:val="auto"/>
          <w:sz w:val="20"/>
        </w:rPr>
        <w:t xml:space="preserve">, </w:t>
      </w:r>
      <w:r w:rsidR="3DFCF62A" w:rsidRPr="00317190">
        <w:rPr>
          <w:rFonts w:ascii="Arial" w:hAnsi="Arial" w:cs="Arial"/>
          <w:color w:val="auto"/>
          <w:sz w:val="20"/>
          <w:szCs w:val="16"/>
          <w:highlight w:val="lightGray"/>
        </w:rPr>
        <w:t>het gebruik van generatieve artificiële intelligentie (AI)</w:t>
      </w:r>
      <w:r w:rsidRPr="00317190">
        <w:rPr>
          <w:rFonts w:ascii="Arial" w:hAnsi="Arial" w:cs="Arial"/>
          <w:color w:val="auto"/>
          <w:sz w:val="20"/>
          <w:szCs w:val="16"/>
          <w:highlight w:val="lightGray"/>
        </w:rPr>
        <w:t>…</w:t>
      </w:r>
    </w:p>
    <w:p w14:paraId="0FBB5842" w14:textId="4560C8DA" w:rsidR="00A913C0"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Wanneer je tijdens een gewone taak of toets betrapt wordt op een onregelmatigheid, kan de leerkracht beslissen om j</w:t>
      </w:r>
      <w:r w:rsidR="00784453" w:rsidRPr="007A4380">
        <w:rPr>
          <w:rFonts w:ascii="Arial" w:eastAsia="Arial" w:hAnsi="Arial" w:cs="Arial"/>
          <w:color w:val="auto"/>
          <w:sz w:val="20"/>
        </w:rPr>
        <w:t>e voor die taak of toets een nul</w:t>
      </w:r>
      <w:r w:rsidRPr="007A4380">
        <w:rPr>
          <w:rFonts w:ascii="Arial" w:eastAsia="Arial" w:hAnsi="Arial" w:cs="Arial"/>
          <w:color w:val="auto"/>
          <w:sz w:val="20"/>
        </w:rPr>
        <w:t xml:space="preserve"> te geven.</w:t>
      </w:r>
    </w:p>
    <w:p w14:paraId="21359347" w14:textId="395CA742" w:rsidR="00E718C5"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 xml:space="preserve">Wanneer je tijdens </w:t>
      </w:r>
      <w:r w:rsidR="004E19C9">
        <w:rPr>
          <w:rFonts w:ascii="Arial" w:eastAsia="Arial" w:hAnsi="Arial" w:cs="Arial"/>
          <w:color w:val="auto"/>
          <w:sz w:val="20"/>
        </w:rPr>
        <w:t xml:space="preserve">een </w:t>
      </w:r>
      <w:r w:rsidRPr="007A4380">
        <w:rPr>
          <w:rFonts w:ascii="Arial" w:eastAsia="Arial" w:hAnsi="Arial" w:cs="Arial"/>
          <w:color w:val="auto"/>
          <w:sz w:val="20"/>
        </w:rPr>
        <w:t xml:space="preserve">proef of een examen betrapt wordt op een onregelmatigheid, zal de persoon met toezicht de nodige bewijsstukken verzamelen. Wanneer de evaluatie niet rustig verder kan verlopen, word je uit het lokaal gezet en naar het secretariaat gestuurd, zodat anderen verder kunnen werken. </w:t>
      </w:r>
    </w:p>
    <w:p w14:paraId="375DEB60" w14:textId="49BC958A" w:rsidR="006D5FBA" w:rsidRPr="00497F71"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Achteraf zal de persoon met toezicht een gesprek met je hebben. Hij zal een verslag maken van het gesprek en zijn bevindingen noteren. Je ouders worden ook op de hoogte gebracht. Alle verzamelde gegevens worden meegenomen naar de klassenraad. Die zal oordelen of hij de onregelmatigheid als fraude beschouwt. Dit wordt zo snel mogelijk meegedeeld aan jou en je ouders.</w:t>
      </w:r>
    </w:p>
    <w:p w14:paraId="24510039" w14:textId="62C1B928" w:rsidR="00033ABB" w:rsidRPr="00497F71"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Het plegen van fraude tijdens een examen kan tot gevolg hebben dat je voor</w:t>
      </w:r>
      <w:r w:rsidR="00784453" w:rsidRPr="007A4380">
        <w:rPr>
          <w:rFonts w:ascii="Arial" w:eastAsia="Arial" w:hAnsi="Arial" w:cs="Arial"/>
          <w:color w:val="auto"/>
          <w:sz w:val="20"/>
        </w:rPr>
        <w:t xml:space="preserve"> de bewuste proef het cijfer nul</w:t>
      </w:r>
      <w:r w:rsidRPr="007A4380">
        <w:rPr>
          <w:rFonts w:ascii="Arial" w:eastAsia="Arial" w:hAnsi="Arial" w:cs="Arial"/>
          <w:color w:val="auto"/>
          <w:sz w:val="20"/>
        </w:rPr>
        <w:t xml:space="preserve"> krijgt of dat de bewuste proef nietig wordt verklaard (en je dus geen cijfer krijgt voor de proef). Daarnaast krijg je ook een strafstudie voor het verstoren van het goede verloop van de examens. Bij ernstige vormen van fraude kunnen we bovendien een tuchtprocedure opstarten.</w:t>
      </w:r>
    </w:p>
    <w:p w14:paraId="6B029273" w14:textId="67949363" w:rsidR="00F927EA" w:rsidRPr="005B0613" w:rsidRDefault="1EA13078" w:rsidP="00317190">
      <w:pPr>
        <w:pStyle w:val="Plattetekst3"/>
        <w:spacing w:line="320" w:lineRule="exact"/>
        <w:jc w:val="both"/>
        <w:rPr>
          <w:rFonts w:ascii="Arial" w:eastAsia="Arial" w:hAnsi="Arial" w:cs="Arial"/>
          <w:color w:val="auto"/>
          <w:sz w:val="20"/>
        </w:rPr>
      </w:pPr>
      <w:r w:rsidRPr="007A2E91">
        <w:rPr>
          <w:rFonts w:ascii="Arial" w:eastAsia="Arial" w:hAnsi="Arial" w:cs="Arial"/>
          <w:color w:val="auto"/>
          <w:sz w:val="20"/>
          <w:highlight w:val="lightGray"/>
        </w:rPr>
        <w:t>Als fraude pas achteraf aan het licht komt</w:t>
      </w:r>
      <w:r w:rsidR="00974902" w:rsidRPr="007A2E91">
        <w:rPr>
          <w:rFonts w:ascii="Arial" w:eastAsia="Arial" w:hAnsi="Arial" w:cs="Arial"/>
          <w:color w:val="auto"/>
          <w:sz w:val="20"/>
          <w:highlight w:val="lightGray"/>
        </w:rPr>
        <w:t>, kan de klassenraad een nieuwe beslissing nemen.</w:t>
      </w:r>
      <w:r w:rsidR="00B84143" w:rsidRPr="007A2E91">
        <w:rPr>
          <w:rFonts w:ascii="Arial" w:eastAsia="Arial" w:hAnsi="Arial" w:cs="Arial"/>
          <w:color w:val="auto"/>
          <w:sz w:val="20"/>
          <w:highlight w:val="lightGray"/>
        </w:rPr>
        <w:t xml:space="preserve"> Als</w:t>
      </w:r>
      <w:r w:rsidRPr="007A2E91">
        <w:rPr>
          <w:rFonts w:ascii="Arial" w:eastAsia="Arial" w:hAnsi="Arial" w:cs="Arial"/>
          <w:color w:val="auto"/>
          <w:sz w:val="20"/>
          <w:highlight w:val="lightGray"/>
        </w:rPr>
        <w:t xml:space="preserve"> je al een </w:t>
      </w:r>
      <w:r w:rsidR="00B84143" w:rsidRPr="007A2E91">
        <w:rPr>
          <w:rFonts w:ascii="Arial" w:eastAsia="Arial" w:hAnsi="Arial" w:cs="Arial"/>
          <w:color w:val="auto"/>
          <w:sz w:val="20"/>
          <w:highlight w:val="lightGray"/>
        </w:rPr>
        <w:t>studiebewijs (</w:t>
      </w:r>
      <w:r w:rsidRPr="007A2E91">
        <w:rPr>
          <w:rFonts w:ascii="Arial" w:eastAsia="Arial" w:hAnsi="Arial" w:cs="Arial"/>
          <w:color w:val="auto"/>
          <w:sz w:val="20"/>
          <w:highlight w:val="lightGray"/>
        </w:rPr>
        <w:t>getuigschrift</w:t>
      </w:r>
      <w:r w:rsidR="00B84143" w:rsidRPr="007A2E91">
        <w:rPr>
          <w:rFonts w:ascii="Arial" w:eastAsia="Arial" w:hAnsi="Arial" w:cs="Arial"/>
          <w:color w:val="auto"/>
          <w:sz w:val="20"/>
          <w:highlight w:val="lightGray"/>
        </w:rPr>
        <w:t xml:space="preserve">, </w:t>
      </w:r>
      <w:r w:rsidRPr="007A2E91">
        <w:rPr>
          <w:rFonts w:ascii="Arial" w:eastAsia="Arial" w:hAnsi="Arial" w:cs="Arial"/>
          <w:color w:val="auto"/>
          <w:sz w:val="20"/>
          <w:highlight w:val="lightGray"/>
        </w:rPr>
        <w:t>diploma</w:t>
      </w:r>
      <w:r w:rsidR="00954BE5" w:rsidRPr="007A2E91">
        <w:rPr>
          <w:rFonts w:ascii="Arial" w:eastAsia="Arial" w:hAnsi="Arial" w:cs="Arial"/>
          <w:color w:val="auto"/>
          <w:sz w:val="20"/>
          <w:highlight w:val="lightGray"/>
        </w:rPr>
        <w:t xml:space="preserve">, bewijs van beroepskwalificatie of bewijs van slagen voor de basisvorming) </w:t>
      </w:r>
      <w:r w:rsidRPr="007A2E91">
        <w:rPr>
          <w:rFonts w:ascii="Arial" w:eastAsia="Arial" w:hAnsi="Arial" w:cs="Arial"/>
          <w:color w:val="auto"/>
          <w:sz w:val="20"/>
          <w:highlight w:val="lightGray"/>
        </w:rPr>
        <w:t xml:space="preserve">hebt behaald, is het mogelijk dat </w:t>
      </w:r>
      <w:r w:rsidR="00944167" w:rsidRPr="007A2E91">
        <w:rPr>
          <w:rFonts w:ascii="Arial" w:eastAsia="Arial" w:hAnsi="Arial" w:cs="Arial"/>
          <w:color w:val="auto"/>
          <w:sz w:val="20"/>
          <w:highlight w:val="lightGray"/>
        </w:rPr>
        <w:t xml:space="preserve">je het afgeleverde studiebewijs </w:t>
      </w:r>
      <w:r w:rsidRPr="007A2E91">
        <w:rPr>
          <w:rFonts w:ascii="Arial" w:eastAsia="Arial" w:hAnsi="Arial" w:cs="Arial"/>
          <w:color w:val="auto"/>
          <w:sz w:val="20"/>
          <w:highlight w:val="lightGray"/>
        </w:rPr>
        <w:t xml:space="preserve">zal moeten teruggeven. Dat zullen we enkel doen wanneer de fraude zo ernstig is </w:t>
      </w:r>
      <w:r w:rsidRPr="00317190">
        <w:rPr>
          <w:rFonts w:ascii="Arial" w:eastAsia="Arial" w:hAnsi="Arial" w:cs="Arial"/>
          <w:color w:val="auto"/>
          <w:sz w:val="20"/>
          <w:highlight w:val="lightGray"/>
        </w:rPr>
        <w:t>dat de behaalde resultaten nietig zijn en we de beslissing als juridisch onbestaande moeten beschouwen.</w:t>
      </w:r>
    </w:p>
    <w:p w14:paraId="4799A424" w14:textId="45940F47" w:rsidR="00080E48" w:rsidRPr="00497F71" w:rsidRDefault="00BE2AAE" w:rsidP="00497F71">
      <w:pPr>
        <w:pStyle w:val="Kopje4"/>
      </w:pPr>
      <w:bookmarkStart w:id="91" w:name="_Ref174637457"/>
      <w:bookmarkStart w:id="92" w:name="_Ref174637475"/>
      <w:bookmarkStart w:id="93" w:name="_Ref174637564"/>
      <w:bookmarkStart w:id="94" w:name="_Toc238482599"/>
      <w:r>
        <w:lastRenderedPageBreak/>
        <w:t>Meedelen</w:t>
      </w:r>
      <w:r w:rsidR="00531217">
        <w:t xml:space="preserve"> van de resultaten</w:t>
      </w:r>
      <w:bookmarkEnd w:id="91"/>
      <w:bookmarkEnd w:id="92"/>
      <w:bookmarkEnd w:id="93"/>
      <w:bookmarkEnd w:id="94"/>
    </w:p>
    <w:p w14:paraId="2927629F" w14:textId="5C1B0084" w:rsidR="00531217" w:rsidRPr="00497F71" w:rsidRDefault="1EA13078" w:rsidP="00497F71">
      <w:pPr>
        <w:spacing w:line="320" w:lineRule="exact"/>
        <w:rPr>
          <w:rFonts w:ascii="Arial" w:eastAsia="Arial" w:hAnsi="Arial" w:cs="Arial"/>
          <w:u w:val="single"/>
          <w:lang w:val="nl-NL"/>
        </w:rPr>
      </w:pPr>
      <w:r w:rsidRPr="007A4380">
        <w:rPr>
          <w:rFonts w:ascii="Arial" w:eastAsia="Arial" w:hAnsi="Arial" w:cs="Arial"/>
          <w:u w:val="single"/>
        </w:rPr>
        <w:t>H</w:t>
      </w:r>
      <w:r w:rsidRPr="007A4380">
        <w:rPr>
          <w:rFonts w:ascii="Arial" w:eastAsia="Arial" w:hAnsi="Arial" w:cs="Arial"/>
          <w:u w:val="single"/>
          <w:lang w:val="nl-NL"/>
        </w:rPr>
        <w:t>et puntenrapport</w:t>
      </w:r>
    </w:p>
    <w:p w14:paraId="66FF2E93" w14:textId="382F088B" w:rsidR="00080E48" w:rsidRPr="007A4380"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Het is een</w:t>
      </w:r>
      <w:r w:rsidR="006E7C90">
        <w:rPr>
          <w:rFonts w:ascii="Arial" w:eastAsia="Arial" w:hAnsi="Arial" w:cs="Arial"/>
          <w:sz w:val="20"/>
          <w:lang w:val="nl-NL"/>
        </w:rPr>
        <w:t xml:space="preserve"> weergave </w:t>
      </w:r>
      <w:r w:rsidRPr="007A4380">
        <w:rPr>
          <w:rFonts w:ascii="Arial" w:eastAsia="Arial" w:hAnsi="Arial" w:cs="Arial"/>
          <w:sz w:val="20"/>
          <w:lang w:val="nl-NL"/>
        </w:rPr>
        <w:t>van je dagelijks werk en van je examenresultaten. Daardoor is het mogelijk je vorderingen op school te volgen, te evalueren, bij te sturen, te belonen. Alle adviezen vanuit de klassenraad, met zo nodig voorstellen tot begeleiding of remediëring, vind je ook op dit rapport. De klastitularis bezorgt je dit.</w:t>
      </w:r>
    </w:p>
    <w:p w14:paraId="3A284F4F" w14:textId="444480DE" w:rsidR="00523D49"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 xml:space="preserve">Voor een aantal vakken is er ook een competentierapport en/of een stagerapport. Ook op dit rapport vind je </w:t>
      </w:r>
      <w:r w:rsidR="000638D1">
        <w:rPr>
          <w:rFonts w:ascii="Arial" w:eastAsia="Arial" w:hAnsi="Arial" w:cs="Arial"/>
          <w:sz w:val="20"/>
          <w:lang w:val="nl-NL"/>
        </w:rPr>
        <w:t xml:space="preserve">feedback </w:t>
      </w:r>
      <w:r w:rsidRPr="007A4380">
        <w:rPr>
          <w:rFonts w:ascii="Arial" w:eastAsia="Arial" w:hAnsi="Arial" w:cs="Arial"/>
          <w:sz w:val="20"/>
          <w:lang w:val="nl-NL"/>
        </w:rPr>
        <w:t xml:space="preserve"> en voorstellen tot begeleiding of remediëring.</w:t>
      </w:r>
    </w:p>
    <w:p w14:paraId="76F3BC2D" w14:textId="0FD0C6E5" w:rsidR="007C7AC6"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Op het einde van elke evaluatieperiode krijg je een rapport: drie trimesterrapporten voor de eerste en tweede graad en twee semesterrapporten voor de derde graad.</w:t>
      </w:r>
    </w:p>
    <w:p w14:paraId="7ADD72B1" w14:textId="576AE9C0" w:rsidR="00C3355E"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Daarnaast zijn er tussentijdse rapporten: met de herfst- en krokusvakantie voor de eerste en tweede graad, met de herfst- en paasvakantie voor de derde graad.</w:t>
      </w:r>
    </w:p>
    <w:p w14:paraId="5A59CBBF" w14:textId="3B964B2F" w:rsidR="002209C4"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Elk rapport laat je door je ouders ondertekenen. Je bezorgt het de eerstvolgende schooldag terug aan je klastitularis die verantwoordelijk is voor het tussentijds bewaren ervan. De rapporten worden bewaard in een rapportenmapje.</w:t>
      </w:r>
    </w:p>
    <w:p w14:paraId="5253710B" w14:textId="0FCF1B26" w:rsidR="000243CE"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 xml:space="preserve">De rapporten zijn ook digitaal beschikbaar op Smartschool. Zowel jij als je ouders kunnen ze daar raadplegen. Het rapport verschijnt digitaal </w:t>
      </w:r>
      <w:r w:rsidR="00113A4A" w:rsidRPr="007A4380">
        <w:rPr>
          <w:rFonts w:ascii="Arial" w:hAnsi="Arial" w:cs="Arial"/>
          <w:sz w:val="20"/>
        </w:rPr>
        <w:t>de dag na de uitdeling van het rapport of de tweede dag na het oudercontact</w:t>
      </w:r>
      <w:r w:rsidRPr="007A4380">
        <w:rPr>
          <w:rFonts w:ascii="Arial" w:eastAsia="Arial" w:hAnsi="Arial" w:cs="Arial"/>
          <w:sz w:val="20"/>
          <w:lang w:val="nl-NL"/>
        </w:rPr>
        <w:t>.</w:t>
      </w:r>
    </w:p>
    <w:p w14:paraId="209B0EE6" w14:textId="77777777" w:rsidR="00B2747F" w:rsidRPr="007A4380" w:rsidRDefault="1EA13078" w:rsidP="1EA13078">
      <w:pPr>
        <w:spacing w:line="320" w:lineRule="exact"/>
        <w:rPr>
          <w:rFonts w:ascii="Arial" w:eastAsia="Arial" w:hAnsi="Arial" w:cs="Arial"/>
          <w:strike/>
        </w:rPr>
      </w:pPr>
      <w:r w:rsidRPr="007A4380">
        <w:rPr>
          <w:rFonts w:ascii="Arial" w:eastAsia="Arial" w:hAnsi="Arial" w:cs="Arial"/>
        </w:rPr>
        <w:t>Punten van de toetsen zijn digitaal zichtbaar op Smartschool of op de competentiemeter</w:t>
      </w:r>
      <w:r w:rsidRPr="007A4380">
        <w:rPr>
          <w:rFonts w:ascii="Arial" w:eastAsia="Arial" w:hAnsi="Arial" w:cs="Arial"/>
          <w:strike/>
        </w:rPr>
        <w:t>.</w:t>
      </w:r>
    </w:p>
    <w:p w14:paraId="22D723F1" w14:textId="175148D0" w:rsidR="00B654A9" w:rsidRPr="00497F71" w:rsidRDefault="1EA13078" w:rsidP="00AE0183">
      <w:pPr>
        <w:spacing w:line="320" w:lineRule="exact"/>
        <w:rPr>
          <w:rFonts w:ascii="Arial" w:eastAsia="Arial" w:hAnsi="Arial" w:cs="Arial"/>
        </w:rPr>
      </w:pPr>
      <w:r w:rsidRPr="007A4380">
        <w:rPr>
          <w:rFonts w:ascii="Arial" w:eastAsia="Arial" w:hAnsi="Arial" w:cs="Arial"/>
        </w:rPr>
        <w:t>Je stopt je toetsen in een toetsenmapje, waarop je alle resultaten noteert. Zo hebben je ouders en jij overzicht over alle behaalde punten. Afhankelijk van de afspraak met je leerkracht bewaar je ook je huiswerken in dit mapje of in een tweede mapje.</w:t>
      </w:r>
    </w:p>
    <w:p w14:paraId="00884174" w14:textId="4F4EDFBF" w:rsidR="004D052D" w:rsidRPr="00FE2922" w:rsidRDefault="1EA13078" w:rsidP="00AE0183">
      <w:pPr>
        <w:spacing w:line="320" w:lineRule="exact"/>
        <w:rPr>
          <w:rFonts w:ascii="Arial" w:eastAsia="Arial" w:hAnsi="Arial" w:cs="Arial"/>
        </w:rPr>
      </w:pPr>
      <w:r w:rsidRPr="007A4380">
        <w:rPr>
          <w:rFonts w:ascii="Arial" w:eastAsia="Arial" w:hAnsi="Arial" w:cs="Arial"/>
        </w:rPr>
        <w:t>We houden je dus op geregelde tijdstippen op de hoogte van je resultaten. Jij en je ouders kunnen ook zelf vragen om inzage te krijgen in en/of uitleg bij de toetsen en examens die je hebt afgelegd. Eventueel kunnen jullie ook een (digitale) kopie vragen. Dat kan door schriftelijk contact op te nemen met de directie. We kunnen geen gegevens doorgeven die betrekking hebben op medeleerlingen.</w:t>
      </w:r>
    </w:p>
    <w:p w14:paraId="704120CD" w14:textId="24631C65" w:rsidR="0046454C" w:rsidRPr="00497F71" w:rsidRDefault="1EA13078" w:rsidP="00AE0183">
      <w:pPr>
        <w:spacing w:line="320" w:lineRule="exact"/>
        <w:rPr>
          <w:rFonts w:ascii="Arial" w:eastAsia="Arial" w:hAnsi="Arial" w:cs="Arial"/>
          <w:u w:val="single"/>
        </w:rPr>
      </w:pPr>
      <w:r w:rsidRPr="007A4380">
        <w:rPr>
          <w:rFonts w:ascii="Arial" w:eastAsia="Arial" w:hAnsi="Arial" w:cs="Arial"/>
          <w:u w:val="single"/>
        </w:rPr>
        <w:t>Het attituderapport voor de vakoverstijgende attitudes</w:t>
      </w:r>
    </w:p>
    <w:p w14:paraId="0D943BD5" w14:textId="77777777" w:rsidR="00D167C6"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Over je vakoverstijgende attitudes krijg je informatie via een attituderapport, dat bij het puntenrapport zit. Enkel met de krokusvakantie is er geen attituderapport.</w:t>
      </w:r>
    </w:p>
    <w:p w14:paraId="0AC80877" w14:textId="1B378930" w:rsidR="0046454C" w:rsidRPr="007A4380" w:rsidRDefault="058DE815" w:rsidP="1EA13078">
      <w:pPr>
        <w:spacing w:line="320" w:lineRule="exact"/>
        <w:rPr>
          <w:rFonts w:ascii="Arial" w:eastAsia="Arial" w:hAnsi="Arial" w:cs="Arial"/>
        </w:rPr>
      </w:pPr>
      <w:r w:rsidRPr="2B339EEE">
        <w:rPr>
          <w:rFonts w:ascii="Arial" w:eastAsia="Arial" w:hAnsi="Arial" w:cs="Arial"/>
        </w:rPr>
        <w:t xml:space="preserve">Dit attituderapport </w:t>
      </w:r>
      <w:r w:rsidR="3095E414" w:rsidRPr="2B339EEE">
        <w:rPr>
          <w:rFonts w:ascii="Arial" w:eastAsia="Arial" w:hAnsi="Arial" w:cs="Arial"/>
        </w:rPr>
        <w:t>kan je als leerling en ouder raadplegen</w:t>
      </w:r>
      <w:r w:rsidR="17B6EDF5" w:rsidRPr="2B339EEE">
        <w:rPr>
          <w:rFonts w:ascii="Arial" w:eastAsia="Arial" w:hAnsi="Arial" w:cs="Arial"/>
        </w:rPr>
        <w:t xml:space="preserve"> op Smartschool via Resultaten</w:t>
      </w:r>
      <w:r w:rsidR="1C96ABD7" w:rsidRPr="2B339EEE">
        <w:rPr>
          <w:rFonts w:ascii="Arial" w:eastAsia="Arial" w:hAnsi="Arial" w:cs="Arial"/>
        </w:rPr>
        <w:t xml:space="preserve">. </w:t>
      </w:r>
      <w:r w:rsidRPr="2B339EEE">
        <w:rPr>
          <w:rFonts w:ascii="Arial" w:eastAsia="Arial" w:hAnsi="Arial" w:cs="Arial"/>
        </w:rPr>
        <w:t xml:space="preserve">Je leerkrachten duiden observeerbare gedragingen aan. Dit gebeurt per vak en leidt per vak tot een beoordeling </w:t>
      </w:r>
      <w:r w:rsidR="1EED3560" w:rsidRPr="2B339EEE">
        <w:rPr>
          <w:rFonts w:ascii="Arial" w:eastAsia="Arial" w:hAnsi="Arial" w:cs="Arial"/>
        </w:rPr>
        <w:t>uitblinker, volgens ver</w:t>
      </w:r>
      <w:r w:rsidR="2DFDFC51" w:rsidRPr="2B339EEE">
        <w:rPr>
          <w:rFonts w:ascii="Arial" w:eastAsia="Arial" w:hAnsi="Arial" w:cs="Arial"/>
        </w:rPr>
        <w:t>wachting of groeipunt.</w:t>
      </w:r>
    </w:p>
    <w:p w14:paraId="5BA65999" w14:textId="736CC37E" w:rsidR="007B1F08" w:rsidRPr="007B1F08" w:rsidRDefault="1EA13078" w:rsidP="00AE0183">
      <w:pPr>
        <w:spacing w:line="320" w:lineRule="exact"/>
        <w:rPr>
          <w:rFonts w:ascii="Arial" w:eastAsia="Arial" w:hAnsi="Arial" w:cs="Arial"/>
        </w:rPr>
      </w:pPr>
      <w:r w:rsidRPr="007A4380">
        <w:rPr>
          <w:rFonts w:ascii="Arial" w:eastAsia="Arial" w:hAnsi="Arial" w:cs="Arial"/>
        </w:rPr>
        <w:t>Naast deze beoordeling per vak kan de begeleidende klassenraad ook beslissen om concrete werkpunten te noteren op dit attituderapport. Hiernaast hebben we zeker ook aandacht voor wat positief is in je attitude op school.</w:t>
      </w:r>
    </w:p>
    <w:p w14:paraId="5D8F4783" w14:textId="09451773" w:rsidR="004B5857" w:rsidRPr="00497F71" w:rsidRDefault="1EA13078" w:rsidP="00AE0183">
      <w:pPr>
        <w:spacing w:line="320" w:lineRule="exact"/>
        <w:rPr>
          <w:rFonts w:ascii="Arial" w:eastAsia="Arial" w:hAnsi="Arial" w:cs="Arial"/>
          <w:u w:val="single"/>
          <w:lang w:val="nl-NL"/>
        </w:rPr>
      </w:pPr>
      <w:r w:rsidRPr="007B1F08">
        <w:rPr>
          <w:rFonts w:ascii="Arial" w:eastAsia="Arial" w:hAnsi="Arial" w:cs="Arial"/>
          <w:u w:val="single"/>
          <w:lang w:val="nl-NL"/>
        </w:rPr>
        <w:t>Oudercontacten</w:t>
      </w:r>
    </w:p>
    <w:p w14:paraId="7D918194" w14:textId="3AA15891" w:rsidR="000C4331" w:rsidRPr="00497F71" w:rsidRDefault="1EA13078" w:rsidP="00497F71">
      <w:pPr>
        <w:spacing w:line="320" w:lineRule="exact"/>
        <w:rPr>
          <w:rFonts w:ascii="Arial" w:eastAsia="Arial" w:hAnsi="Arial" w:cs="Arial"/>
          <w:lang w:val="nl-NL"/>
        </w:rPr>
      </w:pPr>
      <w:r w:rsidRPr="007A4380">
        <w:rPr>
          <w:rFonts w:ascii="Arial" w:eastAsia="Arial" w:hAnsi="Arial" w:cs="Arial"/>
          <w:lang w:val="nl-NL"/>
        </w:rPr>
        <w:t>Regelmatig organiseert de school contacten met je ouders. Zo kunnen ze ook kennismaken met directie, leer</w:t>
      </w:r>
      <w:r w:rsidR="007F3FCA" w:rsidRPr="007A4380">
        <w:rPr>
          <w:rFonts w:ascii="Arial" w:eastAsia="Arial" w:hAnsi="Arial" w:cs="Arial"/>
          <w:lang w:val="nl-NL"/>
        </w:rPr>
        <w:t xml:space="preserve">krachten, leerlingenbegeleiders en opvoeders. </w:t>
      </w:r>
    </w:p>
    <w:p w14:paraId="52250845" w14:textId="77777777" w:rsidR="00531217" w:rsidRPr="007A4380"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Er zijn individuele oudercontacten, met bespreking van je studieresultaten en gedrag:</w:t>
      </w:r>
    </w:p>
    <w:p w14:paraId="71BB227E" w14:textId="7031647B" w:rsidR="00531217" w:rsidRPr="007A4380" w:rsidRDefault="1EA13078" w:rsidP="1EA13078">
      <w:pPr>
        <w:numPr>
          <w:ilvl w:val="1"/>
          <w:numId w:val="7"/>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lastRenderedPageBreak/>
        <w:t>voor de herfstvakantie (1B en campus Polenplein),</w:t>
      </w:r>
    </w:p>
    <w:p w14:paraId="33273D67" w14:textId="77777777" w:rsidR="00531217" w:rsidRPr="007A4380" w:rsidRDefault="1EA13078" w:rsidP="1EA13078">
      <w:pPr>
        <w:numPr>
          <w:ilvl w:val="1"/>
          <w:numId w:val="7"/>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na de kerstexamens (voor alle jaren),</w:t>
      </w:r>
    </w:p>
    <w:p w14:paraId="47AFD1D4" w14:textId="7947580C" w:rsidR="00CE70A9" w:rsidRPr="00497F71" w:rsidRDefault="1EA13078" w:rsidP="00497F71">
      <w:pPr>
        <w:numPr>
          <w:ilvl w:val="1"/>
          <w:numId w:val="7"/>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op het einde van het schooljaar (voor alle jaren).</w:t>
      </w:r>
    </w:p>
    <w:p w14:paraId="62475070" w14:textId="77777777" w:rsidR="00497F71" w:rsidRDefault="1EA13078" w:rsidP="00497F71">
      <w:pPr>
        <w:spacing w:line="320" w:lineRule="exact"/>
        <w:rPr>
          <w:rFonts w:ascii="Arial" w:eastAsia="Arial" w:hAnsi="Arial" w:cs="Arial"/>
          <w:lang w:val="nl-NL"/>
        </w:rPr>
      </w:pPr>
      <w:r w:rsidRPr="007A4380">
        <w:rPr>
          <w:rFonts w:ascii="Arial" w:eastAsia="Arial" w:hAnsi="Arial" w:cs="Arial"/>
          <w:lang w:val="nl-NL"/>
        </w:rPr>
        <w:t>Hiernaast organiseren we oudercontacten voor bepaalde jaren of studierichtingen, bv. rond de studiekeuze in de tweedes en vierdes</w:t>
      </w:r>
      <w:r w:rsidR="00AA66A2">
        <w:rPr>
          <w:rFonts w:ascii="Arial" w:eastAsia="Arial" w:hAnsi="Arial" w:cs="Arial"/>
          <w:lang w:val="nl-NL"/>
        </w:rPr>
        <w:t xml:space="preserve"> of </w:t>
      </w:r>
      <w:r w:rsidRPr="007A4380">
        <w:rPr>
          <w:rFonts w:ascii="Arial" w:eastAsia="Arial" w:hAnsi="Arial" w:cs="Arial"/>
          <w:lang w:val="nl-NL"/>
        </w:rPr>
        <w:t>n.a.v. projecten</w:t>
      </w:r>
      <w:r w:rsidR="00AA66A2">
        <w:rPr>
          <w:rFonts w:ascii="Arial" w:eastAsia="Arial" w:hAnsi="Arial" w:cs="Arial"/>
          <w:lang w:val="nl-NL"/>
        </w:rPr>
        <w:t>.</w:t>
      </w:r>
    </w:p>
    <w:p w14:paraId="1F9BCC69" w14:textId="09B79121" w:rsidR="00D8018D" w:rsidRPr="00497F71" w:rsidRDefault="1EA13078" w:rsidP="00497F71">
      <w:pPr>
        <w:spacing w:line="320" w:lineRule="exact"/>
        <w:rPr>
          <w:rFonts w:ascii="Arial" w:eastAsia="Arial" w:hAnsi="Arial" w:cs="Arial"/>
          <w:lang w:val="nl-NL"/>
        </w:rPr>
      </w:pPr>
      <w:r w:rsidRPr="007A4380">
        <w:rPr>
          <w:rFonts w:ascii="Arial" w:eastAsia="Arial" w:hAnsi="Arial" w:cs="Arial"/>
          <w:lang w:val="nl-NL"/>
        </w:rPr>
        <w:t xml:space="preserve">Om contact op te nemen met onze school hoeven je ouders echter niet te wachten tot de vastgelegde oudercontacten. Een telefoontje </w:t>
      </w:r>
      <w:r w:rsidR="007F3FCA" w:rsidRPr="007A4380">
        <w:rPr>
          <w:rFonts w:ascii="Arial" w:eastAsia="Arial" w:hAnsi="Arial" w:cs="Arial"/>
          <w:lang w:val="nl-NL"/>
        </w:rPr>
        <w:t xml:space="preserve">of Smartschoolbericht </w:t>
      </w:r>
      <w:r w:rsidRPr="007A4380">
        <w:rPr>
          <w:rFonts w:ascii="Arial" w:eastAsia="Arial" w:hAnsi="Arial" w:cs="Arial"/>
          <w:lang w:val="nl-NL"/>
        </w:rPr>
        <w:t>volstaat voor een afspraak.</w:t>
      </w:r>
    </w:p>
    <w:p w14:paraId="3940D4A8" w14:textId="64E5D464" w:rsidR="00057E34"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Indien je ouders naar de school komen om over of met jou te spreken, melden ze zich eerst aan bij de onthaaldienst. Je wordt zo nodig uit de klas gehaald. In geen enkel geval gaat een ouder rechtstreeks naar de speelplaats of naar de klas (bv. om medeleerlingen aan te spreken).</w:t>
      </w:r>
    </w:p>
    <w:p w14:paraId="71856D9D" w14:textId="2D075A73" w:rsidR="009E5654" w:rsidRPr="00497F71" w:rsidRDefault="1EA13078" w:rsidP="00AE0183">
      <w:pPr>
        <w:pStyle w:val="Lijstalinea"/>
        <w:spacing w:line="320" w:lineRule="exact"/>
        <w:ind w:left="0"/>
        <w:rPr>
          <w:rFonts w:ascii="Arial" w:eastAsia="Arial" w:hAnsi="Arial" w:cs="Arial"/>
        </w:rPr>
      </w:pPr>
      <w:r w:rsidRPr="007A4380">
        <w:rPr>
          <w:rFonts w:ascii="Arial" w:eastAsia="Arial" w:hAnsi="Arial" w:cs="Arial"/>
        </w:rPr>
        <w:t>Na elke derde rechtstreekse strafstudie of derde strafstudie op basis van fout gedrag neemt de school contact op met je ouders om hierover persoonlijk te communiceren.</w:t>
      </w:r>
    </w:p>
    <w:p w14:paraId="12608FBB" w14:textId="77777777" w:rsidR="00FE3F18" w:rsidRDefault="00B06037" w:rsidP="00FE3F18">
      <w:pPr>
        <w:pStyle w:val="Plattetekst2"/>
        <w:spacing w:line="320" w:lineRule="exact"/>
        <w:rPr>
          <w:rFonts w:ascii="Arial" w:eastAsia="Arial" w:hAnsi="Arial" w:cs="Arial"/>
          <w:sz w:val="20"/>
          <w:lang w:val="nl-NL"/>
        </w:rPr>
      </w:pPr>
      <w:r w:rsidRPr="007A4380">
        <w:rPr>
          <w:rFonts w:ascii="Arial" w:eastAsia="Arial" w:hAnsi="Arial" w:cs="Arial"/>
          <w:sz w:val="20"/>
          <w:lang w:val="nl-NL"/>
        </w:rPr>
        <w:t>Alle brieven voor je ouders</w:t>
      </w:r>
      <w:r w:rsidR="00F92048" w:rsidRPr="007A4380">
        <w:rPr>
          <w:rFonts w:ascii="Arial" w:eastAsia="Arial" w:hAnsi="Arial" w:cs="Arial"/>
          <w:sz w:val="20"/>
          <w:lang w:val="nl-NL"/>
        </w:rPr>
        <w:t xml:space="preserve"> krijgen jij en je ouders </w:t>
      </w:r>
      <w:r w:rsidRPr="007A4380">
        <w:rPr>
          <w:rFonts w:ascii="Arial" w:eastAsia="Arial" w:hAnsi="Arial" w:cs="Arial"/>
          <w:sz w:val="20"/>
          <w:lang w:val="nl-NL"/>
        </w:rPr>
        <w:t xml:space="preserve">via een bericht </w:t>
      </w:r>
      <w:r w:rsidR="002009AC" w:rsidRPr="007A4380">
        <w:rPr>
          <w:rFonts w:ascii="Arial" w:eastAsia="Arial" w:hAnsi="Arial" w:cs="Arial"/>
          <w:sz w:val="20"/>
          <w:lang w:val="nl-NL"/>
        </w:rPr>
        <w:t>op</w:t>
      </w:r>
      <w:r w:rsidRPr="007A4380">
        <w:rPr>
          <w:rFonts w:ascii="Arial" w:eastAsia="Arial" w:hAnsi="Arial" w:cs="Arial"/>
          <w:sz w:val="20"/>
          <w:lang w:val="nl-NL"/>
        </w:rPr>
        <w:t xml:space="preserve"> Smartschool. Alleen de belangrijkste brieven, </w:t>
      </w:r>
      <w:r w:rsidR="00457ABA" w:rsidRPr="007A4380">
        <w:rPr>
          <w:rFonts w:ascii="Arial" w:eastAsia="Arial" w:hAnsi="Arial" w:cs="Arial"/>
          <w:sz w:val="20"/>
          <w:lang w:val="nl-NL"/>
        </w:rPr>
        <w:t xml:space="preserve">zoals bv. </w:t>
      </w:r>
      <w:r w:rsidRPr="007A4380">
        <w:rPr>
          <w:rFonts w:ascii="Arial" w:eastAsia="Arial" w:hAnsi="Arial" w:cs="Arial"/>
          <w:sz w:val="20"/>
          <w:lang w:val="nl-NL"/>
        </w:rPr>
        <w:t>rond examenregeling</w:t>
      </w:r>
      <w:r w:rsidR="00457ABA" w:rsidRPr="007A4380">
        <w:rPr>
          <w:rFonts w:ascii="Arial" w:eastAsia="Arial" w:hAnsi="Arial" w:cs="Arial"/>
          <w:sz w:val="20"/>
          <w:lang w:val="nl-NL"/>
        </w:rPr>
        <w:t>, voor een meerdaagse uitstap</w:t>
      </w:r>
      <w:r w:rsidRPr="007A4380">
        <w:rPr>
          <w:rFonts w:ascii="Arial" w:eastAsia="Arial" w:hAnsi="Arial" w:cs="Arial"/>
          <w:sz w:val="20"/>
          <w:lang w:val="nl-NL"/>
        </w:rPr>
        <w:t>… worden ook nog op papier meegegeven.</w:t>
      </w:r>
      <w:r w:rsidR="00FE3F18" w:rsidRPr="00FE3F18">
        <w:rPr>
          <w:rFonts w:ascii="Arial" w:eastAsia="Arial" w:hAnsi="Arial" w:cs="Arial"/>
          <w:sz w:val="20"/>
          <w:lang w:val="nl-NL"/>
        </w:rPr>
        <w:t xml:space="preserve"> </w:t>
      </w:r>
    </w:p>
    <w:p w14:paraId="15D45D0D" w14:textId="3B499EDE" w:rsidR="00FE3F18" w:rsidRPr="007A4380" w:rsidRDefault="00FE3F18" w:rsidP="00FE3F18">
      <w:pPr>
        <w:pStyle w:val="Plattetekst2"/>
        <w:spacing w:line="320" w:lineRule="exact"/>
        <w:rPr>
          <w:rFonts w:ascii="Arial" w:eastAsia="Arial" w:hAnsi="Arial" w:cs="Arial"/>
          <w:sz w:val="20"/>
          <w:lang w:val="nl-NL"/>
        </w:rPr>
      </w:pPr>
      <w:r w:rsidRPr="007A4380">
        <w:rPr>
          <w:rFonts w:ascii="Arial" w:eastAsia="Arial" w:hAnsi="Arial" w:cs="Arial"/>
          <w:sz w:val="20"/>
          <w:lang w:val="nl-NL"/>
        </w:rPr>
        <w:t>De communicatie met je ouders gebeurt zoals schriftelijk aangegeven werd op het formulier ‘bevestiging van de inschrijving’ bij het begin van het schooljaar.</w:t>
      </w:r>
    </w:p>
    <w:p w14:paraId="208FEBD4" w14:textId="213134BD" w:rsidR="008B236D" w:rsidRPr="00E939E1" w:rsidRDefault="00FE3F18" w:rsidP="00E939E1">
      <w:pPr>
        <w:pStyle w:val="Plattetekst2"/>
        <w:spacing w:line="320" w:lineRule="exact"/>
        <w:rPr>
          <w:rFonts w:ascii="Arial" w:eastAsia="Arial" w:hAnsi="Arial" w:cs="Arial"/>
          <w:sz w:val="20"/>
          <w:lang w:val="nl-NL"/>
        </w:rPr>
      </w:pPr>
      <w:r w:rsidRPr="007A4380">
        <w:rPr>
          <w:rFonts w:ascii="Arial" w:eastAsia="Arial" w:hAnsi="Arial" w:cs="Arial"/>
          <w:sz w:val="20"/>
          <w:lang w:val="nl-NL"/>
        </w:rPr>
        <w:t>Uiteraard volgen we als school steeds de wettelijke bepalingen wat betreft het ouderlijke gezag in onderwijs- aangelegenheden.</w:t>
      </w:r>
    </w:p>
    <w:p w14:paraId="3096BA95" w14:textId="3C7BA718" w:rsidR="00531217" w:rsidRPr="00B027A9" w:rsidRDefault="00531217" w:rsidP="00497F71">
      <w:pPr>
        <w:pStyle w:val="Kopje2"/>
        <w:rPr>
          <w:lang w:val="nl-NL"/>
        </w:rPr>
      </w:pPr>
      <w:bookmarkStart w:id="95" w:name="_Toc238482600"/>
      <w:r w:rsidRPr="06E79DE9">
        <w:rPr>
          <w:lang w:val="nl-NL"/>
        </w:rPr>
        <w:t>De deliberatie</w:t>
      </w:r>
      <w:bookmarkEnd w:id="95"/>
    </w:p>
    <w:p w14:paraId="633D3FAB" w14:textId="5A109EA3" w:rsidR="00531217" w:rsidRPr="00497F71" w:rsidRDefault="00531217" w:rsidP="00497F71">
      <w:pPr>
        <w:pStyle w:val="Kopje3"/>
      </w:pPr>
      <w:bookmarkStart w:id="96" w:name="_Toc238482601"/>
      <w:r>
        <w:t xml:space="preserve">Hoe </w:t>
      </w:r>
      <w:r w:rsidR="005405D0">
        <w:t xml:space="preserve">werkt </w:t>
      </w:r>
      <w:r>
        <w:t>een delibererende klassenraad?</w:t>
      </w:r>
      <w:bookmarkEnd w:id="96"/>
    </w:p>
    <w:p w14:paraId="55FC8A06" w14:textId="2C719FEB" w:rsidR="00531217" w:rsidRPr="00497F71" w:rsidRDefault="1EA13078" w:rsidP="00497F71">
      <w:pPr>
        <w:spacing w:line="320" w:lineRule="exact"/>
        <w:rPr>
          <w:rFonts w:ascii="Arial" w:eastAsia="Arial" w:hAnsi="Arial" w:cs="Arial"/>
          <w:lang w:val="nl-NL"/>
        </w:rPr>
      </w:pPr>
      <w:r w:rsidRPr="007A4380">
        <w:rPr>
          <w:rFonts w:ascii="Arial" w:eastAsia="Arial" w:hAnsi="Arial" w:cs="Arial"/>
          <w:lang w:val="nl-NL"/>
        </w:rPr>
        <w:t xml:space="preserve">De delibererende klassenraad bestaat </w:t>
      </w:r>
      <w:r w:rsidRPr="005677C7">
        <w:rPr>
          <w:rFonts w:ascii="Arial" w:eastAsia="Arial" w:hAnsi="Arial" w:cs="Arial"/>
          <w:highlight w:val="lightGray"/>
          <w:lang w:val="nl-NL"/>
        </w:rPr>
        <w:t xml:space="preserve">ten minste </w:t>
      </w:r>
      <w:r w:rsidR="001A2EB9" w:rsidRPr="005677C7">
        <w:rPr>
          <w:rFonts w:ascii="Arial" w:eastAsia="Arial" w:hAnsi="Arial" w:cs="Arial"/>
          <w:highlight w:val="lightGray"/>
          <w:lang w:val="nl-NL"/>
        </w:rPr>
        <w:t>uit 75 %</w:t>
      </w:r>
      <w:r w:rsidR="001A2EB9" w:rsidRPr="00A16583">
        <w:rPr>
          <w:rFonts w:ascii="Arial" w:eastAsia="Arial" w:hAnsi="Arial" w:cs="Arial"/>
          <w:lang w:val="nl-NL"/>
        </w:rPr>
        <w:t xml:space="preserve"> van </w:t>
      </w:r>
      <w:r w:rsidRPr="007A4380">
        <w:rPr>
          <w:rFonts w:ascii="Arial" w:eastAsia="Arial" w:hAnsi="Arial" w:cs="Arial"/>
          <w:lang w:val="nl-NL"/>
        </w:rPr>
        <w:t>de leerkrachten die dit schooljaar aan jou hebben lesgegeven en wordt voorgezeten door de directeur of zijn afgevaardigde.</w:t>
      </w:r>
    </w:p>
    <w:p w14:paraId="664BF940" w14:textId="611D1DFE" w:rsidR="000C00A2" w:rsidRPr="00497F71" w:rsidRDefault="1EA13078" w:rsidP="00497F71">
      <w:pPr>
        <w:spacing w:line="320" w:lineRule="exact"/>
        <w:ind w:firstLine="11"/>
        <w:rPr>
          <w:rFonts w:ascii="Arial" w:eastAsia="Arial" w:hAnsi="Arial" w:cs="Arial"/>
          <w:lang w:val="nl-NL"/>
        </w:rPr>
      </w:pPr>
      <w:r w:rsidRPr="007A4380">
        <w:rPr>
          <w:rFonts w:ascii="Arial" w:eastAsia="Arial" w:hAnsi="Arial" w:cs="Arial"/>
          <w:lang w:val="nl-NL"/>
        </w:rPr>
        <w:t>Een leerkracht zal tijdens de delibererende klassenraad nooit deelnemen aan de bespreking van een leerling waaraan hij privaatlessen heeft gegeven. Hij zal ook niet deelnemen aan de bespreking van familieleden tot en met de vierde graad.</w:t>
      </w:r>
    </w:p>
    <w:p w14:paraId="0BA60663" w14:textId="2F377376"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Op het einde van het schooljaar is het de delibererende klassenraad die beslist:</w:t>
      </w:r>
    </w:p>
    <w:p w14:paraId="7B4FBA49" w14:textId="77777777" w:rsidR="00531217" w:rsidRPr="007A4380" w:rsidRDefault="1EA13078" w:rsidP="1EA13078">
      <w:pPr>
        <w:numPr>
          <w:ilvl w:val="1"/>
          <w:numId w:val="8"/>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of je al dan niet geslaagd bent;</w:t>
      </w:r>
    </w:p>
    <w:p w14:paraId="729CB970" w14:textId="497DD766" w:rsidR="00531217" w:rsidRPr="00497F71" w:rsidRDefault="1EA13078" w:rsidP="00AE0183">
      <w:pPr>
        <w:numPr>
          <w:ilvl w:val="1"/>
          <w:numId w:val="8"/>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welk oriënteringsattest of studiebewijs je krijgt.</w:t>
      </w:r>
    </w:p>
    <w:p w14:paraId="01830084"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Hij steunt zich bij zijn beslissing op:</w:t>
      </w:r>
    </w:p>
    <w:p w14:paraId="19B78120" w14:textId="76BF3C82" w:rsidR="00531217" w:rsidRPr="007A4380" w:rsidRDefault="1EA13078" w:rsidP="1EA13078">
      <w:pPr>
        <w:numPr>
          <w:ilvl w:val="1"/>
          <w:numId w:val="9"/>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de resultaten die je in de loop van het schooljaa</w:t>
      </w:r>
      <w:r w:rsidR="006E4C00" w:rsidRPr="007A4380">
        <w:rPr>
          <w:rFonts w:ascii="Arial" w:eastAsia="Arial" w:hAnsi="Arial" w:cs="Arial"/>
          <w:lang w:val="nl-NL"/>
        </w:rPr>
        <w:t>r hebt beh</w:t>
      </w:r>
      <w:r w:rsidRPr="007A4380">
        <w:rPr>
          <w:rFonts w:ascii="Arial" w:eastAsia="Arial" w:hAnsi="Arial" w:cs="Arial"/>
          <w:lang w:val="nl-NL"/>
        </w:rPr>
        <w:t>aald;</w:t>
      </w:r>
    </w:p>
    <w:p w14:paraId="2FE172CE" w14:textId="77777777" w:rsidR="00531217" w:rsidRPr="007A4380" w:rsidRDefault="1EA13078" w:rsidP="1EA13078">
      <w:pPr>
        <w:numPr>
          <w:ilvl w:val="1"/>
          <w:numId w:val="9"/>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beslissingen, vaststellingen en adviezen van de begeleidende klassenraad doorheen het schooljaar;</w:t>
      </w:r>
    </w:p>
    <w:p w14:paraId="4E1D4D10" w14:textId="0EC3FFA2" w:rsidR="002009AC" w:rsidRPr="00497F71" w:rsidRDefault="1EA13078" w:rsidP="00497F71">
      <w:pPr>
        <w:numPr>
          <w:ilvl w:val="1"/>
          <w:numId w:val="9"/>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de mogelijkheden voor je verdere studie- en beroepsloopbaan.</w:t>
      </w:r>
    </w:p>
    <w:p w14:paraId="64D94C77" w14:textId="2712ED0C" w:rsidR="004A57AE" w:rsidRPr="00DB4286" w:rsidRDefault="004A57AE" w:rsidP="004A57AE">
      <w:pPr>
        <w:spacing w:line="320" w:lineRule="exact"/>
        <w:rPr>
          <w:rFonts w:ascii="Arial" w:eastAsia="Arial" w:hAnsi="Arial" w:cs="Arial"/>
        </w:rPr>
      </w:pPr>
      <w:r w:rsidRPr="007A4380">
        <w:rPr>
          <w:rFonts w:ascii="Arial" w:eastAsia="Arial" w:hAnsi="Arial" w:cs="Arial"/>
          <w:lang w:val="nl-NL"/>
        </w:rPr>
        <w:t xml:space="preserve">In het 2de leerjaar van de eerste graad </w:t>
      </w:r>
      <w:r w:rsidR="001F77FC" w:rsidRPr="005677C7">
        <w:rPr>
          <w:rFonts w:ascii="Arial" w:eastAsia="Arial" w:hAnsi="Arial" w:cs="Arial"/>
          <w:highlight w:val="lightGray"/>
          <w:lang w:val="nl-NL"/>
        </w:rPr>
        <w:t>en in het 2</w:t>
      </w:r>
      <w:r w:rsidR="001F77FC" w:rsidRPr="005677C7">
        <w:rPr>
          <w:rFonts w:ascii="Arial" w:eastAsia="Arial" w:hAnsi="Arial" w:cs="Arial"/>
          <w:highlight w:val="lightGray"/>
          <w:vertAlign w:val="superscript"/>
          <w:lang w:val="nl-NL"/>
        </w:rPr>
        <w:t>de</w:t>
      </w:r>
      <w:r w:rsidR="001F77FC" w:rsidRPr="005677C7">
        <w:rPr>
          <w:rFonts w:ascii="Arial" w:eastAsia="Arial" w:hAnsi="Arial" w:cs="Arial"/>
          <w:highlight w:val="lightGray"/>
          <w:lang w:val="nl-NL"/>
        </w:rPr>
        <w:t xml:space="preserve"> leerjaar van de derde graad</w:t>
      </w:r>
      <w:r w:rsidR="001F77FC" w:rsidRPr="00A16583">
        <w:rPr>
          <w:rFonts w:ascii="Arial" w:eastAsia="Arial" w:hAnsi="Arial" w:cs="Arial"/>
          <w:lang w:val="nl-NL"/>
        </w:rPr>
        <w:t xml:space="preserve"> </w:t>
      </w:r>
      <w:r w:rsidRPr="00A16583">
        <w:rPr>
          <w:rFonts w:ascii="Arial" w:eastAsia="Arial" w:hAnsi="Arial" w:cs="Arial"/>
          <w:lang w:val="nl-NL"/>
        </w:rPr>
        <w:t>n</w:t>
      </w:r>
      <w:r w:rsidR="001F77FC" w:rsidRPr="00A16583">
        <w:rPr>
          <w:rFonts w:ascii="Arial" w:eastAsia="Arial" w:hAnsi="Arial" w:cs="Arial"/>
          <w:lang w:val="nl-NL"/>
        </w:rPr>
        <w:t xml:space="preserve">eem je </w:t>
      </w:r>
      <w:r w:rsidR="001F77FC">
        <w:rPr>
          <w:rFonts w:ascii="Arial" w:eastAsia="Arial" w:hAnsi="Arial" w:cs="Arial"/>
          <w:lang w:val="nl-NL"/>
        </w:rPr>
        <w:t xml:space="preserve">in </w:t>
      </w:r>
      <w:r w:rsidR="00964813">
        <w:rPr>
          <w:rFonts w:ascii="Arial" w:eastAsia="Arial" w:hAnsi="Arial" w:cs="Arial"/>
          <w:lang w:val="nl-NL"/>
        </w:rPr>
        <w:t xml:space="preserve">principe </w:t>
      </w:r>
      <w:r w:rsidRPr="007A4380">
        <w:rPr>
          <w:rFonts w:ascii="Arial" w:eastAsia="Arial" w:hAnsi="Arial" w:cs="Arial"/>
          <w:lang w:val="nl-NL"/>
        </w:rPr>
        <w:t>deel aan de Vlaamse toetsen.</w:t>
      </w:r>
    </w:p>
    <w:p w14:paraId="41D40FAD" w14:textId="1032A7D2" w:rsidR="004A57AE" w:rsidRPr="007A4380" w:rsidRDefault="004A57AE" w:rsidP="1EA13078">
      <w:pPr>
        <w:spacing w:line="320" w:lineRule="exact"/>
        <w:rPr>
          <w:rFonts w:ascii="Arial" w:eastAsia="Arial" w:hAnsi="Arial" w:cs="Arial"/>
          <w:lang w:val="nl-NL"/>
        </w:rPr>
      </w:pPr>
      <w:r w:rsidRPr="007A4380">
        <w:rPr>
          <w:rFonts w:ascii="Arial" w:eastAsia="Arial" w:hAnsi="Arial" w:cs="Arial"/>
          <w:lang w:val="nl-NL"/>
        </w:rPr>
        <w:lastRenderedPageBreak/>
        <w:t>De klassenraad baseert zich bij de leerlingenevaluatie in de eerste plaats op de eigen observaties en evaluaties doorheen het schooljaar. Daarbij kan de delibererende klassenraad ook het resultaat van de Vlaamse toetsen als bijkomende bron hanteren. Het resultaat van de Vlaamse toetsen kan echter nooit het enige doorslaggevende element zijn bij de eindbeslissing.</w:t>
      </w:r>
    </w:p>
    <w:p w14:paraId="764165C9" w14:textId="025CDF16" w:rsidR="000C00A2" w:rsidRPr="00497F71" w:rsidRDefault="1EA13078" w:rsidP="00497F71">
      <w:pPr>
        <w:spacing w:line="320" w:lineRule="exact"/>
        <w:rPr>
          <w:rFonts w:ascii="Arial" w:eastAsia="Arial" w:hAnsi="Arial" w:cs="Arial"/>
          <w:lang w:val="nl-NL"/>
        </w:rPr>
      </w:pPr>
      <w:r w:rsidRPr="007A4380">
        <w:rPr>
          <w:rFonts w:ascii="Arial" w:eastAsia="Arial" w:hAnsi="Arial" w:cs="Arial"/>
          <w:lang w:val="nl-NL"/>
        </w:rPr>
        <w:t>De besprekingen van de delibererende klassenraad zijn geheim.</w:t>
      </w:r>
    </w:p>
    <w:p w14:paraId="32C8FF4F" w14:textId="3FE70085" w:rsidR="001035B2"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De personen die je beoordelen, hebben je gedurende een volledig schooljaar gevolgd en begeleid. Eind juni kennen zij je voldoende om een verantwoorde eindbeslissing te kunnen nemen, rekening houdend met je evolutie.</w:t>
      </w:r>
    </w:p>
    <w:p w14:paraId="05D95890" w14:textId="1FD0CFF1" w:rsidR="000C00A2" w:rsidRPr="00565677"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 xml:space="preserve">De delibererende klassenraad zal je ook advies geven voor je verdere studieloopbaan (zie </w:t>
      </w:r>
      <w:r w:rsidRPr="00565677">
        <w:rPr>
          <w:rFonts w:ascii="Arial" w:eastAsia="Arial" w:hAnsi="Arial" w:cs="Arial"/>
          <w:sz w:val="20"/>
          <w:lang w:val="nl-NL"/>
        </w:rPr>
        <w:t xml:space="preserve">punt </w:t>
      </w:r>
      <w:r w:rsidR="00AD1A80" w:rsidRPr="00565677">
        <w:rPr>
          <w:rFonts w:ascii="Arial" w:eastAsia="Arial" w:hAnsi="Arial" w:cs="Arial"/>
          <w:sz w:val="20"/>
          <w:u w:val="single"/>
          <w:lang w:val="nl-NL"/>
        </w:rPr>
        <w:fldChar w:fldCharType="begin"/>
      </w:r>
      <w:r w:rsidR="00AD1A80" w:rsidRPr="00565677">
        <w:rPr>
          <w:rFonts w:ascii="Arial" w:eastAsia="Arial" w:hAnsi="Arial" w:cs="Arial"/>
          <w:sz w:val="20"/>
          <w:u w:val="single"/>
          <w:lang w:val="nl-NL"/>
        </w:rPr>
        <w:instrText xml:space="preserve"> REF _Ref174642306 \r \h  \* MERGEFORMAT </w:instrText>
      </w:r>
      <w:r w:rsidR="00AD1A80" w:rsidRPr="00565677">
        <w:rPr>
          <w:rFonts w:ascii="Arial" w:eastAsia="Arial" w:hAnsi="Arial" w:cs="Arial"/>
          <w:sz w:val="20"/>
          <w:u w:val="single"/>
          <w:lang w:val="nl-NL"/>
        </w:rPr>
      </w:r>
      <w:r w:rsidR="00AD1A80" w:rsidRPr="00565677">
        <w:rPr>
          <w:rFonts w:ascii="Arial" w:eastAsia="Arial" w:hAnsi="Arial" w:cs="Arial"/>
          <w:sz w:val="20"/>
          <w:u w:val="single"/>
          <w:lang w:val="nl-NL"/>
        </w:rPr>
        <w:fldChar w:fldCharType="separate"/>
      </w:r>
      <w:r w:rsidR="00AD1A80" w:rsidRPr="00565677">
        <w:rPr>
          <w:rFonts w:ascii="Arial" w:eastAsia="Arial" w:hAnsi="Arial" w:cs="Arial"/>
          <w:sz w:val="20"/>
          <w:u w:val="single"/>
          <w:lang w:val="nl-NL"/>
        </w:rPr>
        <w:t>3.8.3</w:t>
      </w:r>
      <w:r w:rsidR="00AD1A80" w:rsidRPr="00565677">
        <w:rPr>
          <w:rFonts w:ascii="Arial" w:eastAsia="Arial" w:hAnsi="Arial" w:cs="Arial"/>
          <w:sz w:val="20"/>
          <w:u w:val="single"/>
          <w:lang w:val="nl-NL"/>
        </w:rPr>
        <w:fldChar w:fldCharType="end"/>
      </w:r>
      <w:r w:rsidRPr="00565677">
        <w:rPr>
          <w:rFonts w:ascii="Arial" w:eastAsia="Arial" w:hAnsi="Arial" w:cs="Arial"/>
          <w:sz w:val="20"/>
          <w:lang w:val="nl-NL"/>
        </w:rPr>
        <w:t>).</w:t>
      </w:r>
    </w:p>
    <w:p w14:paraId="7E273BAA" w14:textId="77777777" w:rsidR="00531217" w:rsidRPr="007A4380" w:rsidRDefault="00531217" w:rsidP="00AE0183">
      <w:pPr>
        <w:spacing w:line="320" w:lineRule="exact"/>
        <w:rPr>
          <w:rFonts w:ascii="Arial" w:hAnsi="Arial" w:cs="Arial"/>
          <w:lang w:val="nl-NL"/>
        </w:rPr>
      </w:pPr>
    </w:p>
    <w:p w14:paraId="35530491" w14:textId="2FBF1876" w:rsidR="00531217" w:rsidRPr="00497F71" w:rsidRDefault="00531217" w:rsidP="00497F71">
      <w:pPr>
        <w:pStyle w:val="Kopje3"/>
      </w:pPr>
      <w:bookmarkStart w:id="97" w:name="_Toc238482602"/>
      <w:r>
        <w:t>Mogelijke beslissingen</w:t>
      </w:r>
      <w:bookmarkEnd w:id="97"/>
    </w:p>
    <w:p w14:paraId="236D7645" w14:textId="7BA7CEBC" w:rsidR="00D938A5" w:rsidRPr="007A4380" w:rsidRDefault="00D938A5" w:rsidP="1EA13078">
      <w:pPr>
        <w:spacing w:line="320" w:lineRule="exact"/>
        <w:rPr>
          <w:rFonts w:ascii="Arial" w:eastAsia="Arial" w:hAnsi="Arial" w:cs="Arial"/>
          <w:lang w:val="nl-NL"/>
        </w:rPr>
      </w:pPr>
      <w:r w:rsidRPr="007A4380">
        <w:rPr>
          <w:rFonts w:ascii="Arial" w:eastAsia="Arial" w:hAnsi="Arial" w:cs="Arial"/>
          <w:lang w:val="nl-NL"/>
        </w:rPr>
        <w:t xml:space="preserve">Op </w:t>
      </w:r>
      <w:r w:rsidR="00FB2F0E" w:rsidRPr="007A4380">
        <w:rPr>
          <w:rFonts w:ascii="Arial" w:eastAsia="Arial" w:hAnsi="Arial" w:cs="Arial"/>
          <w:lang w:val="nl-NL"/>
        </w:rPr>
        <w:t xml:space="preserve">basis </w:t>
      </w:r>
      <w:r w:rsidRPr="007A4380">
        <w:rPr>
          <w:rFonts w:ascii="Arial" w:eastAsia="Arial" w:hAnsi="Arial" w:cs="Arial"/>
          <w:lang w:val="nl-NL"/>
        </w:rPr>
        <w:t xml:space="preserve">van je prestaties in het voorbije schooljaar spreekt de </w:t>
      </w:r>
      <w:r w:rsidR="1EA13078" w:rsidRPr="007A4380">
        <w:rPr>
          <w:rFonts w:ascii="Arial" w:eastAsia="Arial" w:hAnsi="Arial" w:cs="Arial"/>
          <w:lang w:val="nl-NL"/>
        </w:rPr>
        <w:t xml:space="preserve">delibererende klassenraad zich in de eerste plaats uit over je slaagkansen in het volgende </w:t>
      </w:r>
      <w:proofErr w:type="spellStart"/>
      <w:r w:rsidR="1EA13078" w:rsidRPr="007A4380">
        <w:rPr>
          <w:rFonts w:ascii="Arial" w:eastAsia="Arial" w:hAnsi="Arial" w:cs="Arial"/>
          <w:lang w:val="nl-NL"/>
        </w:rPr>
        <w:t>schooljaar</w:t>
      </w:r>
      <w:r w:rsidRPr="007A4380">
        <w:rPr>
          <w:rFonts w:ascii="Arial" w:eastAsia="Arial" w:hAnsi="Arial" w:cs="Arial"/>
          <w:lang w:val="nl-NL"/>
        </w:rPr>
        <w:t>.Er</w:t>
      </w:r>
      <w:proofErr w:type="spellEnd"/>
      <w:r w:rsidRPr="007A4380">
        <w:rPr>
          <w:rFonts w:ascii="Arial" w:eastAsia="Arial" w:hAnsi="Arial" w:cs="Arial"/>
          <w:lang w:val="nl-NL"/>
        </w:rPr>
        <w:t xml:space="preserve"> is een verschil tussen het 1</w:t>
      </w:r>
      <w:r w:rsidRPr="007A4380">
        <w:rPr>
          <w:rFonts w:ascii="Arial" w:eastAsia="Arial" w:hAnsi="Arial" w:cs="Arial"/>
          <w:vertAlign w:val="superscript"/>
          <w:lang w:val="nl-NL"/>
        </w:rPr>
        <w:t>ste</w:t>
      </w:r>
      <w:r w:rsidRPr="007A4380">
        <w:rPr>
          <w:rFonts w:ascii="Arial" w:eastAsia="Arial" w:hAnsi="Arial" w:cs="Arial"/>
          <w:lang w:val="nl-NL"/>
        </w:rPr>
        <w:t xml:space="preserve"> jaar van de eerste graad en de hogere leerjaren.</w:t>
      </w:r>
    </w:p>
    <w:p w14:paraId="3EB827F7" w14:textId="0ACC95C5" w:rsidR="00D938A5" w:rsidRPr="007A4380" w:rsidRDefault="00D938A5" w:rsidP="1EA13078">
      <w:pPr>
        <w:spacing w:line="320" w:lineRule="exact"/>
        <w:rPr>
          <w:rFonts w:ascii="Arial" w:eastAsia="Arial" w:hAnsi="Arial" w:cs="Arial"/>
          <w:lang w:val="nl-NL"/>
        </w:rPr>
      </w:pPr>
      <w:r w:rsidRPr="007A4380">
        <w:rPr>
          <w:rFonts w:ascii="Arial" w:eastAsia="Arial" w:hAnsi="Arial" w:cs="Arial"/>
          <w:lang w:val="nl-NL"/>
        </w:rPr>
        <w:t>In het 1</w:t>
      </w:r>
      <w:r w:rsidRPr="007A4380">
        <w:rPr>
          <w:rFonts w:ascii="Arial" w:eastAsia="Arial" w:hAnsi="Arial" w:cs="Arial"/>
          <w:vertAlign w:val="superscript"/>
          <w:lang w:val="nl-NL"/>
        </w:rPr>
        <w:t>ste</w:t>
      </w:r>
      <w:r w:rsidRPr="007A4380">
        <w:rPr>
          <w:rFonts w:ascii="Arial" w:eastAsia="Arial" w:hAnsi="Arial" w:cs="Arial"/>
          <w:lang w:val="nl-NL"/>
        </w:rPr>
        <w:t xml:space="preserve"> leerjaar van de eerste graad:</w:t>
      </w:r>
    </w:p>
    <w:p w14:paraId="659A6548" w14:textId="5FB50F31" w:rsidR="00D938A5" w:rsidRPr="007A4380" w:rsidRDefault="00D938A5" w:rsidP="009D0C4C">
      <w:pPr>
        <w:pStyle w:val="Lijstalinea"/>
        <w:numPr>
          <w:ilvl w:val="2"/>
          <w:numId w:val="31"/>
        </w:numPr>
        <w:tabs>
          <w:tab w:val="clear" w:pos="2160"/>
        </w:tabs>
        <w:spacing w:line="320" w:lineRule="exact"/>
        <w:ind w:left="1134" w:hanging="283"/>
        <w:rPr>
          <w:rFonts w:ascii="Arial" w:eastAsia="Arial" w:hAnsi="Arial" w:cs="Arial"/>
        </w:rPr>
      </w:pPr>
      <w:bookmarkStart w:id="98" w:name="_Hlk102838597"/>
      <w:r w:rsidRPr="007A4380">
        <w:rPr>
          <w:rFonts w:ascii="Arial" w:eastAsia="Arial" w:hAnsi="Arial" w:cs="Arial"/>
        </w:rPr>
        <w:t xml:space="preserve">als je geslaagd bent, krijg je er een oriënteringsattest A waarin de klassenraad je </w:t>
      </w:r>
    </w:p>
    <w:p w14:paraId="4014B5F3" w14:textId="32C8AF2B" w:rsidR="00D938A5" w:rsidRPr="007A4380" w:rsidRDefault="00D938A5" w:rsidP="009D0C4C">
      <w:pPr>
        <w:pStyle w:val="Lijstalinea"/>
        <w:numPr>
          <w:ilvl w:val="2"/>
          <w:numId w:val="29"/>
        </w:numPr>
        <w:tabs>
          <w:tab w:val="clear" w:pos="2160"/>
        </w:tabs>
        <w:spacing w:line="320" w:lineRule="exact"/>
        <w:ind w:left="1418" w:hanging="284"/>
        <w:rPr>
          <w:rFonts w:ascii="Arial" w:eastAsia="Arial" w:hAnsi="Arial" w:cs="Arial"/>
        </w:rPr>
      </w:pPr>
      <w:r w:rsidRPr="007A4380">
        <w:rPr>
          <w:rFonts w:ascii="Arial" w:eastAsia="Arial" w:hAnsi="Arial" w:cs="Arial"/>
        </w:rPr>
        <w:t>ofwel zonder beperkingen toelaat tot het volgende leerjaar;</w:t>
      </w:r>
    </w:p>
    <w:p w14:paraId="57F4DD1C" w14:textId="0764061F" w:rsidR="00D938A5" w:rsidRPr="007A4380" w:rsidRDefault="00D938A5" w:rsidP="009D0C4C">
      <w:pPr>
        <w:pStyle w:val="Lijstalinea"/>
        <w:numPr>
          <w:ilvl w:val="2"/>
          <w:numId w:val="29"/>
        </w:numPr>
        <w:tabs>
          <w:tab w:val="clear" w:pos="2160"/>
        </w:tabs>
        <w:spacing w:line="320" w:lineRule="exact"/>
        <w:ind w:left="1418" w:hanging="284"/>
        <w:rPr>
          <w:rFonts w:ascii="Arial" w:eastAsia="Arial" w:hAnsi="Arial" w:cs="Arial"/>
        </w:rPr>
      </w:pPr>
      <w:r w:rsidRPr="007A4380">
        <w:rPr>
          <w:rFonts w:ascii="Arial" w:eastAsia="Arial" w:hAnsi="Arial" w:cs="Arial"/>
        </w:rPr>
        <w:t>ofwel toelaat tot het volgende leerjaar, maar</w:t>
      </w:r>
    </w:p>
    <w:p w14:paraId="234B9307" w14:textId="21706B07" w:rsidR="00D938A5" w:rsidRPr="007A4380" w:rsidRDefault="00D938A5" w:rsidP="009D0C4C">
      <w:pPr>
        <w:pStyle w:val="Lijstalinea"/>
        <w:numPr>
          <w:ilvl w:val="0"/>
          <w:numId w:val="29"/>
        </w:numPr>
        <w:tabs>
          <w:tab w:val="clear" w:pos="1260"/>
          <w:tab w:val="num" w:pos="1418"/>
        </w:tabs>
        <w:spacing w:line="320" w:lineRule="exact"/>
        <w:ind w:left="1701" w:hanging="283"/>
        <w:rPr>
          <w:rFonts w:ascii="Arial" w:eastAsia="Arial" w:hAnsi="Arial" w:cs="Arial"/>
        </w:rPr>
      </w:pPr>
      <w:r w:rsidRPr="007A4380">
        <w:rPr>
          <w:rFonts w:ascii="Arial" w:eastAsia="Arial" w:hAnsi="Arial" w:cs="Arial"/>
        </w:rPr>
        <w:t>niet naar om het even welke basisoptie of pakket</w:t>
      </w:r>
      <w:r w:rsidR="00D1308A" w:rsidRPr="007A4380">
        <w:rPr>
          <w:rFonts w:ascii="Arial" w:eastAsia="Arial" w:hAnsi="Arial" w:cs="Arial"/>
        </w:rPr>
        <w:t>; en/of</w:t>
      </w:r>
    </w:p>
    <w:p w14:paraId="70C6A3D0" w14:textId="621BAF2F" w:rsidR="00D1308A" w:rsidRPr="007A4380" w:rsidRDefault="00D1308A" w:rsidP="009D0C4C">
      <w:pPr>
        <w:pStyle w:val="Lijstalinea"/>
        <w:numPr>
          <w:ilvl w:val="0"/>
          <w:numId w:val="29"/>
        </w:numPr>
        <w:tabs>
          <w:tab w:val="clear" w:pos="1260"/>
          <w:tab w:val="num" w:pos="1418"/>
        </w:tabs>
        <w:spacing w:line="320" w:lineRule="exact"/>
        <w:ind w:left="1701" w:hanging="283"/>
        <w:rPr>
          <w:rFonts w:ascii="Arial" w:eastAsia="Arial" w:hAnsi="Arial" w:cs="Arial"/>
        </w:rPr>
      </w:pPr>
      <w:r w:rsidRPr="007A4380">
        <w:rPr>
          <w:rFonts w:ascii="Arial" w:eastAsia="Arial" w:hAnsi="Arial" w:cs="Arial"/>
        </w:rPr>
        <w:t>je in het 2</w:t>
      </w:r>
      <w:r w:rsidRPr="007A4380">
        <w:rPr>
          <w:rFonts w:ascii="Arial" w:eastAsia="Arial" w:hAnsi="Arial" w:cs="Arial"/>
          <w:vertAlign w:val="superscript"/>
        </w:rPr>
        <w:t>de</w:t>
      </w:r>
      <w:r w:rsidRPr="007A4380">
        <w:rPr>
          <w:rFonts w:ascii="Arial" w:eastAsia="Arial" w:hAnsi="Arial" w:cs="Arial"/>
        </w:rPr>
        <w:t xml:space="preserve"> leerjaar verplicht om je tekorten bij te werken (remediëring).</w:t>
      </w:r>
    </w:p>
    <w:p w14:paraId="5B1C8420" w14:textId="2B69BC36" w:rsidR="00D1308A" w:rsidRPr="007A4380" w:rsidRDefault="00D1308A" w:rsidP="00D1308A">
      <w:pPr>
        <w:spacing w:line="320" w:lineRule="exact"/>
        <w:ind w:left="1418"/>
        <w:rPr>
          <w:rFonts w:ascii="Arial" w:eastAsia="Arial" w:hAnsi="Arial" w:cs="Arial"/>
        </w:rPr>
      </w:pPr>
      <w:r w:rsidRPr="007A4380">
        <w:rPr>
          <w:rFonts w:ascii="Arial" w:eastAsia="Arial" w:hAnsi="Arial" w:cs="Arial"/>
        </w:rPr>
        <w:t>De delibererende klassenraad bezorgt je samen met je rapport de belangrijkste redenen voor die beslissing.</w:t>
      </w:r>
    </w:p>
    <w:p w14:paraId="126638F7" w14:textId="5AB4B1C4" w:rsidR="00D1308A" w:rsidRPr="00497F71" w:rsidRDefault="00D1308A"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als je niet geslaagd bent, krijg je er een oriënteringsattest C en kan je niet overgaan naar een volgend leerjaar. De delibererende klassenraad bezorgt je samen met je rapport de belangrijkste redenen voor die beslissing.</w:t>
      </w:r>
      <w:bookmarkEnd w:id="98"/>
    </w:p>
    <w:p w14:paraId="772F2EF3" w14:textId="7383FFBD" w:rsidR="00D1308A" w:rsidRPr="007A4380" w:rsidRDefault="00D1308A" w:rsidP="00D1308A">
      <w:pPr>
        <w:spacing w:line="320" w:lineRule="exact"/>
        <w:rPr>
          <w:rFonts w:ascii="Arial" w:eastAsia="Arial" w:hAnsi="Arial" w:cs="Arial"/>
          <w:lang w:val="nl-NL"/>
        </w:rPr>
      </w:pPr>
      <w:r w:rsidRPr="007A4380">
        <w:rPr>
          <w:rFonts w:ascii="Arial" w:eastAsia="Arial" w:hAnsi="Arial" w:cs="Arial"/>
          <w:lang w:val="nl-NL"/>
        </w:rPr>
        <w:t>Vanaf het 2</w:t>
      </w:r>
      <w:r w:rsidRPr="007A4380">
        <w:rPr>
          <w:rFonts w:ascii="Arial" w:eastAsia="Arial" w:hAnsi="Arial" w:cs="Arial"/>
          <w:vertAlign w:val="superscript"/>
          <w:lang w:val="nl-NL"/>
        </w:rPr>
        <w:t>de</w:t>
      </w:r>
      <w:r w:rsidRPr="007A4380">
        <w:rPr>
          <w:rFonts w:ascii="Arial" w:eastAsia="Arial" w:hAnsi="Arial" w:cs="Arial"/>
          <w:lang w:val="nl-NL"/>
        </w:rPr>
        <w:t xml:space="preserve"> leerjaar van de eerste graad:</w:t>
      </w:r>
    </w:p>
    <w:p w14:paraId="0CB9B491" w14:textId="7337361D" w:rsidR="00D1308A" w:rsidRPr="007A4380" w:rsidRDefault="00D1308A"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als je geslaagd bent, krijg je</w:t>
      </w:r>
    </w:p>
    <w:p w14:paraId="4B50C4D0" w14:textId="4228F574" w:rsidR="00D1308A" w:rsidRPr="007A4380" w:rsidRDefault="00D1308A" w:rsidP="009D0C4C">
      <w:pPr>
        <w:pStyle w:val="Lijstalinea"/>
        <w:numPr>
          <w:ilvl w:val="2"/>
          <w:numId w:val="29"/>
        </w:numPr>
        <w:tabs>
          <w:tab w:val="clear" w:pos="2160"/>
        </w:tabs>
        <w:spacing w:line="320" w:lineRule="exact"/>
        <w:ind w:left="1418" w:hanging="284"/>
        <w:rPr>
          <w:rFonts w:ascii="Arial" w:eastAsia="Arial" w:hAnsi="Arial" w:cs="Arial"/>
        </w:rPr>
      </w:pPr>
      <w:r w:rsidRPr="007A4380">
        <w:rPr>
          <w:rFonts w:ascii="Arial" w:eastAsia="Arial" w:hAnsi="Arial" w:cs="Arial"/>
        </w:rPr>
        <w:t>een oriënteringsattest A, dan word je zonder beperkingen toegelaten tot het volgende leerjaar;</w:t>
      </w:r>
    </w:p>
    <w:p w14:paraId="385D4260" w14:textId="0FB8BC65" w:rsidR="00D1308A" w:rsidRPr="007A4380" w:rsidRDefault="00D1308A" w:rsidP="009D0C4C">
      <w:pPr>
        <w:pStyle w:val="Lijstalinea"/>
        <w:numPr>
          <w:ilvl w:val="2"/>
          <w:numId w:val="29"/>
        </w:numPr>
        <w:tabs>
          <w:tab w:val="clear" w:pos="2160"/>
        </w:tabs>
        <w:spacing w:line="320" w:lineRule="exact"/>
        <w:ind w:left="1418" w:hanging="284"/>
        <w:rPr>
          <w:rFonts w:ascii="Arial" w:eastAsia="Arial" w:hAnsi="Arial" w:cs="Arial"/>
        </w:rPr>
      </w:pPr>
      <w:r w:rsidRPr="007A4380">
        <w:rPr>
          <w:rFonts w:ascii="Arial" w:eastAsia="Arial" w:hAnsi="Arial" w:cs="Arial"/>
        </w:rPr>
        <w:t>een oriënteringsattest B: je mag naar het volgende leerjaar overgaan, maar niet naar om het even welke studierichting. De delibererende klassenraad oordeelt dat bepaalde resultaten te zwak zijn om er een redelijke slaagkans te hebben en bezorgt je samen met je rapport de belangrijkste redenen voor die beslissing.</w:t>
      </w:r>
    </w:p>
    <w:p w14:paraId="31D3F465" w14:textId="49FC936B" w:rsidR="00021B23" w:rsidRDefault="00801F18"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als je niet geslaagd bent, krijg je een oriënteringsattest C. Je kan dan niet overgaan naar een volgend leerjaar. De delibererende klassenraad bezorgt je samen met je rapport de belangrijkste redenen voor die beslissing.</w:t>
      </w:r>
    </w:p>
    <w:p w14:paraId="1D3583DE" w14:textId="41361A0C" w:rsidR="00F9090C" w:rsidRPr="00D3020F" w:rsidRDefault="0052746A" w:rsidP="0052746A">
      <w:pPr>
        <w:pStyle w:val="Lijstalinea"/>
        <w:numPr>
          <w:ilvl w:val="2"/>
          <w:numId w:val="29"/>
        </w:numPr>
        <w:spacing w:line="320" w:lineRule="exact"/>
        <w:rPr>
          <w:rFonts w:ascii="Arial" w:eastAsia="Arial" w:hAnsi="Arial" w:cs="Arial"/>
          <w:highlight w:val="lightGray"/>
        </w:rPr>
      </w:pPr>
      <w:r w:rsidRPr="00D3020F">
        <w:rPr>
          <w:rFonts w:ascii="Arial" w:hAnsi="Arial" w:cs="Arial"/>
          <w:highlight w:val="lightGray"/>
        </w:rPr>
        <w:t>al</w:t>
      </w:r>
      <w:r w:rsidR="00243E27" w:rsidRPr="00D3020F">
        <w:rPr>
          <w:rFonts w:ascii="Arial" w:hAnsi="Arial" w:cs="Arial"/>
          <w:highlight w:val="lightGray"/>
        </w:rPr>
        <w:t>s</w:t>
      </w:r>
      <w:r w:rsidR="00552FCB" w:rsidRPr="00D3020F">
        <w:rPr>
          <w:rFonts w:ascii="Arial" w:hAnsi="Arial" w:cs="Arial"/>
          <w:highlight w:val="lightGray"/>
        </w:rPr>
        <w:t xml:space="preserve"> je op het einde van de derde graad een C-attest krijgt en geslaagd bent voor het geheel van de basisvorming, kan de klassenraad een bewijs voor slagen van basisvorming uitreiken</w:t>
      </w:r>
    </w:p>
    <w:p w14:paraId="41115CFA" w14:textId="3B2FC309" w:rsidR="00021B23" w:rsidRPr="0052746A" w:rsidRDefault="0052746A" w:rsidP="0014075D">
      <w:pPr>
        <w:pStyle w:val="Lijstalinea"/>
        <w:numPr>
          <w:ilvl w:val="2"/>
          <w:numId w:val="29"/>
        </w:numPr>
        <w:spacing w:line="320" w:lineRule="exact"/>
        <w:rPr>
          <w:rFonts w:ascii="Arial" w:eastAsia="Arial" w:hAnsi="Arial" w:cs="Arial"/>
          <w:color w:val="9BBB59" w:themeColor="accent3"/>
        </w:rPr>
      </w:pPr>
      <w:r>
        <w:rPr>
          <w:rFonts w:ascii="Arial" w:eastAsia="Arial" w:hAnsi="Arial" w:cs="Arial"/>
        </w:rPr>
        <w:t>a</w:t>
      </w:r>
      <w:proofErr w:type="spellStart"/>
      <w:r w:rsidR="00021B23" w:rsidRPr="0052746A">
        <w:rPr>
          <w:rFonts w:ascii="Arial" w:eastAsia="Arial" w:hAnsi="Arial" w:cs="Arial"/>
          <w:lang w:val="nl-NL"/>
        </w:rPr>
        <w:t>ls</w:t>
      </w:r>
      <w:proofErr w:type="spellEnd"/>
      <w:r w:rsidR="00021B23" w:rsidRPr="0052746A">
        <w:rPr>
          <w:rFonts w:ascii="Arial" w:eastAsia="Arial" w:hAnsi="Arial" w:cs="Arial"/>
          <w:lang w:val="nl-NL"/>
        </w:rPr>
        <w:t xml:space="preserve"> je op het einde van het 2de leerjaar van de tweede graad of het 1ste of 2de leerjaar van de derde</w:t>
      </w:r>
      <w:r w:rsidR="0014075D" w:rsidRPr="0052746A">
        <w:rPr>
          <w:rFonts w:ascii="Arial" w:eastAsia="Arial" w:hAnsi="Arial" w:cs="Arial"/>
          <w:lang w:val="nl-NL"/>
        </w:rPr>
        <w:t xml:space="preserve"> </w:t>
      </w:r>
      <w:r w:rsidR="00021B23" w:rsidRPr="0052746A">
        <w:rPr>
          <w:rFonts w:ascii="Arial" w:eastAsia="Arial" w:hAnsi="Arial" w:cs="Arial"/>
          <w:lang w:val="nl-NL"/>
        </w:rPr>
        <w:t xml:space="preserve">graad in de D/A-finaliteit of in de A-finaliteit een C-attest krijgt </w:t>
      </w:r>
      <w:r w:rsidR="00021B23" w:rsidRPr="0052746A">
        <w:rPr>
          <w:rFonts w:ascii="Arial" w:eastAsia="Arial" w:hAnsi="Arial" w:cs="Arial"/>
          <w:lang w:val="nl-NL"/>
        </w:rPr>
        <w:lastRenderedPageBreak/>
        <w:t>en beroepsgerichte competenties hebt bereikt, kan de klassenraad een van onderstaande studiebewijzen uitreiken als je beslist om van school of studierichting te veranderen:</w:t>
      </w:r>
    </w:p>
    <w:p w14:paraId="0C89962C" w14:textId="77777777" w:rsidR="000C07FB" w:rsidRDefault="000C07FB" w:rsidP="000C07FB">
      <w:pPr>
        <w:pStyle w:val="Lijstalinea"/>
        <w:spacing w:line="320" w:lineRule="exact"/>
        <w:ind w:left="1134"/>
        <w:rPr>
          <w:rFonts w:ascii="Arial" w:eastAsia="Arial" w:hAnsi="Arial" w:cs="Arial"/>
        </w:rPr>
      </w:pPr>
      <w:r>
        <w:rPr>
          <w:rFonts w:ascii="Arial" w:eastAsia="Arial" w:hAnsi="Arial" w:cs="Arial"/>
        </w:rPr>
        <w:tab/>
      </w:r>
      <w:r>
        <w:rPr>
          <w:rFonts w:ascii="Arial" w:eastAsia="Arial" w:hAnsi="Arial" w:cs="Arial"/>
        </w:rPr>
        <w:tab/>
        <w:t xml:space="preserve"> . </w:t>
      </w:r>
      <w:r w:rsidR="00021B23" w:rsidRPr="00F9235C">
        <w:rPr>
          <w:rFonts w:ascii="Arial" w:eastAsia="Arial" w:hAnsi="Arial" w:cs="Arial"/>
        </w:rPr>
        <w:t xml:space="preserve">Een </w:t>
      </w:r>
      <w:r w:rsidR="00021B23" w:rsidRPr="000C07FB">
        <w:rPr>
          <w:rFonts w:ascii="Arial" w:eastAsia="Arial" w:hAnsi="Arial" w:cs="Arial"/>
          <w:i/>
          <w:iCs/>
        </w:rPr>
        <w:t>bewijs van beroepskwalificatie</w:t>
      </w:r>
      <w:r w:rsidR="00021B23" w:rsidRPr="000C07FB">
        <w:rPr>
          <w:rFonts w:ascii="Arial" w:eastAsia="Arial" w:hAnsi="Arial" w:cs="Arial"/>
          <w:i/>
          <w:iCs/>
        </w:rPr>
        <w:br/>
      </w:r>
      <w:r>
        <w:rPr>
          <w:rFonts w:ascii="Arial" w:eastAsia="Arial" w:hAnsi="Arial" w:cs="Arial"/>
        </w:rPr>
        <w:tab/>
      </w:r>
      <w:r>
        <w:rPr>
          <w:rFonts w:ascii="Arial" w:eastAsia="Arial" w:hAnsi="Arial" w:cs="Arial"/>
        </w:rPr>
        <w:tab/>
      </w:r>
      <w:r w:rsidR="00021B23" w:rsidRPr="00F9235C">
        <w:rPr>
          <w:rFonts w:ascii="Arial" w:eastAsia="Arial" w:hAnsi="Arial" w:cs="Arial"/>
        </w:rPr>
        <w:t xml:space="preserve">Je krijgt een bewijs van beroepskwalificatie als je niet slaagt voor de competenties </w:t>
      </w:r>
      <w:r>
        <w:rPr>
          <w:rFonts w:ascii="Arial" w:eastAsia="Arial" w:hAnsi="Arial" w:cs="Arial"/>
        </w:rPr>
        <w:tab/>
      </w:r>
      <w:r>
        <w:rPr>
          <w:rFonts w:ascii="Arial" w:eastAsia="Arial" w:hAnsi="Arial" w:cs="Arial"/>
        </w:rPr>
        <w:tab/>
      </w:r>
      <w:r w:rsidR="00021B23" w:rsidRPr="00F9235C">
        <w:rPr>
          <w:rFonts w:ascii="Arial" w:eastAsia="Arial" w:hAnsi="Arial" w:cs="Arial"/>
        </w:rPr>
        <w:t xml:space="preserve">die deel uitmaken van een beroepskwalificatie. In een beroepskwalificatie worden de </w:t>
      </w:r>
      <w:r>
        <w:rPr>
          <w:rFonts w:ascii="Arial" w:eastAsia="Arial" w:hAnsi="Arial" w:cs="Arial"/>
        </w:rPr>
        <w:tab/>
      </w:r>
      <w:r>
        <w:rPr>
          <w:rFonts w:ascii="Arial" w:eastAsia="Arial" w:hAnsi="Arial" w:cs="Arial"/>
        </w:rPr>
        <w:tab/>
      </w:r>
      <w:r w:rsidR="00021B23" w:rsidRPr="00F9235C">
        <w:rPr>
          <w:rFonts w:ascii="Arial" w:eastAsia="Arial" w:hAnsi="Arial" w:cs="Arial"/>
        </w:rPr>
        <w:t xml:space="preserve">competenties opgesomd die een beginnende werknemer in een bepaald beroep </w:t>
      </w:r>
      <w:r>
        <w:rPr>
          <w:rFonts w:ascii="Arial" w:eastAsia="Arial" w:hAnsi="Arial" w:cs="Arial"/>
        </w:rPr>
        <w:tab/>
      </w:r>
      <w:r>
        <w:rPr>
          <w:rFonts w:ascii="Arial" w:eastAsia="Arial" w:hAnsi="Arial" w:cs="Arial"/>
        </w:rPr>
        <w:tab/>
      </w:r>
      <w:r w:rsidR="00021B23" w:rsidRPr="00F9235C">
        <w:rPr>
          <w:rFonts w:ascii="Arial" w:eastAsia="Arial" w:hAnsi="Arial" w:cs="Arial"/>
        </w:rPr>
        <w:t>moet kunnen uitoefenen.</w:t>
      </w:r>
    </w:p>
    <w:p w14:paraId="25AA6A04" w14:textId="77777777" w:rsidR="000C07FB" w:rsidRDefault="000C07FB" w:rsidP="000C07FB">
      <w:pPr>
        <w:pStyle w:val="Lijstalinea"/>
        <w:spacing w:line="320" w:lineRule="exact"/>
        <w:ind w:left="1134"/>
        <w:rPr>
          <w:rFonts w:ascii="Arial" w:eastAsia="Arial" w:hAnsi="Arial" w:cs="Arial"/>
        </w:rPr>
      </w:pPr>
      <w:r>
        <w:rPr>
          <w:rFonts w:ascii="Arial" w:eastAsia="Arial" w:hAnsi="Arial" w:cs="Arial"/>
        </w:rPr>
        <w:tab/>
      </w:r>
      <w:r>
        <w:rPr>
          <w:rFonts w:ascii="Arial" w:eastAsia="Arial" w:hAnsi="Arial" w:cs="Arial"/>
        </w:rPr>
        <w:tab/>
        <w:t xml:space="preserve">. </w:t>
      </w:r>
      <w:r w:rsidR="00021B23" w:rsidRPr="000C07FB">
        <w:rPr>
          <w:rFonts w:ascii="Arial" w:eastAsia="Arial" w:hAnsi="Arial" w:cs="Arial"/>
          <w:i/>
          <w:iCs/>
        </w:rPr>
        <w:t>Een bewijs van deelkwalificatie</w:t>
      </w:r>
    </w:p>
    <w:p w14:paraId="57CC7908" w14:textId="77777777" w:rsidR="00C21B25" w:rsidRDefault="000C07FB" w:rsidP="00C21B25">
      <w:pPr>
        <w:pStyle w:val="Lijstalinea"/>
        <w:spacing w:line="320" w:lineRule="exact"/>
        <w:ind w:left="1134"/>
        <w:rPr>
          <w:rFonts w:ascii="Arial" w:eastAsia="Arial" w:hAnsi="Arial" w:cs="Arial"/>
        </w:rPr>
      </w:pPr>
      <w:r>
        <w:rPr>
          <w:rFonts w:ascii="Arial" w:eastAsia="Arial" w:hAnsi="Arial" w:cs="Arial"/>
        </w:rPr>
        <w:tab/>
      </w:r>
      <w:r>
        <w:rPr>
          <w:rFonts w:ascii="Arial" w:eastAsia="Arial" w:hAnsi="Arial" w:cs="Arial"/>
        </w:rPr>
        <w:tab/>
      </w:r>
      <w:r w:rsidR="00021B23" w:rsidRPr="000C07FB">
        <w:rPr>
          <w:rFonts w:ascii="Arial" w:eastAsia="Arial" w:hAnsi="Arial" w:cs="Arial"/>
        </w:rPr>
        <w:t xml:space="preserve">Je krijgt een bewijs van deelkwalificatie als je niet slaagt voor alle competenties die </w:t>
      </w:r>
      <w:r>
        <w:rPr>
          <w:rFonts w:ascii="Arial" w:eastAsia="Arial" w:hAnsi="Arial" w:cs="Arial"/>
        </w:rPr>
        <w:tab/>
      </w:r>
      <w:r>
        <w:rPr>
          <w:rFonts w:ascii="Arial" w:eastAsia="Arial" w:hAnsi="Arial" w:cs="Arial"/>
        </w:rPr>
        <w:tab/>
      </w:r>
      <w:r w:rsidR="00021B23" w:rsidRPr="000C07FB">
        <w:rPr>
          <w:rFonts w:ascii="Arial" w:eastAsia="Arial" w:hAnsi="Arial" w:cs="Arial"/>
        </w:rPr>
        <w:t xml:space="preserve">deel uitmaken van de beroepskwalificatie maar wel voor een afgerond geheel van </w:t>
      </w:r>
      <w:r>
        <w:rPr>
          <w:rFonts w:ascii="Arial" w:eastAsia="Arial" w:hAnsi="Arial" w:cs="Arial"/>
        </w:rPr>
        <w:tab/>
      </w:r>
      <w:r>
        <w:rPr>
          <w:rFonts w:ascii="Arial" w:eastAsia="Arial" w:hAnsi="Arial" w:cs="Arial"/>
        </w:rPr>
        <w:tab/>
      </w:r>
      <w:r w:rsidR="00021B23" w:rsidRPr="000C07FB">
        <w:rPr>
          <w:rFonts w:ascii="Arial" w:eastAsia="Arial" w:hAnsi="Arial" w:cs="Arial"/>
        </w:rPr>
        <w:t>competenties uit de beroepskwalificatie dat relevant is voor de arbeidsmarkt.</w:t>
      </w:r>
    </w:p>
    <w:p w14:paraId="14F9F774" w14:textId="5A097101" w:rsidR="00D1308A" w:rsidRPr="00C21B25" w:rsidRDefault="00C21B25" w:rsidP="00C21B25">
      <w:pPr>
        <w:pStyle w:val="Lijstalinea"/>
        <w:spacing w:line="320" w:lineRule="exact"/>
        <w:ind w:left="1134"/>
        <w:rPr>
          <w:rFonts w:ascii="Arial" w:eastAsia="Arial" w:hAnsi="Arial" w:cs="Arial"/>
        </w:rPr>
      </w:pPr>
      <w:r>
        <w:rPr>
          <w:rFonts w:ascii="Arial" w:eastAsia="Arial" w:hAnsi="Arial" w:cs="Arial"/>
        </w:rPr>
        <w:tab/>
      </w:r>
      <w:r>
        <w:rPr>
          <w:rFonts w:ascii="Arial" w:eastAsia="Arial" w:hAnsi="Arial" w:cs="Arial"/>
        </w:rPr>
        <w:tab/>
        <w:t xml:space="preserve">. </w:t>
      </w:r>
      <w:r w:rsidR="006B7D7C">
        <w:rPr>
          <w:rFonts w:ascii="Arial" w:eastAsia="Arial" w:hAnsi="Arial" w:cs="Arial"/>
          <w:i/>
          <w:iCs/>
        </w:rPr>
        <w:t>e</w:t>
      </w:r>
      <w:r w:rsidR="00021B23" w:rsidRPr="00C21B25">
        <w:rPr>
          <w:rFonts w:ascii="Arial" w:eastAsia="Arial" w:hAnsi="Arial" w:cs="Arial"/>
          <w:i/>
          <w:iCs/>
        </w:rPr>
        <w:t>en bewijs van competenties</w:t>
      </w:r>
      <w:r w:rsidR="00021B23" w:rsidRPr="00C21B25">
        <w:rPr>
          <w:rFonts w:ascii="Arial" w:eastAsia="Arial" w:hAnsi="Arial" w:cs="Arial"/>
        </w:rPr>
        <w:br/>
      </w:r>
      <w:r w:rsidR="006B7D7C">
        <w:rPr>
          <w:rFonts w:ascii="Arial" w:eastAsia="Arial" w:hAnsi="Arial" w:cs="Arial"/>
        </w:rPr>
        <w:tab/>
      </w:r>
      <w:r w:rsidR="006B7D7C">
        <w:rPr>
          <w:rFonts w:ascii="Arial" w:eastAsia="Arial" w:hAnsi="Arial" w:cs="Arial"/>
        </w:rPr>
        <w:tab/>
      </w:r>
      <w:r w:rsidR="00021B23" w:rsidRPr="00C21B25">
        <w:rPr>
          <w:rFonts w:ascii="Arial" w:eastAsia="Arial" w:hAnsi="Arial" w:cs="Arial"/>
        </w:rPr>
        <w:t xml:space="preserve">Je krijgt een bewijs van competenties als je geen afgerond geheel van competenties </w:t>
      </w:r>
      <w:r w:rsidR="006B7D7C">
        <w:rPr>
          <w:rFonts w:ascii="Arial" w:eastAsia="Arial" w:hAnsi="Arial" w:cs="Arial"/>
        </w:rPr>
        <w:tab/>
      </w:r>
      <w:r w:rsidR="006B7D7C">
        <w:rPr>
          <w:rFonts w:ascii="Arial" w:eastAsia="Arial" w:hAnsi="Arial" w:cs="Arial"/>
        </w:rPr>
        <w:tab/>
      </w:r>
      <w:r w:rsidR="00021B23" w:rsidRPr="00C21B25">
        <w:rPr>
          <w:rFonts w:ascii="Arial" w:eastAsia="Arial" w:hAnsi="Arial" w:cs="Arial"/>
        </w:rPr>
        <w:t xml:space="preserve">bereikt. Op dit bewijs staan de afzonderlijke onderdelen die je behaalt. Je kunt dit </w:t>
      </w:r>
      <w:r w:rsidR="006B7D7C">
        <w:rPr>
          <w:rFonts w:ascii="Arial" w:eastAsia="Arial" w:hAnsi="Arial" w:cs="Arial"/>
        </w:rPr>
        <w:tab/>
      </w:r>
      <w:r w:rsidR="006B7D7C">
        <w:rPr>
          <w:rFonts w:ascii="Arial" w:eastAsia="Arial" w:hAnsi="Arial" w:cs="Arial"/>
        </w:rPr>
        <w:tab/>
      </w:r>
      <w:r w:rsidR="00021B23" w:rsidRPr="00C21B25">
        <w:rPr>
          <w:rFonts w:ascii="Arial" w:eastAsia="Arial" w:hAnsi="Arial" w:cs="Arial"/>
        </w:rPr>
        <w:t xml:space="preserve">bewijs daarnaast ook krijgen als je bovenop een beroepskwalificatie of </w:t>
      </w:r>
      <w:r w:rsidR="006B7D7C">
        <w:rPr>
          <w:rFonts w:ascii="Arial" w:eastAsia="Arial" w:hAnsi="Arial" w:cs="Arial"/>
        </w:rPr>
        <w:tab/>
      </w:r>
      <w:r w:rsidR="006B7D7C">
        <w:rPr>
          <w:rFonts w:ascii="Arial" w:eastAsia="Arial" w:hAnsi="Arial" w:cs="Arial"/>
        </w:rPr>
        <w:tab/>
      </w:r>
      <w:r w:rsidR="006B7D7C">
        <w:rPr>
          <w:rFonts w:ascii="Arial" w:eastAsia="Arial" w:hAnsi="Arial" w:cs="Arial"/>
        </w:rPr>
        <w:tab/>
      </w:r>
      <w:r w:rsidR="006B7D7C">
        <w:rPr>
          <w:rFonts w:ascii="Arial" w:eastAsia="Arial" w:hAnsi="Arial" w:cs="Arial"/>
        </w:rPr>
        <w:tab/>
      </w:r>
      <w:r w:rsidR="00021B23" w:rsidRPr="00C21B25">
        <w:rPr>
          <w:rFonts w:ascii="Arial" w:eastAsia="Arial" w:hAnsi="Arial" w:cs="Arial"/>
        </w:rPr>
        <w:t xml:space="preserve">deelkwalificatie nog verschillende andere competenties behaalt zonder dat dit echter </w:t>
      </w:r>
      <w:r w:rsidR="006B7D7C">
        <w:rPr>
          <w:rFonts w:ascii="Arial" w:eastAsia="Arial" w:hAnsi="Arial" w:cs="Arial"/>
        </w:rPr>
        <w:tab/>
      </w:r>
      <w:r w:rsidR="006B7D7C">
        <w:rPr>
          <w:rFonts w:ascii="Arial" w:eastAsia="Arial" w:hAnsi="Arial" w:cs="Arial"/>
        </w:rPr>
        <w:tab/>
      </w:r>
      <w:r w:rsidR="00021B23" w:rsidRPr="00C21B25">
        <w:rPr>
          <w:rFonts w:ascii="Arial" w:eastAsia="Arial" w:hAnsi="Arial" w:cs="Arial"/>
        </w:rPr>
        <w:t>een afgerond geheel van competenties vorm</w:t>
      </w:r>
      <w:r w:rsidR="004B1B34" w:rsidRPr="00C21B25">
        <w:rPr>
          <w:rFonts w:ascii="Arial" w:eastAsia="Arial" w:hAnsi="Arial" w:cs="Arial"/>
        </w:rPr>
        <w:t>t</w:t>
      </w:r>
      <w:r w:rsidR="0014075D" w:rsidRPr="00C21B25">
        <w:rPr>
          <w:rFonts w:ascii="Arial" w:eastAsia="Arial" w:hAnsi="Arial" w:cs="Arial"/>
        </w:rPr>
        <w:t>.</w:t>
      </w:r>
    </w:p>
    <w:p w14:paraId="741C87BF" w14:textId="3D15EB42" w:rsidR="004A5A3F" w:rsidRPr="007A4380" w:rsidRDefault="00801F18" w:rsidP="004A5A3F">
      <w:pPr>
        <w:spacing w:line="320" w:lineRule="exact"/>
        <w:rPr>
          <w:rFonts w:ascii="Arial" w:eastAsia="Arial" w:hAnsi="Arial" w:cs="Arial"/>
          <w:lang w:val="nl-NL"/>
        </w:rPr>
      </w:pPr>
      <w:r w:rsidRPr="007A4380">
        <w:rPr>
          <w:rFonts w:ascii="Arial" w:eastAsia="Arial" w:hAnsi="Arial" w:cs="Arial"/>
          <w:lang w:val="nl-NL"/>
        </w:rPr>
        <w:t xml:space="preserve">Een </w:t>
      </w:r>
      <w:r w:rsidR="1EA13078" w:rsidRPr="007A4380">
        <w:rPr>
          <w:rFonts w:ascii="Arial" w:eastAsia="Arial" w:hAnsi="Arial" w:cs="Arial"/>
          <w:lang w:val="nl-NL"/>
        </w:rPr>
        <w:t>oriënteringsattest is bindend, ook als je van school verandert.</w:t>
      </w:r>
    </w:p>
    <w:p w14:paraId="679DA5AC" w14:textId="7776FE57" w:rsidR="004A5A3F" w:rsidRPr="007A4380" w:rsidRDefault="00933251" w:rsidP="004A5A3F">
      <w:pPr>
        <w:pStyle w:val="Normaalweb"/>
        <w:spacing w:before="0" w:beforeAutospacing="0" w:after="0" w:afterAutospacing="0" w:line="320" w:lineRule="exact"/>
        <w:rPr>
          <w:rFonts w:ascii="Arial" w:hAnsi="Arial" w:cs="Arial"/>
          <w:sz w:val="20"/>
          <w:szCs w:val="20"/>
        </w:rPr>
      </w:pPr>
      <w:bookmarkStart w:id="99" w:name="_Hlk80784090"/>
      <w:r w:rsidRPr="007A4380">
        <w:rPr>
          <w:rFonts w:ascii="Arial" w:hAnsi="Arial" w:cs="Arial"/>
          <w:sz w:val="20"/>
          <w:szCs w:val="20"/>
        </w:rPr>
        <w:t>Overweeg je om je leerjaar over te zitten?</w:t>
      </w:r>
    </w:p>
    <w:p w14:paraId="3193CD0F" w14:textId="77777777" w:rsidR="00E73ABF" w:rsidRPr="007A4380" w:rsidRDefault="00E73ABF"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1</w:t>
      </w:r>
      <w:r w:rsidRPr="007A4380">
        <w:rPr>
          <w:rFonts w:ascii="Arial" w:eastAsia="Arial" w:hAnsi="Arial" w:cs="Arial"/>
          <w:vertAlign w:val="superscript"/>
        </w:rPr>
        <w:t>ste</w:t>
      </w:r>
      <w:r w:rsidRPr="007A4380">
        <w:rPr>
          <w:rFonts w:ascii="Arial" w:eastAsia="Arial" w:hAnsi="Arial" w:cs="Arial"/>
        </w:rPr>
        <w:t xml:space="preserve"> leerjaar A of B een oriënteringsattest A zonder beperkingen, dan is overzitten in hetzelfde structuuronderdeel niet mogelijk. Je kan na het behalen van een oriënteringsattest A zonder beperkingen in 1B wel de overstap maken naar 1A.</w:t>
      </w:r>
    </w:p>
    <w:p w14:paraId="219BA4B7" w14:textId="77777777" w:rsidR="00E73ABF" w:rsidRPr="007A4380" w:rsidRDefault="00E73ABF"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1</w:t>
      </w:r>
      <w:r w:rsidRPr="007A4380">
        <w:rPr>
          <w:rFonts w:ascii="Arial" w:eastAsia="Arial" w:hAnsi="Arial" w:cs="Arial"/>
          <w:vertAlign w:val="superscript"/>
        </w:rPr>
        <w:t>ste</w:t>
      </w:r>
      <w:r w:rsidRPr="007A4380">
        <w:rPr>
          <w:rFonts w:ascii="Arial" w:eastAsia="Arial" w:hAnsi="Arial" w:cs="Arial"/>
        </w:rPr>
        <w:t xml:space="preserve"> leerjaar A of B een oriënteringsattest A met beperkingen, dan kan je in principe niet overzitten in 1A of 1B. Indien je echter in 1A of 1B een oriënteringsattest met uitsluiting van de toegang tot minstens de helft van alle bestaande basisopties van 2A of 2B behaalt, dan kan je er wel voor kiezen om het leerjaar over te zitten.</w:t>
      </w:r>
    </w:p>
    <w:p w14:paraId="1AC390D5" w14:textId="77777777" w:rsidR="00B8163D" w:rsidRPr="007A4380" w:rsidRDefault="00E73ABF"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1</w:t>
      </w:r>
      <w:r w:rsidRPr="007A4380">
        <w:rPr>
          <w:rFonts w:ascii="Arial" w:eastAsia="Arial" w:hAnsi="Arial" w:cs="Arial"/>
          <w:vertAlign w:val="superscript"/>
        </w:rPr>
        <w:t>ste</w:t>
      </w:r>
      <w:r w:rsidRPr="007A4380">
        <w:rPr>
          <w:rFonts w:ascii="Arial" w:eastAsia="Arial" w:hAnsi="Arial" w:cs="Arial"/>
        </w:rPr>
        <w:t xml:space="preserve"> leerjaar A of B een oriënteringsattest </w:t>
      </w:r>
      <w:r w:rsidR="00B8163D" w:rsidRPr="007A4380">
        <w:rPr>
          <w:rFonts w:ascii="Arial" w:eastAsia="Arial" w:hAnsi="Arial" w:cs="Arial"/>
        </w:rPr>
        <w:t>C, dan kan je er steeds voor kiezen om het leerjaar over te zitten.</w:t>
      </w:r>
    </w:p>
    <w:p w14:paraId="2673164D" w14:textId="77777777" w:rsidR="00B8163D" w:rsidRPr="007A4380" w:rsidRDefault="00B8163D"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2</w:t>
      </w:r>
      <w:r w:rsidRPr="007A4380">
        <w:rPr>
          <w:rFonts w:ascii="Arial" w:eastAsia="Arial" w:hAnsi="Arial" w:cs="Arial"/>
          <w:vertAlign w:val="superscript"/>
        </w:rPr>
        <w:t>de</w:t>
      </w:r>
      <w:r w:rsidRPr="007A4380">
        <w:rPr>
          <w:rFonts w:ascii="Arial" w:eastAsia="Arial" w:hAnsi="Arial" w:cs="Arial"/>
        </w:rPr>
        <w:t xml:space="preserve"> leerjaar van de eerste graad en de hogere leerjaren een oriënteringsattest A, dan kan je beslissen om je leerjaar over te zitten in een andere studierichting.</w:t>
      </w:r>
    </w:p>
    <w:p w14:paraId="79706883" w14:textId="0AF9E269" w:rsidR="00C92593" w:rsidRPr="007A4380" w:rsidRDefault="00B8163D"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2</w:t>
      </w:r>
      <w:r w:rsidRPr="007A4380">
        <w:rPr>
          <w:rFonts w:ascii="Arial" w:eastAsia="Arial" w:hAnsi="Arial" w:cs="Arial"/>
          <w:vertAlign w:val="superscript"/>
        </w:rPr>
        <w:t>de</w:t>
      </w:r>
      <w:r w:rsidRPr="007A4380">
        <w:rPr>
          <w:rFonts w:ascii="Arial" w:eastAsia="Arial" w:hAnsi="Arial" w:cs="Arial"/>
        </w:rPr>
        <w:t xml:space="preserve"> leerjaar van de eerste graad en </w:t>
      </w:r>
      <w:r w:rsidRPr="00F646B3">
        <w:rPr>
          <w:rFonts w:ascii="Arial" w:eastAsia="Arial" w:hAnsi="Arial" w:cs="Arial"/>
        </w:rPr>
        <w:t xml:space="preserve">de </w:t>
      </w:r>
      <w:r w:rsidR="00006C2C" w:rsidRPr="00F646B3">
        <w:rPr>
          <w:rFonts w:ascii="Arial" w:eastAsia="Arial" w:hAnsi="Arial" w:cs="Arial"/>
        </w:rPr>
        <w:t xml:space="preserve">leerjaren van de tweede graad </w:t>
      </w:r>
      <w:r w:rsidRPr="007A4380">
        <w:rPr>
          <w:rFonts w:ascii="Arial" w:eastAsia="Arial" w:hAnsi="Arial" w:cs="Arial"/>
        </w:rPr>
        <w:t>een oriënteringsattest B, dan heb je voor het overzitten van het leerjaar in dezelfde of een andere studierichting, een gunstig</w:t>
      </w:r>
      <w:r w:rsidR="00A65C71">
        <w:rPr>
          <w:rFonts w:ascii="Arial" w:eastAsia="Arial" w:hAnsi="Arial" w:cs="Arial"/>
        </w:rPr>
        <w:t xml:space="preserve">e </w:t>
      </w:r>
      <w:r w:rsidR="00A65C71" w:rsidRPr="001054F3">
        <w:rPr>
          <w:rFonts w:ascii="Arial" w:eastAsia="Arial" w:hAnsi="Arial" w:cs="Arial"/>
          <w:highlight w:val="lightGray"/>
        </w:rPr>
        <w:t>beslis</w:t>
      </w:r>
      <w:r w:rsidR="27806366" w:rsidRPr="001054F3">
        <w:rPr>
          <w:rFonts w:ascii="Arial" w:eastAsia="Arial" w:hAnsi="Arial" w:cs="Arial"/>
          <w:highlight w:val="lightGray"/>
        </w:rPr>
        <w:t>sing</w:t>
      </w:r>
      <w:r w:rsidRPr="00F646B3">
        <w:rPr>
          <w:rFonts w:ascii="Arial" w:eastAsia="Arial" w:hAnsi="Arial" w:cs="Arial"/>
        </w:rPr>
        <w:t xml:space="preserve"> </w:t>
      </w:r>
      <w:r w:rsidRPr="007A4380">
        <w:rPr>
          <w:rFonts w:ascii="Arial" w:eastAsia="Arial" w:hAnsi="Arial" w:cs="Arial"/>
        </w:rPr>
        <w:t xml:space="preserve">van de delibererende klassenraad nodig. Enkel in geval van een gunstig advies inzake overzitten heb je de mogelijkheid om het leerjaar over te zitten. </w:t>
      </w:r>
      <w:r w:rsidR="00C92593" w:rsidRPr="007A4380">
        <w:rPr>
          <w:rFonts w:ascii="Arial" w:eastAsia="Arial" w:hAnsi="Arial" w:cs="Arial"/>
        </w:rPr>
        <w:t>Heeft de klassenraad een ongunstig advies inzake overzitten gegeven, dan is overzitten in dat leerjaar niet mogelijk.</w:t>
      </w:r>
    </w:p>
    <w:p w14:paraId="1595FA5E" w14:textId="6833EC42" w:rsidR="00C92593" w:rsidRPr="007A4380" w:rsidRDefault="00C92593"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2</w:t>
      </w:r>
      <w:r w:rsidRPr="007A4380">
        <w:rPr>
          <w:rFonts w:ascii="Arial" w:eastAsia="Arial" w:hAnsi="Arial" w:cs="Arial"/>
          <w:vertAlign w:val="superscript"/>
        </w:rPr>
        <w:t>de</w:t>
      </w:r>
      <w:r w:rsidRPr="007A4380">
        <w:rPr>
          <w:rFonts w:ascii="Arial" w:eastAsia="Arial" w:hAnsi="Arial" w:cs="Arial"/>
        </w:rPr>
        <w:t xml:space="preserve"> leerjaar van de eerste graad en de leerjaren van de tweede graad een oriënteringsattest B met clausulering voor alle studierichtingen van drie van de vier onderwijsvormen of voor alle studierichtingen van twee van de drie </w:t>
      </w:r>
      <w:proofErr w:type="spellStart"/>
      <w:r w:rsidRPr="007A4380">
        <w:rPr>
          <w:rFonts w:ascii="Arial" w:eastAsia="Arial" w:hAnsi="Arial" w:cs="Arial"/>
        </w:rPr>
        <w:t>finaliteiten</w:t>
      </w:r>
      <w:proofErr w:type="spellEnd"/>
      <w:r w:rsidRPr="007A4380">
        <w:rPr>
          <w:rFonts w:ascii="Arial" w:eastAsia="Arial" w:hAnsi="Arial" w:cs="Arial"/>
        </w:rPr>
        <w:t>, dan geeft de klassenraad geen advies inzake overzitten. Je kan er dan voor kiezen om het leerjaar in hetzelfde of een ander structuuronderdeel over te zitten.</w:t>
      </w:r>
    </w:p>
    <w:p w14:paraId="5254C144" w14:textId="66E32875" w:rsidR="00E73ABF" w:rsidRPr="00140040" w:rsidRDefault="00C92593"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2</w:t>
      </w:r>
      <w:r w:rsidRPr="007A4380">
        <w:rPr>
          <w:rFonts w:ascii="Arial" w:eastAsia="Arial" w:hAnsi="Arial" w:cs="Arial"/>
          <w:vertAlign w:val="superscript"/>
        </w:rPr>
        <w:t>de</w:t>
      </w:r>
      <w:r w:rsidRPr="007A4380">
        <w:rPr>
          <w:rFonts w:ascii="Arial" w:eastAsia="Arial" w:hAnsi="Arial" w:cs="Arial"/>
        </w:rPr>
        <w:t xml:space="preserve"> leerjaar van de eerste graad of de hogere leerjaren een oriënteringsattest C, dan kan je weliswaar steeds het leerjaar overzitten.</w:t>
      </w:r>
    </w:p>
    <w:bookmarkEnd w:id="99"/>
    <w:p w14:paraId="4E8DF926" w14:textId="3C2B4415" w:rsidR="00531217" w:rsidRPr="007A4380" w:rsidRDefault="1EA13078" w:rsidP="004A5A3F">
      <w:pPr>
        <w:spacing w:line="320" w:lineRule="exact"/>
        <w:rPr>
          <w:rFonts w:ascii="Arial" w:eastAsia="Arial" w:hAnsi="Arial" w:cs="Arial"/>
          <w:lang w:val="nl-NL"/>
        </w:rPr>
      </w:pPr>
      <w:r w:rsidRPr="007A4380">
        <w:rPr>
          <w:rFonts w:ascii="Arial" w:eastAsia="Arial" w:hAnsi="Arial" w:cs="Arial"/>
          <w:lang w:val="nl-NL"/>
        </w:rPr>
        <w:lastRenderedPageBreak/>
        <w:t>Na eindleerjaren van een graad krijg je een studiebewijs dat van waarde is in de maatschappij:</w:t>
      </w:r>
    </w:p>
    <w:p w14:paraId="20AD62A6" w14:textId="77777777" w:rsidR="00140040" w:rsidRDefault="1EA13078" w:rsidP="00140040">
      <w:pPr>
        <w:numPr>
          <w:ilvl w:val="0"/>
          <w:numId w:val="10"/>
        </w:numPr>
        <w:tabs>
          <w:tab w:val="clear" w:pos="720"/>
          <w:tab w:val="num" w:pos="1134"/>
        </w:tabs>
        <w:spacing w:after="0" w:line="288" w:lineRule="auto"/>
        <w:ind w:left="1135" w:hanging="284"/>
        <w:rPr>
          <w:rFonts w:ascii="Arial" w:eastAsia="Arial" w:hAnsi="Arial" w:cs="Arial"/>
          <w:lang w:val="nl-NL"/>
        </w:rPr>
      </w:pPr>
      <w:r w:rsidRPr="007A4380">
        <w:rPr>
          <w:rFonts w:ascii="Arial" w:eastAsia="Arial" w:hAnsi="Arial" w:cs="Arial"/>
          <w:lang w:val="nl-NL"/>
        </w:rPr>
        <w:t>een getuigschrift van de eerste graad,</w:t>
      </w:r>
    </w:p>
    <w:p w14:paraId="765BB0EA" w14:textId="6BE73A1D" w:rsidR="00531217" w:rsidRPr="00140040" w:rsidRDefault="1EA13078" w:rsidP="00140040">
      <w:pPr>
        <w:numPr>
          <w:ilvl w:val="0"/>
          <w:numId w:val="10"/>
        </w:numPr>
        <w:tabs>
          <w:tab w:val="clear" w:pos="720"/>
          <w:tab w:val="num" w:pos="1134"/>
        </w:tabs>
        <w:spacing w:after="0" w:line="288" w:lineRule="auto"/>
        <w:ind w:left="1135" w:hanging="284"/>
        <w:rPr>
          <w:rFonts w:ascii="Arial" w:eastAsia="Arial" w:hAnsi="Arial" w:cs="Arial"/>
          <w:lang w:val="nl-NL"/>
        </w:rPr>
      </w:pPr>
      <w:r w:rsidRPr="00140040">
        <w:rPr>
          <w:rFonts w:ascii="Arial" w:eastAsia="Arial" w:hAnsi="Arial" w:cs="Arial"/>
          <w:lang w:val="nl-NL"/>
        </w:rPr>
        <w:t>een getuigschrift van de tweede graad,</w:t>
      </w:r>
    </w:p>
    <w:p w14:paraId="369EE9E9" w14:textId="23A44566" w:rsidR="00531217" w:rsidRPr="00B043E6" w:rsidRDefault="1EA13078" w:rsidP="00140040">
      <w:pPr>
        <w:numPr>
          <w:ilvl w:val="0"/>
          <w:numId w:val="10"/>
        </w:numPr>
        <w:tabs>
          <w:tab w:val="clear" w:pos="720"/>
          <w:tab w:val="num" w:pos="1134"/>
        </w:tabs>
        <w:spacing w:after="0" w:line="288" w:lineRule="auto"/>
        <w:ind w:left="1135" w:hanging="284"/>
        <w:rPr>
          <w:rFonts w:ascii="Arial" w:eastAsia="Arial" w:hAnsi="Arial" w:cs="Arial"/>
          <w:lang w:val="nl-NL"/>
        </w:rPr>
      </w:pPr>
      <w:r w:rsidRPr="007A4380">
        <w:rPr>
          <w:rFonts w:ascii="Arial" w:eastAsia="Arial" w:hAnsi="Arial" w:cs="Arial"/>
          <w:lang w:val="nl-NL"/>
        </w:rPr>
        <w:t xml:space="preserve">een </w:t>
      </w:r>
      <w:r w:rsidRPr="00B043E6">
        <w:rPr>
          <w:rFonts w:ascii="Arial" w:eastAsia="Arial" w:hAnsi="Arial" w:cs="Arial"/>
          <w:lang w:val="nl-NL"/>
        </w:rPr>
        <w:t>diploma van secundair onderwijs</w:t>
      </w:r>
      <w:r w:rsidR="009C060A" w:rsidRPr="00B043E6">
        <w:rPr>
          <w:rFonts w:ascii="Arial" w:eastAsia="Arial" w:hAnsi="Arial" w:cs="Arial"/>
          <w:lang w:val="nl-NL"/>
        </w:rPr>
        <w:t>, onderwijskwalificatie niveau 3 (OK3)</w:t>
      </w:r>
      <w:r w:rsidR="00C87240" w:rsidRPr="00B043E6">
        <w:rPr>
          <w:rFonts w:ascii="Arial" w:eastAsia="Arial" w:hAnsi="Arial" w:cs="Arial"/>
          <w:lang w:val="nl-NL"/>
        </w:rPr>
        <w:t xml:space="preserve"> </w:t>
      </w:r>
      <w:r w:rsidRPr="00B043E6">
        <w:rPr>
          <w:rFonts w:ascii="Arial" w:eastAsia="Arial" w:hAnsi="Arial" w:cs="Arial"/>
          <w:lang w:val="nl-NL"/>
        </w:rPr>
        <w:t>(op het einde van het tweede leerjaar van de derde graad</w:t>
      </w:r>
      <w:r w:rsidR="009C060A" w:rsidRPr="00B043E6">
        <w:rPr>
          <w:rFonts w:ascii="Arial" w:eastAsia="Arial" w:hAnsi="Arial" w:cs="Arial"/>
          <w:lang w:val="nl-NL"/>
        </w:rPr>
        <w:t xml:space="preserve"> in de A-finaliteit</w:t>
      </w:r>
      <w:r w:rsidR="00C87240" w:rsidRPr="00B043E6">
        <w:rPr>
          <w:rFonts w:ascii="Arial" w:eastAsia="Arial" w:hAnsi="Arial" w:cs="Arial"/>
          <w:lang w:val="nl-NL"/>
        </w:rPr>
        <w:t>)</w:t>
      </w:r>
      <w:r w:rsidR="00275939" w:rsidRPr="00B043E6">
        <w:rPr>
          <w:rFonts w:ascii="Arial" w:eastAsia="Arial" w:hAnsi="Arial" w:cs="Arial"/>
          <w:lang w:val="nl-NL"/>
        </w:rPr>
        <w:t>,</w:t>
      </w:r>
    </w:p>
    <w:p w14:paraId="420B47E4" w14:textId="70072D4C" w:rsidR="00526EF5" w:rsidRPr="00B043E6" w:rsidRDefault="00526EF5" w:rsidP="00140040">
      <w:pPr>
        <w:numPr>
          <w:ilvl w:val="0"/>
          <w:numId w:val="10"/>
        </w:numPr>
        <w:tabs>
          <w:tab w:val="clear" w:pos="720"/>
          <w:tab w:val="num" w:pos="1134"/>
        </w:tabs>
        <w:spacing w:after="0" w:line="288" w:lineRule="auto"/>
        <w:ind w:left="1135" w:hanging="284"/>
        <w:rPr>
          <w:rFonts w:ascii="Arial" w:eastAsia="Arial" w:hAnsi="Arial" w:cs="Arial"/>
          <w:lang w:val="nl-NL"/>
        </w:rPr>
      </w:pPr>
      <w:r w:rsidRPr="00B043E6">
        <w:rPr>
          <w:rFonts w:ascii="Arial" w:eastAsia="Arial" w:hAnsi="Arial" w:cs="Arial"/>
          <w:lang w:val="nl-NL"/>
        </w:rPr>
        <w:t>een diploma van secundair onderwijs</w:t>
      </w:r>
      <w:r w:rsidR="00C87240" w:rsidRPr="00B043E6">
        <w:rPr>
          <w:rFonts w:ascii="Arial" w:eastAsia="Arial" w:hAnsi="Arial" w:cs="Arial"/>
          <w:lang w:val="nl-NL"/>
        </w:rPr>
        <w:t xml:space="preserve">, onderwijskwalificatie niveau 4 (OK4) </w:t>
      </w:r>
      <w:r w:rsidRPr="00B043E6">
        <w:rPr>
          <w:rFonts w:ascii="Arial" w:eastAsia="Arial" w:hAnsi="Arial" w:cs="Arial"/>
          <w:lang w:val="nl-NL"/>
        </w:rPr>
        <w:t xml:space="preserve">(op het einde van </w:t>
      </w:r>
      <w:r w:rsidR="000C693B" w:rsidRPr="00B043E6">
        <w:rPr>
          <w:rFonts w:ascii="Arial" w:eastAsia="Arial" w:hAnsi="Arial" w:cs="Arial"/>
          <w:lang w:val="nl-NL"/>
        </w:rPr>
        <w:t>het tweede leerjaar van de derde graad in de D- en D/A-finaliteit)</w:t>
      </w:r>
      <w:r w:rsidR="00275939" w:rsidRPr="00B043E6">
        <w:rPr>
          <w:rFonts w:ascii="Arial" w:eastAsia="Arial" w:hAnsi="Arial" w:cs="Arial"/>
          <w:lang w:val="nl-NL"/>
        </w:rPr>
        <w:t>,</w:t>
      </w:r>
    </w:p>
    <w:p w14:paraId="47557E80" w14:textId="3E854D86" w:rsidR="00140040" w:rsidRPr="00B06FDF" w:rsidRDefault="5B881C1D" w:rsidP="00530CB5">
      <w:pPr>
        <w:numPr>
          <w:ilvl w:val="0"/>
          <w:numId w:val="10"/>
        </w:numPr>
        <w:tabs>
          <w:tab w:val="clear" w:pos="720"/>
          <w:tab w:val="num" w:pos="1134"/>
        </w:tabs>
        <w:spacing w:after="0" w:line="288" w:lineRule="auto"/>
        <w:ind w:left="1135" w:hanging="284"/>
        <w:rPr>
          <w:rFonts w:ascii="Arial" w:eastAsia="Arial" w:hAnsi="Arial" w:cs="Arial"/>
          <w:color w:val="92D050"/>
          <w:lang w:val="nl-NL"/>
        </w:rPr>
      </w:pPr>
      <w:r w:rsidRPr="2B339EEE">
        <w:rPr>
          <w:rFonts w:ascii="Arial" w:eastAsia="Arial" w:hAnsi="Arial" w:cs="Arial"/>
          <w:lang w:val="nl-NL"/>
        </w:rPr>
        <w:t>een bewijs van beroepskwalificatie op het einde van het 7</w:t>
      </w:r>
      <w:r w:rsidRPr="2B339EEE">
        <w:rPr>
          <w:rFonts w:ascii="Arial" w:eastAsia="Arial" w:hAnsi="Arial" w:cs="Arial"/>
          <w:vertAlign w:val="superscript"/>
          <w:lang w:val="nl-NL"/>
        </w:rPr>
        <w:t>de</w:t>
      </w:r>
      <w:r w:rsidRPr="2B339EEE">
        <w:rPr>
          <w:rFonts w:ascii="Arial" w:eastAsia="Arial" w:hAnsi="Arial" w:cs="Arial"/>
          <w:lang w:val="nl-NL"/>
        </w:rPr>
        <w:t xml:space="preserve"> jaar gericht op instroom arbeidsmarkt.</w:t>
      </w:r>
      <w:r w:rsidRPr="2B339EEE">
        <w:rPr>
          <w:rFonts w:ascii="Arial" w:eastAsia="Arial" w:hAnsi="Arial" w:cs="Arial"/>
          <w:color w:val="92D050"/>
          <w:lang w:val="nl-NL"/>
        </w:rPr>
        <w:t xml:space="preserve"> </w:t>
      </w:r>
    </w:p>
    <w:p w14:paraId="235AD4A4" w14:textId="77777777" w:rsidR="00B06FDF" w:rsidRDefault="00B06FDF" w:rsidP="00B06FDF">
      <w:pPr>
        <w:spacing w:after="0" w:line="288" w:lineRule="auto"/>
        <w:ind w:left="1135"/>
        <w:rPr>
          <w:rFonts w:ascii="Arial" w:eastAsia="Arial" w:hAnsi="Arial" w:cs="Arial"/>
          <w:lang w:val="nl-NL"/>
        </w:rPr>
      </w:pPr>
    </w:p>
    <w:p w14:paraId="7CFCD3E6" w14:textId="355BD453" w:rsidR="00472570" w:rsidRPr="00140040" w:rsidRDefault="00ED5C84" w:rsidP="00472570">
      <w:pPr>
        <w:pStyle w:val="Opsomming"/>
        <w:numPr>
          <w:ilvl w:val="0"/>
          <w:numId w:val="0"/>
        </w:numPr>
        <w:rPr>
          <w:rFonts w:ascii="Arial" w:eastAsia="Arial" w:hAnsi="Arial" w:cs="Arial"/>
          <w:color w:val="auto"/>
          <w:lang w:val="nl-NL"/>
        </w:rPr>
      </w:pPr>
      <w:r w:rsidRPr="00C25612">
        <w:rPr>
          <w:rFonts w:ascii="Arial" w:eastAsia="Arial" w:hAnsi="Arial" w:cs="Arial"/>
          <w:color w:val="auto"/>
          <w:highlight w:val="lightGray"/>
          <w:lang w:val="nl-NL"/>
        </w:rPr>
        <w:t>In een onderwijskwalificatie zit steeds het bewijs van slagen voor basisvorming vervat</w:t>
      </w:r>
      <w:r w:rsidRPr="00F761E5">
        <w:rPr>
          <w:rFonts w:ascii="Arial" w:eastAsia="Arial" w:hAnsi="Arial" w:cs="Arial"/>
          <w:color w:val="auto"/>
          <w:lang w:val="nl-NL"/>
        </w:rPr>
        <w:t xml:space="preserve">. </w:t>
      </w:r>
      <w:r w:rsidR="00472570" w:rsidRPr="00140040">
        <w:rPr>
          <w:rFonts w:ascii="Arial" w:eastAsia="Arial" w:hAnsi="Arial" w:cs="Arial"/>
          <w:color w:val="auto"/>
          <w:lang w:val="nl-NL"/>
        </w:rPr>
        <w:t>In de onderwijskwalificatie van de A- en D/A-finaliteit ligt het bewijs van beroepskwalificatie en eventueel het bewijs van deelkwalificatie vervat.</w:t>
      </w:r>
    </w:p>
    <w:p w14:paraId="075FE253" w14:textId="579096AF" w:rsidR="005C6033" w:rsidRPr="002E40C3"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In een beperkt aantal gevallen kan het gebeuren dat de delibererende klassenraad eind juni over onvoldoende gegevens beschikt om te kunnen beslissen of je het leerjaar met vrucht hebt beëindigd. Hij kan je dan bijkomende proeven opleggen in de loop van de zomervakantie om zo de nodige gegevens te verzamelen. </w:t>
      </w:r>
      <w:r w:rsidR="00790A7E" w:rsidRPr="007A4380">
        <w:rPr>
          <w:rFonts w:ascii="Arial" w:eastAsia="Arial" w:hAnsi="Arial" w:cs="Arial"/>
          <w:lang w:val="nl-NL"/>
        </w:rPr>
        <w:t xml:space="preserve">Tegen deze beslissing van de klassenraad om bijkomende proeven op te leggen is geen beroep mogelijk. </w:t>
      </w:r>
      <w:r w:rsidRPr="007A4380">
        <w:rPr>
          <w:rFonts w:ascii="Arial" w:eastAsia="Arial" w:hAnsi="Arial" w:cs="Arial"/>
          <w:lang w:val="nl-NL"/>
        </w:rPr>
        <w:t xml:space="preserve">Je wordt hiervan via het eindrapport en bijbehorende brief verwittigd. </w:t>
      </w:r>
      <w:r w:rsidRPr="002E40C3">
        <w:rPr>
          <w:rFonts w:ascii="Arial" w:eastAsia="Arial" w:hAnsi="Arial" w:cs="Arial"/>
          <w:lang w:val="nl-NL"/>
        </w:rPr>
        <w:t>Dit is echter</w:t>
      </w:r>
      <w:r w:rsidR="000819FD" w:rsidRPr="002E40C3">
        <w:rPr>
          <w:rFonts w:ascii="Arial" w:eastAsia="Arial" w:hAnsi="Arial" w:cs="Arial"/>
          <w:lang w:val="nl-NL"/>
        </w:rPr>
        <w:t xml:space="preserve"> </w:t>
      </w:r>
      <w:r w:rsidRPr="002E40C3">
        <w:rPr>
          <w:rFonts w:ascii="Arial" w:eastAsia="Arial" w:hAnsi="Arial" w:cs="Arial"/>
          <w:lang w:val="nl-NL"/>
        </w:rPr>
        <w:t>uitzonderlijk, deliberatiebeslissingen worden in beginsel genomen op 30 juni.</w:t>
      </w:r>
    </w:p>
    <w:p w14:paraId="0B4B131A" w14:textId="60F18F77" w:rsidR="00A92E38" w:rsidRPr="002E40C3" w:rsidRDefault="1EA13078" w:rsidP="1EA13078">
      <w:pPr>
        <w:pStyle w:val="Plattetekst3"/>
        <w:spacing w:line="320" w:lineRule="exact"/>
        <w:rPr>
          <w:rFonts w:ascii="Arial" w:eastAsia="Arial" w:hAnsi="Arial" w:cs="Arial"/>
          <w:color w:val="auto"/>
          <w:sz w:val="20"/>
        </w:rPr>
      </w:pPr>
      <w:r w:rsidRPr="002E40C3">
        <w:rPr>
          <w:rFonts w:ascii="Arial" w:eastAsia="Arial" w:hAnsi="Arial" w:cs="Arial"/>
          <w:color w:val="auto"/>
          <w:sz w:val="20"/>
        </w:rPr>
        <w:t xml:space="preserve">Leerlingen en ouders kunnen </w:t>
      </w:r>
      <w:r w:rsidR="000F3342" w:rsidRPr="002E40C3">
        <w:rPr>
          <w:rFonts w:ascii="Arial" w:eastAsia="Arial" w:hAnsi="Arial" w:cs="Arial"/>
          <w:color w:val="auto"/>
          <w:sz w:val="20"/>
        </w:rPr>
        <w:t>bijkomende proeven</w:t>
      </w:r>
      <w:r w:rsidRPr="002E40C3">
        <w:rPr>
          <w:rFonts w:ascii="Arial" w:eastAsia="Arial" w:hAnsi="Arial" w:cs="Arial"/>
          <w:color w:val="auto"/>
          <w:sz w:val="20"/>
        </w:rPr>
        <w:t xml:space="preserve"> niet als een recht opeisen.</w:t>
      </w:r>
    </w:p>
    <w:p w14:paraId="29BCB0B4" w14:textId="265FA1A0" w:rsidR="00076656" w:rsidRPr="002E40C3" w:rsidRDefault="000819FD" w:rsidP="1EA13078">
      <w:pPr>
        <w:pStyle w:val="Plattetekst3"/>
        <w:spacing w:line="320" w:lineRule="exact"/>
        <w:rPr>
          <w:rFonts w:ascii="Arial" w:eastAsia="Arial" w:hAnsi="Arial" w:cs="Arial"/>
          <w:color w:val="auto"/>
          <w:sz w:val="20"/>
        </w:rPr>
      </w:pPr>
      <w:r w:rsidRPr="002E40C3">
        <w:rPr>
          <w:rFonts w:ascii="Arial" w:eastAsia="Arial" w:hAnsi="Arial" w:cs="Arial"/>
          <w:color w:val="auto"/>
          <w:sz w:val="20"/>
        </w:rPr>
        <w:t>Enkel w</w:t>
      </w:r>
      <w:r w:rsidR="1EA13078" w:rsidRPr="002E40C3">
        <w:rPr>
          <w:rFonts w:ascii="Arial" w:eastAsia="Arial" w:hAnsi="Arial" w:cs="Arial"/>
          <w:color w:val="auto"/>
          <w:sz w:val="20"/>
        </w:rPr>
        <w:t xml:space="preserve">anneer de delibererende klassenraad van mening is dat er door frequente afwezigheden </w:t>
      </w:r>
      <w:r w:rsidR="000F3342" w:rsidRPr="002E40C3">
        <w:rPr>
          <w:rFonts w:ascii="Arial" w:eastAsia="Arial" w:hAnsi="Arial" w:cs="Arial"/>
          <w:color w:val="auto"/>
          <w:sz w:val="20"/>
        </w:rPr>
        <w:t xml:space="preserve">of onverwachtse tekorten </w:t>
      </w:r>
      <w:r w:rsidR="1EA13078" w:rsidRPr="002E40C3">
        <w:rPr>
          <w:rFonts w:ascii="Arial" w:eastAsia="Arial" w:hAnsi="Arial" w:cs="Arial"/>
          <w:color w:val="auto"/>
          <w:sz w:val="20"/>
        </w:rPr>
        <w:t>onvoldoende gegevens beschikbaar zijn om over te kunnen gaan tot het beantwoorden van de deliberatievraag, krijgt de leerling de kans bijkomende proeven af te leggen als het dossier op deze wijze vervolledigd kan worden. Vindt de delibererende klassenraad dat het dossier door bijkomende proeven niet kan vervolledigd worden, dan zal het besluit een C-attest zijn.</w:t>
      </w:r>
    </w:p>
    <w:p w14:paraId="3192E478" w14:textId="6FFD1E49" w:rsidR="00B53AB7" w:rsidRPr="002E40C3" w:rsidRDefault="1EA13078" w:rsidP="00140040">
      <w:pPr>
        <w:pStyle w:val="Plattetekst3"/>
        <w:spacing w:line="320" w:lineRule="exact"/>
        <w:rPr>
          <w:rFonts w:ascii="Arial" w:eastAsia="Arial" w:hAnsi="Arial" w:cs="Arial"/>
          <w:color w:val="auto"/>
          <w:sz w:val="20"/>
        </w:rPr>
      </w:pPr>
      <w:r w:rsidRPr="002E40C3">
        <w:rPr>
          <w:rFonts w:ascii="Arial" w:eastAsia="Arial" w:hAnsi="Arial" w:cs="Arial"/>
          <w:color w:val="auto"/>
          <w:sz w:val="20"/>
        </w:rPr>
        <w:t>Na het afnemen van de bijkomende proef, zal de voltallige delibererende klassenraad opnieuw samenkomen om te beraadslagen over de nieuwe globale situatie van de leerling en dit met inachtneming van al de resultaten en gegevens die reeds in juni voorlagen. Ten laatste op de eerste lesdag van het volgende schooljaar zal de klassenraad een beslissing nemen.</w:t>
      </w:r>
    </w:p>
    <w:p w14:paraId="4C563B1B" w14:textId="162220EE" w:rsidR="0087181B" w:rsidRPr="007A4380" w:rsidRDefault="0087181B" w:rsidP="00AE0183">
      <w:pPr>
        <w:spacing w:line="320" w:lineRule="exact"/>
        <w:rPr>
          <w:rFonts w:ascii="Arial" w:hAnsi="Arial" w:cs="Arial"/>
          <w:lang w:val="nl-NL"/>
        </w:rPr>
      </w:pPr>
      <w:r w:rsidRPr="007A4380">
        <w:rPr>
          <w:rFonts w:ascii="Arial" w:hAnsi="Arial" w:cs="Arial"/>
          <w:lang w:val="nl-NL"/>
        </w:rPr>
        <w:t xml:space="preserve">Volg je een individueel aangepast curriculum? Dan ontvang je op het einde van het schooljaar een attest van verworven bekwaamheden. Uitzonderlijk kan de </w:t>
      </w:r>
      <w:r w:rsidR="0041360D" w:rsidRPr="007A4380">
        <w:rPr>
          <w:rFonts w:ascii="Arial" w:hAnsi="Arial" w:cs="Arial"/>
          <w:lang w:val="nl-NL"/>
        </w:rPr>
        <w:t xml:space="preserve">delibererende </w:t>
      </w:r>
      <w:r w:rsidRPr="007A4380">
        <w:rPr>
          <w:rFonts w:ascii="Arial" w:hAnsi="Arial" w:cs="Arial"/>
          <w:lang w:val="nl-NL"/>
        </w:rPr>
        <w:t>klassenraad alsnog de gewone studiebekrachtiging uitreiken op voorwaarde dat hij de vooropgestelde doelen van het individueel aangepast curriculum als gelijkwaardig beschouwt met die van het gevolgde structuuronderdeel.</w:t>
      </w:r>
      <w:r w:rsidR="0041360D" w:rsidRPr="007A4380">
        <w:rPr>
          <w:rFonts w:ascii="Arial" w:hAnsi="Arial" w:cs="Arial"/>
          <w:lang w:val="nl-NL"/>
        </w:rPr>
        <w:t xml:space="preserve"> Volg je een individueel aangepast curriculum met een verslag </w:t>
      </w:r>
      <w:r w:rsidR="0041360D" w:rsidRPr="00FF4543">
        <w:rPr>
          <w:rFonts w:ascii="Arial" w:hAnsi="Arial" w:cs="Arial"/>
          <w:lang w:val="nl-NL"/>
        </w:rPr>
        <w:t>(</w:t>
      </w:r>
      <w:r w:rsidR="0041360D" w:rsidRPr="0047735B">
        <w:rPr>
          <w:rFonts w:ascii="Arial" w:hAnsi="Arial" w:cs="Arial"/>
          <w:lang w:val="nl-NL"/>
        </w:rPr>
        <w:t>opgemaakt vóór 1 september 2023</w:t>
      </w:r>
      <w:r w:rsidR="0041360D" w:rsidRPr="00FF4543">
        <w:rPr>
          <w:rFonts w:ascii="Arial" w:hAnsi="Arial" w:cs="Arial"/>
          <w:lang w:val="nl-NL"/>
        </w:rPr>
        <w:t>)</w:t>
      </w:r>
      <w:r w:rsidR="0041360D" w:rsidRPr="007A4380">
        <w:rPr>
          <w:rFonts w:ascii="Arial" w:hAnsi="Arial" w:cs="Arial"/>
          <w:lang w:val="nl-NL"/>
        </w:rPr>
        <w:t xml:space="preserve"> of IAC-verslag (opgemaakt vanaf 1 september 2023) voor OV3, dan kan de delibererende klassenraad onder bepaalde voorwaarden een getuigschrift van opleidingsvorm 3 </w:t>
      </w:r>
      <w:r w:rsidR="00A100EC" w:rsidRPr="00F761E5">
        <w:rPr>
          <w:rFonts w:ascii="Arial" w:hAnsi="Arial" w:cs="Arial"/>
          <w:lang w:val="nl-NL"/>
        </w:rPr>
        <w:t xml:space="preserve">of een getuigschrift, onderwijskwalificatie </w:t>
      </w:r>
      <w:r w:rsidR="00BB2242" w:rsidRPr="00F761E5">
        <w:rPr>
          <w:rFonts w:ascii="Arial" w:hAnsi="Arial" w:cs="Arial"/>
          <w:lang w:val="nl-NL"/>
        </w:rPr>
        <w:t xml:space="preserve">niveau 2 (OK2) </w:t>
      </w:r>
      <w:r w:rsidR="0041360D" w:rsidRPr="007A4380">
        <w:rPr>
          <w:rFonts w:ascii="Arial" w:hAnsi="Arial" w:cs="Arial"/>
          <w:lang w:val="nl-NL"/>
        </w:rPr>
        <w:t>geven</w:t>
      </w:r>
      <w:r w:rsidR="00174DB7" w:rsidRPr="007A4380">
        <w:rPr>
          <w:rFonts w:ascii="Arial" w:hAnsi="Arial" w:cs="Arial"/>
          <w:lang w:val="nl-NL"/>
        </w:rPr>
        <w:t>.</w:t>
      </w:r>
    </w:p>
    <w:p w14:paraId="6B53A250" w14:textId="77777777" w:rsidR="006B3B46"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Elke eindbeslissing wordt aan jou en je ouders meegedeeld via het eindrapport en bijbehorende brief. </w:t>
      </w:r>
    </w:p>
    <w:p w14:paraId="0286C549" w14:textId="77777777" w:rsidR="006B3B46"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Ben je niet aanwezig op de rapportuitdeling, dan haal je het rapport nadien zelf zo snel mogelijk af op school. Rapporten worden dus niet opgestuurd.</w:t>
      </w:r>
    </w:p>
    <w:p w14:paraId="6C5C5F60" w14:textId="2F128C51" w:rsidR="006B3B46" w:rsidRPr="00140040" w:rsidRDefault="1EA13078" w:rsidP="00AE0183">
      <w:pPr>
        <w:spacing w:line="320" w:lineRule="exact"/>
        <w:rPr>
          <w:rFonts w:ascii="Arial" w:eastAsia="Arial" w:hAnsi="Arial" w:cs="Arial"/>
          <w:lang w:val="nl-NL"/>
        </w:rPr>
      </w:pPr>
      <w:bookmarkStart w:id="100" w:name="_Hlk141698939"/>
      <w:r w:rsidRPr="007A4380">
        <w:rPr>
          <w:rFonts w:ascii="Arial" w:eastAsia="Arial" w:hAnsi="Arial" w:cs="Arial"/>
          <w:lang w:val="nl-NL"/>
        </w:rPr>
        <w:t>Enkel bij een B- of C-attest wordt je rapport (als je dit niet eerder ophaalt) aangetekend opgestuurd op de laatste dag voor de start van het administratief verlof in juli.</w:t>
      </w:r>
      <w:bookmarkEnd w:id="100"/>
    </w:p>
    <w:p w14:paraId="6D0E8A86" w14:textId="19E5D9FD" w:rsidR="003B4B52" w:rsidRPr="004C56F5" w:rsidRDefault="1EA13078" w:rsidP="00AE0183">
      <w:pPr>
        <w:spacing w:line="320" w:lineRule="exact"/>
        <w:rPr>
          <w:rFonts w:ascii="Arial" w:eastAsia="Arial" w:hAnsi="Arial" w:cs="Arial"/>
          <w:lang w:val="nl-NL"/>
        </w:rPr>
      </w:pPr>
      <w:r w:rsidRPr="007A4380">
        <w:rPr>
          <w:rFonts w:ascii="Arial" w:eastAsia="Arial" w:hAnsi="Arial" w:cs="Arial"/>
          <w:lang w:val="nl-NL"/>
        </w:rPr>
        <w:t>Uiteraard kunnen jij en je ouders met je vragen steeds terecht bij de directeur of zijn afgevaardigde, de klastitularis en de vakleerkrachten tijdens het geplande oudercontact.</w:t>
      </w:r>
    </w:p>
    <w:p w14:paraId="3C787C05" w14:textId="6E7DDFC2" w:rsidR="00531217" w:rsidRPr="00140040" w:rsidRDefault="004E32C7" w:rsidP="00140040">
      <w:pPr>
        <w:pStyle w:val="Kopje3"/>
      </w:pPr>
      <w:bookmarkStart w:id="101" w:name="_Ref174642306"/>
      <w:bookmarkStart w:id="102" w:name="_Ref174642308"/>
      <w:bookmarkStart w:id="103" w:name="_Toc238482603"/>
      <w:r>
        <w:lastRenderedPageBreak/>
        <w:t>Het advies van de delibererende klassenraad</w:t>
      </w:r>
      <w:bookmarkEnd w:id="101"/>
      <w:bookmarkEnd w:id="102"/>
      <w:bookmarkEnd w:id="103"/>
    </w:p>
    <w:p w14:paraId="753AA248" w14:textId="77777777" w:rsidR="00377858"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delibererende klassenraad kan, zowel bij een oriënteringsattest A, B of C, een advies geven voor je verdere schoolloopbaan. </w:t>
      </w:r>
    </w:p>
    <w:p w14:paraId="65709585" w14:textId="77777777" w:rsidR="005405D0"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Dit advies kan o.a. bestaan uit:</w:t>
      </w:r>
    </w:p>
    <w:p w14:paraId="2B2508C7" w14:textId="77777777" w:rsidR="00377858" w:rsidRPr="007A4380" w:rsidRDefault="1EA13078" w:rsidP="005B2E43">
      <w:pPr>
        <w:numPr>
          <w:ilvl w:val="1"/>
          <w:numId w:val="11"/>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suggesties voor je verdere studieloopbaan (bv. al dan niet overzitten);</w:t>
      </w:r>
    </w:p>
    <w:p w14:paraId="46CE7EA1" w14:textId="77777777" w:rsidR="00377858" w:rsidRPr="007A4380" w:rsidRDefault="1EA13078" w:rsidP="005B2E43">
      <w:pPr>
        <w:numPr>
          <w:ilvl w:val="1"/>
          <w:numId w:val="11"/>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concrete suggesties over je studie- en werkmethode of raad om tekorten of zwakke punten weg te werken, al dan niet ondersteund door een vakantietaak;</w:t>
      </w:r>
    </w:p>
    <w:p w14:paraId="7FD13EF2" w14:textId="5A541651" w:rsidR="00377858" w:rsidRPr="00140040" w:rsidRDefault="00F74FC2" w:rsidP="00AE0183">
      <w:pPr>
        <w:numPr>
          <w:ilvl w:val="1"/>
          <w:numId w:val="11"/>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 xml:space="preserve">een waarschuwing </w:t>
      </w:r>
      <w:r w:rsidR="1EA13078" w:rsidRPr="007A4380">
        <w:rPr>
          <w:rFonts w:ascii="Arial" w:eastAsia="Arial" w:hAnsi="Arial" w:cs="Arial"/>
          <w:lang w:val="nl-NL"/>
        </w:rPr>
        <w:t>voor één of meer vakken waar je het volgende schooljaar extra aandacht aan moet schenken.</w:t>
      </w:r>
    </w:p>
    <w:p w14:paraId="6389395E" w14:textId="66E914D0" w:rsidR="004E32C7"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De klassenraad kan je via het eindrapport en bijhorende brief ook uitdrukkelijk een waarschuwing geven. Ondanks één of meer tekorten, neemt de klassenraad toch een positieve beslissing. Je krijgt één jaar tijd om bij te werken. Wij zullen je hierbij helpen. We verwachten dat je een merkbare positieve evolutie doormaakt. Is dit niet het geval, dan houden we daar het volgende schooljaar rekening mee bij de eindbeoordeling.</w:t>
      </w:r>
    </w:p>
    <w:p w14:paraId="24ACB0E0" w14:textId="28EAEC32" w:rsidR="008D538A" w:rsidRPr="00543DE6" w:rsidRDefault="1EA13078" w:rsidP="00801F18">
      <w:pPr>
        <w:spacing w:line="320" w:lineRule="exact"/>
        <w:rPr>
          <w:rFonts w:ascii="Arial" w:eastAsia="Arial" w:hAnsi="Arial" w:cs="Arial"/>
          <w:lang w:val="nl-NL"/>
        </w:rPr>
      </w:pPr>
      <w:r w:rsidRPr="007A4380">
        <w:rPr>
          <w:rFonts w:ascii="Arial" w:eastAsia="Arial" w:hAnsi="Arial" w:cs="Arial"/>
          <w:lang w:val="nl-NL"/>
        </w:rPr>
        <w:t>Als de klassenraad van oordeel is dat je wel geslaagd bent, maar dat je het best een onderdeel van de leerstof van één of ander vak tijdens de vakantie wat zou uitdiepen of op peil houden, dan kan hij je als studiehulp een vakantietaak geven. Je wordt hiervan via het eindrapport en bijhorende brief verwittigd. De kwaliteit van het afgeleverde werk en de ernst waarmee het uitgevoerd werd</w:t>
      </w:r>
      <w:r w:rsidR="00516A03" w:rsidRPr="007A4380">
        <w:rPr>
          <w:rFonts w:ascii="Arial" w:eastAsia="Arial" w:hAnsi="Arial" w:cs="Arial"/>
          <w:lang w:val="nl-NL"/>
        </w:rPr>
        <w:t xml:space="preserve">, </w:t>
      </w:r>
      <w:r w:rsidR="00F53FA6" w:rsidRPr="007A4380">
        <w:rPr>
          <w:rFonts w:ascii="Arial" w:eastAsia="Arial" w:hAnsi="Arial" w:cs="Arial"/>
          <w:lang w:val="nl-NL"/>
        </w:rPr>
        <w:t>kunnen al voor het volgende schooljaar belangrijk zijn.</w:t>
      </w:r>
    </w:p>
    <w:p w14:paraId="280C5B04" w14:textId="43F4A00E" w:rsidR="00EA51B9" w:rsidRPr="00140040" w:rsidRDefault="1EA13078" w:rsidP="00140040">
      <w:pPr>
        <w:pStyle w:val="Kopje3"/>
      </w:pPr>
      <w:bookmarkStart w:id="104" w:name="_Toc238482604"/>
      <w:bookmarkStart w:id="105" w:name="_Hlk134462273"/>
      <w:r>
        <w:t>Betwisten van de beslissing van de delibererende klassenraad</w:t>
      </w:r>
      <w:bookmarkEnd w:id="104"/>
    </w:p>
    <w:bookmarkEnd w:id="105"/>
    <w:p w14:paraId="5ECDA405" w14:textId="1AAD22BD" w:rsidR="00253116"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De delibererende klassenraad beslist na grondig overleg. Het is uitzonderlijk dat jij of je ouders die beslissing zullen aanvechten. Het kan enkel als je </w:t>
      </w:r>
      <w:r w:rsidR="00801F18" w:rsidRPr="007A4380">
        <w:rPr>
          <w:rFonts w:ascii="Arial" w:eastAsia="Arial" w:hAnsi="Arial" w:cs="Arial"/>
          <w:lang w:val="nl-NL"/>
        </w:rPr>
        <w:t xml:space="preserve">niet het meest gunstige studiebewijs hebt gekregen. </w:t>
      </w:r>
      <w:r w:rsidRPr="007A4380">
        <w:rPr>
          <w:rFonts w:ascii="Arial" w:eastAsia="Arial" w:hAnsi="Arial" w:cs="Arial"/>
          <w:lang w:val="nl-NL"/>
        </w:rPr>
        <w:t>Als je ouders of jij zelf (zodra je 18 bent) niet akkoord gaan met de beslissing, volgen ze de procedure in dit punt</w:t>
      </w:r>
    </w:p>
    <w:p w14:paraId="11CF1246" w14:textId="7F1A647A" w:rsidR="00531217" w:rsidRPr="00140040" w:rsidRDefault="1EA13078" w:rsidP="00140040">
      <w:pPr>
        <w:spacing w:line="320" w:lineRule="exact"/>
        <w:rPr>
          <w:rFonts w:ascii="Arial" w:eastAsia="Arial" w:hAnsi="Arial" w:cs="Arial"/>
          <w:i/>
          <w:iCs/>
          <w:lang w:val="nl-NL"/>
        </w:rPr>
      </w:pPr>
      <w:r w:rsidRPr="007A4380">
        <w:rPr>
          <w:rFonts w:ascii="Arial" w:eastAsia="Arial" w:hAnsi="Arial" w:cs="Arial"/>
          <w:i/>
          <w:iCs/>
          <w:lang w:val="nl-NL"/>
        </w:rPr>
        <w:t xml:space="preserve">Let op: wanneer we in dit punt spreken over dagen* bedoelen we telkens alle dagen (zaterdagen, zondagen, wettelijke feestdagen </w:t>
      </w:r>
      <w:r w:rsidR="00516A03" w:rsidRPr="007A4380">
        <w:rPr>
          <w:rFonts w:ascii="Arial" w:eastAsia="Arial" w:hAnsi="Arial" w:cs="Arial"/>
          <w:i/>
          <w:iCs/>
          <w:lang w:val="nl-NL"/>
        </w:rPr>
        <w:t xml:space="preserve">en 11 juli </w:t>
      </w:r>
      <w:r w:rsidRPr="007A4380">
        <w:rPr>
          <w:rFonts w:ascii="Arial" w:eastAsia="Arial" w:hAnsi="Arial" w:cs="Arial"/>
          <w:i/>
          <w:iCs/>
          <w:lang w:val="nl-NL"/>
        </w:rPr>
        <w:t>niet meegerekend).</w:t>
      </w:r>
    </w:p>
    <w:p w14:paraId="45DCC967" w14:textId="32624C30" w:rsidR="00C3243B" w:rsidRPr="007A4380" w:rsidRDefault="0D64077F" w:rsidP="1EA13078">
      <w:pPr>
        <w:spacing w:line="320" w:lineRule="exact"/>
        <w:ind w:left="284"/>
        <w:rPr>
          <w:rFonts w:ascii="Arial" w:eastAsia="Arial" w:hAnsi="Arial" w:cs="Arial"/>
          <w:lang w:val="nl-NL"/>
        </w:rPr>
      </w:pPr>
      <w:r w:rsidRPr="007A4380">
        <w:rPr>
          <w:rFonts w:ascii="Arial" w:eastAsia="Arial" w:hAnsi="Arial" w:cs="Arial"/>
          <w:lang w:val="nl-NL"/>
        </w:rPr>
        <w:t>1</w:t>
      </w:r>
      <w:r w:rsidR="00291D0C" w:rsidRPr="007A4380">
        <w:rPr>
          <w:rFonts w:ascii="Arial" w:hAnsi="Arial" w:cs="Arial"/>
          <w:lang w:val="nl-NL"/>
        </w:rPr>
        <w:tab/>
      </w:r>
      <w:r w:rsidRPr="007A4380">
        <w:rPr>
          <w:rFonts w:ascii="Arial" w:eastAsia="Arial" w:hAnsi="Arial" w:cs="Arial"/>
          <w:lang w:val="nl-NL"/>
        </w:rPr>
        <w:t xml:space="preserve">Je ouders vragen een persoonlijk gesprek aan met de </w:t>
      </w:r>
      <w:r w:rsidRPr="002E40C3">
        <w:rPr>
          <w:rFonts w:ascii="Arial" w:eastAsia="Arial" w:hAnsi="Arial" w:cs="Arial"/>
          <w:lang w:val="nl-NL"/>
        </w:rPr>
        <w:t xml:space="preserve">directeur. </w:t>
      </w:r>
      <w:r w:rsidR="00DB4811" w:rsidRPr="002E40C3">
        <w:rPr>
          <w:rFonts w:ascii="Arial" w:eastAsia="Arial" w:hAnsi="Arial" w:cs="Arial"/>
          <w:lang w:val="nl-NL"/>
        </w:rPr>
        <w:t xml:space="preserve">Bij de kennisgeving van de eindbeslissing informeren we je ouders </w:t>
      </w:r>
      <w:r w:rsidR="00260A86" w:rsidRPr="002E40C3">
        <w:rPr>
          <w:rFonts w:ascii="Arial" w:eastAsia="Arial" w:hAnsi="Arial" w:cs="Arial"/>
          <w:lang w:val="nl-NL"/>
        </w:rPr>
        <w:t xml:space="preserve">over deze mogelijkheid en de wijze waarop ze dit gesprek aanvragen. </w:t>
      </w:r>
      <w:r w:rsidR="00883C43" w:rsidRPr="002E40C3">
        <w:rPr>
          <w:rFonts w:ascii="Arial" w:eastAsia="Arial" w:hAnsi="Arial" w:cs="Arial"/>
          <w:lang w:val="nl-NL"/>
        </w:rPr>
        <w:t xml:space="preserve">Dit gesprek </w:t>
      </w:r>
      <w:r w:rsidR="00883C43" w:rsidRPr="007A4380">
        <w:rPr>
          <w:rFonts w:ascii="Arial" w:eastAsia="Arial" w:hAnsi="Arial" w:cs="Arial"/>
          <w:lang w:val="nl-NL"/>
        </w:rPr>
        <w:t xml:space="preserve">is niet hetzelfde als het oudercontact. Je ouders moeten dit gesprek uitdrukkelijk aanvragen. </w:t>
      </w:r>
    </w:p>
    <w:p w14:paraId="4FFCCD30" w14:textId="38B564E8" w:rsidR="005C34A1" w:rsidRPr="007A4380" w:rsidRDefault="0D64077F" w:rsidP="000F0AF7">
      <w:pPr>
        <w:spacing w:line="320" w:lineRule="exact"/>
        <w:ind w:left="284"/>
        <w:rPr>
          <w:rFonts w:ascii="Arial" w:eastAsia="Arial" w:hAnsi="Arial" w:cs="Arial"/>
          <w:lang w:val="nl-NL"/>
        </w:rPr>
      </w:pPr>
      <w:r w:rsidRPr="007A4380">
        <w:rPr>
          <w:rFonts w:ascii="Arial" w:eastAsia="Arial" w:hAnsi="Arial" w:cs="Arial"/>
          <w:lang w:val="nl-NL"/>
        </w:rPr>
        <w:t xml:space="preserve">Dit kan ten laatste de derde dag* na de dag waarop </w:t>
      </w:r>
      <w:r w:rsidR="000F0AF7" w:rsidRPr="007A4380">
        <w:rPr>
          <w:rFonts w:ascii="Arial" w:eastAsia="Arial" w:hAnsi="Arial" w:cs="Arial"/>
          <w:lang w:val="nl-NL"/>
        </w:rPr>
        <w:t xml:space="preserve">de evaluatiebeslissing fysiek werd overhandigd. </w:t>
      </w:r>
      <w:r w:rsidRPr="007A4380">
        <w:rPr>
          <w:rFonts w:ascii="Arial" w:eastAsia="Arial" w:hAnsi="Arial" w:cs="Arial"/>
          <w:lang w:val="nl-NL"/>
        </w:rPr>
        <w:t>De precieze datum van de rapportuitdeling vinden jullie in de schoolkalender (</w:t>
      </w:r>
      <w:r w:rsidR="000F3342">
        <w:rPr>
          <w:rFonts w:ascii="Arial" w:eastAsia="Arial" w:hAnsi="Arial" w:cs="Arial"/>
          <w:lang w:val="nl-NL"/>
        </w:rPr>
        <w:t xml:space="preserve">zie deel 3 punt </w:t>
      </w:r>
      <w:r w:rsidR="000F3342" w:rsidRPr="000F3342">
        <w:rPr>
          <w:rFonts w:ascii="Arial" w:eastAsia="Arial" w:hAnsi="Arial" w:cs="Arial"/>
          <w:color w:val="00B0F0"/>
          <w:highlight w:val="green"/>
          <w:u w:val="single"/>
          <w:lang w:val="nl-NL"/>
        </w:rPr>
        <w:fldChar w:fldCharType="begin"/>
      </w:r>
      <w:r w:rsidR="000F3342" w:rsidRPr="000F3342">
        <w:rPr>
          <w:rFonts w:ascii="Arial" w:eastAsia="Arial" w:hAnsi="Arial" w:cs="Arial"/>
          <w:color w:val="00B0F0"/>
          <w:u w:val="single"/>
          <w:lang w:val="nl-NL"/>
        </w:rPr>
        <w:instrText xml:space="preserve"> REF _Ref174642689 \r \h </w:instrText>
      </w:r>
      <w:r w:rsidR="000F3342" w:rsidRPr="000F3342">
        <w:rPr>
          <w:rFonts w:ascii="Arial" w:eastAsia="Arial" w:hAnsi="Arial" w:cs="Arial"/>
          <w:color w:val="00B0F0"/>
          <w:highlight w:val="green"/>
          <w:u w:val="single"/>
          <w:lang w:val="nl-NL"/>
        </w:rPr>
      </w:r>
      <w:r w:rsidR="000F3342" w:rsidRPr="000F3342">
        <w:rPr>
          <w:rFonts w:ascii="Arial" w:eastAsia="Arial" w:hAnsi="Arial" w:cs="Arial"/>
          <w:color w:val="00B0F0"/>
          <w:highlight w:val="green"/>
          <w:u w:val="single"/>
          <w:lang w:val="nl-NL"/>
        </w:rPr>
        <w:fldChar w:fldCharType="separate"/>
      </w:r>
      <w:r w:rsidR="000F3342" w:rsidRPr="000F3342">
        <w:rPr>
          <w:rFonts w:ascii="Arial" w:eastAsia="Arial" w:hAnsi="Arial" w:cs="Arial"/>
          <w:color w:val="00B0F0"/>
          <w:u w:val="single"/>
          <w:lang w:val="nl-NL"/>
        </w:rPr>
        <w:t>4</w:t>
      </w:r>
      <w:r w:rsidR="000F3342" w:rsidRPr="000F3342">
        <w:rPr>
          <w:rFonts w:ascii="Arial" w:eastAsia="Arial" w:hAnsi="Arial" w:cs="Arial"/>
          <w:color w:val="00B0F0"/>
          <w:highlight w:val="green"/>
          <w:u w:val="single"/>
          <w:lang w:val="nl-NL"/>
        </w:rPr>
        <w:fldChar w:fldCharType="end"/>
      </w:r>
      <w:r w:rsidR="000F0AF7" w:rsidRPr="007A4380">
        <w:rPr>
          <w:rFonts w:ascii="Arial" w:eastAsia="Arial" w:hAnsi="Arial" w:cs="Arial"/>
          <w:lang w:val="nl-NL"/>
        </w:rPr>
        <w:t xml:space="preserve">). We overhandigen de evaluatiebeslissing altijd aan jou zelf. </w:t>
      </w:r>
      <w:r w:rsidR="00657F07" w:rsidRPr="007A4380">
        <w:rPr>
          <w:rFonts w:ascii="Arial" w:eastAsia="Arial" w:hAnsi="Arial" w:cs="Arial"/>
          <w:lang w:val="nl-NL"/>
        </w:rPr>
        <w:t xml:space="preserve">Naast een fysieke overhandiging stelt de school het rapport ook digitaal ter beschikking op </w:t>
      </w:r>
      <w:r w:rsidR="006E03F1" w:rsidRPr="007A4380">
        <w:rPr>
          <w:rFonts w:ascii="Arial" w:eastAsia="Arial" w:hAnsi="Arial" w:cs="Arial"/>
          <w:lang w:val="nl-NL"/>
        </w:rPr>
        <w:t>S</w:t>
      </w:r>
      <w:r w:rsidR="00657F07" w:rsidRPr="007A4380">
        <w:rPr>
          <w:rFonts w:ascii="Arial" w:eastAsia="Arial" w:hAnsi="Arial" w:cs="Arial"/>
          <w:lang w:val="nl-NL"/>
        </w:rPr>
        <w:t>martschool.</w:t>
      </w:r>
    </w:p>
    <w:p w14:paraId="580DD50C" w14:textId="77777777" w:rsidR="00DE5412" w:rsidRDefault="1EA13078" w:rsidP="00140040">
      <w:pPr>
        <w:spacing w:line="320" w:lineRule="exact"/>
        <w:ind w:left="284"/>
        <w:rPr>
          <w:rFonts w:ascii="Arial" w:eastAsia="Arial" w:hAnsi="Arial" w:cs="Arial"/>
          <w:lang w:val="nl-NL"/>
        </w:rPr>
      </w:pPr>
      <w:r w:rsidRPr="007A4380">
        <w:rPr>
          <w:rFonts w:ascii="Arial" w:eastAsia="Arial" w:hAnsi="Arial" w:cs="Arial"/>
          <w:lang w:val="nl-NL"/>
        </w:rPr>
        <w:t>Als je tijdens de zomervakantie uitzonderlijk bijkomende p</w:t>
      </w:r>
      <w:r w:rsidR="000F0AF7" w:rsidRPr="007A4380">
        <w:rPr>
          <w:rFonts w:ascii="Arial" w:eastAsia="Arial" w:hAnsi="Arial" w:cs="Arial"/>
          <w:lang w:val="nl-NL"/>
        </w:rPr>
        <w:t xml:space="preserve">roeven hebt afgelegd, begint die </w:t>
      </w:r>
      <w:r w:rsidRPr="007A4380">
        <w:rPr>
          <w:rFonts w:ascii="Arial" w:eastAsia="Arial" w:hAnsi="Arial" w:cs="Arial"/>
          <w:lang w:val="nl-NL"/>
        </w:rPr>
        <w:t>termijn</w:t>
      </w:r>
      <w:r w:rsidR="000F0AF7" w:rsidRPr="007A4380">
        <w:rPr>
          <w:rFonts w:ascii="Arial" w:eastAsia="Arial" w:hAnsi="Arial" w:cs="Arial"/>
          <w:lang w:val="nl-NL"/>
        </w:rPr>
        <w:t xml:space="preserve"> pas</w:t>
      </w:r>
      <w:r w:rsidRPr="007A4380">
        <w:rPr>
          <w:rFonts w:ascii="Arial" w:eastAsia="Arial" w:hAnsi="Arial" w:cs="Arial"/>
          <w:lang w:val="nl-NL"/>
        </w:rPr>
        <w:t xml:space="preserve"> te lopen </w:t>
      </w:r>
      <w:r w:rsidR="000F0AF7" w:rsidRPr="007A4380">
        <w:rPr>
          <w:rFonts w:ascii="Arial" w:eastAsia="Arial" w:hAnsi="Arial" w:cs="Arial"/>
          <w:lang w:val="nl-NL"/>
        </w:rPr>
        <w:t xml:space="preserve">nadat we de uitgestelde beslissing hebben meegedeeld. </w:t>
      </w:r>
    </w:p>
    <w:p w14:paraId="4F75825A" w14:textId="7107ECA1" w:rsidR="00676812" w:rsidRPr="00140040" w:rsidRDefault="00FB753E" w:rsidP="00140040">
      <w:pPr>
        <w:spacing w:line="320" w:lineRule="exact"/>
        <w:ind w:left="284"/>
        <w:rPr>
          <w:rFonts w:ascii="Arial" w:eastAsia="Arial" w:hAnsi="Arial" w:cs="Arial"/>
          <w:lang w:val="nl-NL"/>
        </w:rPr>
      </w:pPr>
      <w:r w:rsidRPr="007A4380">
        <w:rPr>
          <w:rFonts w:ascii="Arial" w:eastAsia="Arial" w:hAnsi="Arial" w:cs="Arial"/>
          <w:lang w:val="nl-NL"/>
        </w:rPr>
        <w:t xml:space="preserve">De termijn begint te lopen </w:t>
      </w:r>
      <w:r w:rsidR="1EA13078" w:rsidRPr="007A4380">
        <w:rPr>
          <w:rFonts w:ascii="Arial" w:eastAsia="Arial" w:hAnsi="Arial" w:cs="Arial"/>
          <w:lang w:val="nl-NL"/>
        </w:rPr>
        <w:t>de dag nadat de aangetekende brief van de school met de beslissing wordt ontvangen</w:t>
      </w:r>
      <w:r w:rsidR="002A6E6F" w:rsidRPr="007A4380">
        <w:rPr>
          <w:rFonts w:ascii="Arial" w:eastAsia="Arial" w:hAnsi="Arial" w:cs="Arial"/>
          <w:lang w:val="nl-NL"/>
        </w:rPr>
        <w:t xml:space="preserve"> of het resultaat persoonlijk op school ontvangen werd</w:t>
      </w:r>
      <w:r w:rsidR="1EA13078" w:rsidRPr="007A4380">
        <w:rPr>
          <w:rFonts w:ascii="Arial" w:eastAsia="Arial" w:hAnsi="Arial" w:cs="Arial"/>
          <w:lang w:val="nl-NL"/>
        </w:rPr>
        <w:t>. De aangetekende brief wordt geacht de derde dag na verzending te zijn ontvangen. De poststempel geldt als bewijs, zowel voor de verzending als voor de ontvangst.</w:t>
      </w:r>
    </w:p>
    <w:p w14:paraId="7F298423" w14:textId="7F94DD02" w:rsidR="00531217" w:rsidRPr="00140040" w:rsidRDefault="1EA13078" w:rsidP="00140040">
      <w:pPr>
        <w:spacing w:line="320" w:lineRule="exact"/>
        <w:ind w:left="284"/>
        <w:rPr>
          <w:rFonts w:ascii="Arial" w:eastAsia="Arial" w:hAnsi="Arial" w:cs="Arial"/>
          <w:lang w:val="nl-NL"/>
        </w:rPr>
      </w:pPr>
      <w:r w:rsidRPr="007A4380">
        <w:rPr>
          <w:rFonts w:ascii="Arial" w:eastAsia="Arial" w:hAnsi="Arial" w:cs="Arial"/>
          <w:lang w:val="nl-NL"/>
        </w:rPr>
        <w:t>Er is dus een termijn van drie dagen* om een gesprek aan te vragen</w:t>
      </w:r>
      <w:r w:rsidR="00803F9E" w:rsidRPr="007A4380">
        <w:rPr>
          <w:rFonts w:ascii="Arial" w:eastAsia="Arial" w:hAnsi="Arial" w:cs="Arial"/>
          <w:lang w:val="nl-NL"/>
        </w:rPr>
        <w:t xml:space="preserve">. Jullie vragen dit schriftelijk aan, </w:t>
      </w:r>
      <w:r w:rsidRPr="007A4380">
        <w:rPr>
          <w:rFonts w:ascii="Arial" w:eastAsia="Arial" w:hAnsi="Arial" w:cs="Arial"/>
          <w:lang w:val="nl-NL"/>
        </w:rPr>
        <w:t>bv. via e-mail bij de directeur</w:t>
      </w:r>
      <w:r w:rsidR="00A92E38" w:rsidRPr="007A4380">
        <w:rPr>
          <w:rFonts w:ascii="Arial" w:eastAsia="Arial" w:hAnsi="Arial" w:cs="Arial"/>
          <w:lang w:val="nl-NL"/>
        </w:rPr>
        <w:t xml:space="preserve"> Veerle </w:t>
      </w:r>
      <w:proofErr w:type="spellStart"/>
      <w:r w:rsidR="00A92E38" w:rsidRPr="007A4380">
        <w:rPr>
          <w:rFonts w:ascii="Arial" w:eastAsia="Arial" w:hAnsi="Arial" w:cs="Arial"/>
          <w:lang w:val="nl-NL"/>
        </w:rPr>
        <w:t>Vanoost</w:t>
      </w:r>
      <w:proofErr w:type="spellEnd"/>
      <w:r w:rsidRPr="007A4380">
        <w:rPr>
          <w:rFonts w:ascii="Arial" w:eastAsia="Arial" w:hAnsi="Arial" w:cs="Arial"/>
          <w:lang w:val="nl-NL"/>
        </w:rPr>
        <w:t xml:space="preserve">. Jullie krijgen een uitnodiging die de afspraak bevestigt. Het </w:t>
      </w:r>
      <w:r w:rsidRPr="007A4380">
        <w:rPr>
          <w:rFonts w:ascii="Arial" w:eastAsia="Arial" w:hAnsi="Arial" w:cs="Arial"/>
          <w:lang w:val="nl-NL"/>
        </w:rPr>
        <w:lastRenderedPageBreak/>
        <w:t>overleg vindt ten laatste plaats op de z</w:t>
      </w:r>
      <w:r w:rsidR="00FB753E" w:rsidRPr="007A4380">
        <w:rPr>
          <w:rFonts w:ascii="Arial" w:eastAsia="Arial" w:hAnsi="Arial" w:cs="Arial"/>
          <w:lang w:val="nl-NL"/>
        </w:rPr>
        <w:t>esde dag* na de dag waarop de evaluatiebeslissing werd overhandigd.</w:t>
      </w:r>
    </w:p>
    <w:p w14:paraId="1DACEEBE" w14:textId="0CEFA00C" w:rsidR="00CC7034" w:rsidRPr="00140040" w:rsidRDefault="1EA13078" w:rsidP="00140040">
      <w:pPr>
        <w:spacing w:line="320" w:lineRule="exact"/>
        <w:ind w:left="284"/>
        <w:rPr>
          <w:rFonts w:ascii="Arial" w:eastAsia="Arial" w:hAnsi="Arial" w:cs="Arial"/>
          <w:lang w:val="nl-NL"/>
        </w:rPr>
      </w:pPr>
      <w:r w:rsidRPr="007A4380">
        <w:rPr>
          <w:rFonts w:ascii="Arial" w:eastAsia="Arial" w:hAnsi="Arial" w:cs="Arial"/>
          <w:lang w:val="nl-NL"/>
        </w:rPr>
        <w:t>Let op: als het gesprek na het verstrijken van de termijn wordt aangevraagd, kunnen we niet meer op die vraag ingaan.</w:t>
      </w:r>
    </w:p>
    <w:p w14:paraId="071A0125" w14:textId="5FDBABD2" w:rsidR="00174DB7" w:rsidRPr="007A4380" w:rsidRDefault="00174DB7" w:rsidP="00140040">
      <w:pPr>
        <w:spacing w:line="320" w:lineRule="exact"/>
        <w:ind w:left="284"/>
        <w:rPr>
          <w:rFonts w:ascii="Arial" w:hAnsi="Arial" w:cs="Arial"/>
          <w:lang w:val="nl-NL"/>
        </w:rPr>
      </w:pPr>
      <w:bookmarkStart w:id="106" w:name="_Hlk134462290"/>
      <w:r w:rsidRPr="007A4380">
        <w:rPr>
          <w:rFonts w:ascii="Arial" w:hAnsi="Arial" w:cs="Arial"/>
          <w:lang w:val="nl-NL"/>
        </w:rPr>
        <w:t>Het gesprek vindt fysiek plaats op school tenzij dit wegens veiligheidsredenen niet mogelijk is. Over de wijze waarop het gesprek plaatsvindt (fysiek dan wel via elektronische weg) ligt de beslissing bij de direct</w:t>
      </w:r>
      <w:r w:rsidR="00A92E38" w:rsidRPr="007A4380">
        <w:rPr>
          <w:rFonts w:ascii="Arial" w:hAnsi="Arial" w:cs="Arial"/>
          <w:lang w:val="nl-NL"/>
        </w:rPr>
        <w:t>eur</w:t>
      </w:r>
      <w:r w:rsidRPr="007A4380">
        <w:rPr>
          <w:rFonts w:ascii="Arial" w:hAnsi="Arial" w:cs="Arial"/>
          <w:lang w:val="nl-NL"/>
        </w:rPr>
        <w:t xml:space="preserve"> na afweging van de concrete omstandigheden of vraag.</w:t>
      </w:r>
    </w:p>
    <w:bookmarkEnd w:id="106"/>
    <w:p w14:paraId="2172CAA8" w14:textId="5A378172" w:rsidR="00FC1751" w:rsidRPr="00140040" w:rsidRDefault="1EA13078" w:rsidP="00140040">
      <w:pPr>
        <w:spacing w:line="320" w:lineRule="exact"/>
        <w:ind w:left="284"/>
        <w:rPr>
          <w:rFonts w:ascii="Arial" w:eastAsia="Arial" w:hAnsi="Arial" w:cs="Arial"/>
          <w:lang w:val="nl-NL"/>
        </w:rPr>
      </w:pPr>
      <w:r w:rsidRPr="007A4380">
        <w:rPr>
          <w:rFonts w:ascii="Arial" w:eastAsia="Arial" w:hAnsi="Arial" w:cs="Arial"/>
          <w:lang w:val="nl-NL"/>
        </w:rPr>
        <w:t>Tijdens dit gesprek geven je ouders hun bezwaren. De directeur verduidelijkt, aan de hand van je dossier, op basis van welke gegevens de klassenraad zijn beslissing heeft genomen.</w:t>
      </w:r>
    </w:p>
    <w:p w14:paraId="4BD54641" w14:textId="77777777" w:rsidR="005E0865" w:rsidRPr="007A4380" w:rsidRDefault="1EA13078" w:rsidP="1EA13078">
      <w:pPr>
        <w:pStyle w:val="VVKSOTekst"/>
        <w:spacing w:after="0" w:line="320" w:lineRule="exact"/>
        <w:ind w:left="284"/>
        <w:jc w:val="left"/>
        <w:rPr>
          <w:rFonts w:eastAsia="Arial" w:cs="Arial"/>
          <w:lang w:val="nl-BE"/>
        </w:rPr>
      </w:pPr>
      <w:r w:rsidRPr="007A4380">
        <w:rPr>
          <w:rFonts w:cs="Arial"/>
        </w:rPr>
        <w:t xml:space="preserve">We </w:t>
      </w:r>
      <w:r w:rsidRPr="007A4380">
        <w:rPr>
          <w:rFonts w:cs="Arial"/>
          <w:lang w:val="nl-BE"/>
        </w:rPr>
        <w:t>delen het resultaat van dit gesprek met een aangetekende brief aan je ouders mee. Er zijn twee mogelijkheden:</w:t>
      </w:r>
    </w:p>
    <w:p w14:paraId="4FF5006E" w14:textId="77777777" w:rsidR="005E0865" w:rsidRPr="007A4380" w:rsidRDefault="1EA13078" w:rsidP="007E478C">
      <w:pPr>
        <w:pStyle w:val="VVKSOOpsomming1"/>
        <w:numPr>
          <w:ilvl w:val="0"/>
          <w:numId w:val="58"/>
        </w:numPr>
        <w:spacing w:after="0" w:line="320" w:lineRule="exact"/>
        <w:ind w:left="1134" w:hanging="283"/>
        <w:jc w:val="left"/>
        <w:rPr>
          <w:rFonts w:eastAsia="Arial" w:cs="Arial"/>
          <w:lang w:val="nl-BE"/>
        </w:rPr>
      </w:pPr>
      <w:r w:rsidRPr="007A4380">
        <w:rPr>
          <w:rFonts w:cs="Arial"/>
          <w:lang w:val="nl-BE"/>
        </w:rPr>
        <w:t>de directeur vindt dat de argumenten van je ouders geen nieuwe bijeenkomst van de delibererende klassenraad rechtvaardigen;</w:t>
      </w:r>
    </w:p>
    <w:p w14:paraId="7B5AC246" w14:textId="4DEA4AA9" w:rsidR="00D24596" w:rsidRPr="00140040" w:rsidRDefault="1EA13078" w:rsidP="007E478C">
      <w:pPr>
        <w:pStyle w:val="VVKSOOpsomming1"/>
        <w:numPr>
          <w:ilvl w:val="0"/>
          <w:numId w:val="58"/>
        </w:numPr>
        <w:spacing w:after="0" w:line="320" w:lineRule="exact"/>
        <w:ind w:left="1134" w:hanging="283"/>
        <w:jc w:val="left"/>
        <w:rPr>
          <w:rFonts w:eastAsia="Arial" w:cs="Arial"/>
          <w:lang w:val="nl-BE"/>
        </w:rPr>
      </w:pPr>
      <w:r w:rsidRPr="007A4380">
        <w:rPr>
          <w:rFonts w:cs="Arial"/>
          <w:lang w:val="nl-BE"/>
        </w:rPr>
        <w:t>de directeur vindt dat de argumenten van je ouders het overwegen waard zijn. In dat geval zal hij de delibererende klassenraad zo snel mogelijk samenroepen om de betwiste beslissing opnieuw te overwegen. Je ouders ontvangen per aangetekende brief het resultaat van die vergadering.</w:t>
      </w:r>
    </w:p>
    <w:p w14:paraId="08F710C2" w14:textId="4B00A3A5" w:rsidR="00531217" w:rsidRPr="00140040" w:rsidRDefault="1EA13078" w:rsidP="00140040">
      <w:pPr>
        <w:spacing w:line="320" w:lineRule="exact"/>
        <w:ind w:left="284"/>
        <w:rPr>
          <w:rFonts w:ascii="Arial" w:eastAsia="Arial" w:hAnsi="Arial" w:cs="Arial"/>
          <w:color w:val="92D050"/>
          <w:lang w:val="nl-NL"/>
        </w:rPr>
      </w:pPr>
      <w:r w:rsidRPr="007A4380">
        <w:rPr>
          <w:rFonts w:ascii="Arial" w:eastAsia="Arial" w:hAnsi="Arial" w:cs="Arial"/>
        </w:rPr>
        <w:t xml:space="preserve">Als je ouders het niet eens zijn met ofwel de beslissing van de directeur ofwel met de beslissing van de nieuwe delibererende klassenraad, dan blijft de betwisting </w:t>
      </w:r>
      <w:r w:rsidRPr="002E40C3">
        <w:rPr>
          <w:rFonts w:ascii="Arial" w:eastAsia="Arial" w:hAnsi="Arial" w:cs="Arial"/>
        </w:rPr>
        <w:t>bestaan.</w:t>
      </w:r>
      <w:r w:rsidR="00674597" w:rsidRPr="002E40C3">
        <w:rPr>
          <w:rFonts w:ascii="Arial" w:eastAsia="Arial" w:hAnsi="Arial" w:cs="Arial"/>
        </w:rPr>
        <w:t xml:space="preserve"> De brief vermeldt hoe je ouders in beroep kunnen gaan tegen die beslissing.</w:t>
      </w:r>
      <w:r w:rsidR="00140040" w:rsidRPr="002E40C3">
        <w:rPr>
          <w:rFonts w:ascii="Arial" w:eastAsia="Arial" w:hAnsi="Arial" w:cs="Arial"/>
        </w:rPr>
        <w:br/>
      </w:r>
    </w:p>
    <w:p w14:paraId="4DE1A2B2" w14:textId="0E9ADE1B" w:rsidR="00DF3E6F" w:rsidRPr="00F761E5" w:rsidRDefault="0D64077F" w:rsidP="00140040">
      <w:pPr>
        <w:spacing w:line="320" w:lineRule="exact"/>
        <w:ind w:left="284"/>
        <w:rPr>
          <w:rFonts w:ascii="Arial" w:eastAsia="Arial" w:hAnsi="Arial" w:cs="Arial"/>
          <w:lang w:val="nl-NL"/>
        </w:rPr>
      </w:pPr>
      <w:r w:rsidRPr="007A4380">
        <w:rPr>
          <w:rFonts w:ascii="Arial" w:eastAsia="Arial" w:hAnsi="Arial" w:cs="Arial"/>
          <w:lang w:val="nl-NL"/>
        </w:rPr>
        <w:t>2</w:t>
      </w:r>
      <w:r w:rsidR="00291D0C" w:rsidRPr="007A4380">
        <w:rPr>
          <w:rFonts w:ascii="Arial" w:hAnsi="Arial" w:cs="Arial"/>
          <w:lang w:val="nl-NL"/>
        </w:rPr>
        <w:tab/>
      </w:r>
      <w:r w:rsidRPr="007A4380">
        <w:rPr>
          <w:rFonts w:ascii="Arial" w:eastAsia="Arial" w:hAnsi="Arial" w:cs="Arial"/>
          <w:lang w:val="nl-NL"/>
        </w:rPr>
        <w:t>Als de betwisting na de eerste fase blijft bestaan (zie punt 1), dan kunnen je ouders of jij zelf (zodra je 18 jaar bent) in een volgende fase beroep instellen bij het schoolbestuur</w:t>
      </w:r>
      <w:r w:rsidR="00A43C82">
        <w:rPr>
          <w:rFonts w:ascii="Arial" w:eastAsia="Arial" w:hAnsi="Arial" w:cs="Arial"/>
          <w:lang w:val="nl-NL"/>
        </w:rPr>
        <w:t xml:space="preserve"> </w:t>
      </w:r>
      <w:r w:rsidR="00A43C82" w:rsidRPr="00F761E5">
        <w:rPr>
          <w:rFonts w:ascii="Arial" w:eastAsia="Arial" w:hAnsi="Arial" w:cs="Arial"/>
          <w:lang w:val="nl-NL"/>
        </w:rPr>
        <w:t>dat een beroepscommissie zal samenstellen.</w:t>
      </w:r>
    </w:p>
    <w:p w14:paraId="375AE6A0" w14:textId="54059728" w:rsidR="00A43C82" w:rsidRPr="00F761E5" w:rsidRDefault="00A43C82" w:rsidP="00140040">
      <w:pPr>
        <w:spacing w:line="320" w:lineRule="exact"/>
        <w:ind w:left="284"/>
        <w:rPr>
          <w:rFonts w:ascii="Arial" w:eastAsia="Arial" w:hAnsi="Arial" w:cs="Arial"/>
          <w:lang w:val="nl-NL"/>
        </w:rPr>
      </w:pPr>
      <w:r w:rsidRPr="00F761E5">
        <w:rPr>
          <w:rFonts w:ascii="Arial" w:eastAsia="Arial" w:hAnsi="Arial" w:cs="Arial"/>
          <w:lang w:val="nl-NL"/>
        </w:rPr>
        <w:t>Dit kan via een aangetekende brief aan:</w:t>
      </w:r>
    </w:p>
    <w:p w14:paraId="68B288EB" w14:textId="4EBE26AF" w:rsidR="00DE6238" w:rsidRPr="007A4380" w:rsidRDefault="00DE6238" w:rsidP="1EA13078">
      <w:pPr>
        <w:pStyle w:val="VVKSOOpsomming1"/>
        <w:numPr>
          <w:ilvl w:val="0"/>
          <w:numId w:val="0"/>
        </w:numPr>
        <w:spacing w:after="0" w:line="320" w:lineRule="exact"/>
        <w:ind w:left="1842" w:firstLine="282"/>
        <w:jc w:val="left"/>
        <w:rPr>
          <w:rFonts w:cs="Arial"/>
        </w:rPr>
      </w:pPr>
      <w:r w:rsidRPr="007A4380">
        <w:rPr>
          <w:rFonts w:cs="Arial"/>
        </w:rPr>
        <w:t xml:space="preserve">Scholengroep Sint-Michiel </w:t>
      </w:r>
      <w:r w:rsidR="00D53458" w:rsidRPr="007A4380">
        <w:rPr>
          <w:rFonts w:cs="Arial"/>
        </w:rPr>
        <w:t>vzw</w:t>
      </w:r>
    </w:p>
    <w:p w14:paraId="0B61C54C" w14:textId="77777777" w:rsidR="00154D9A" w:rsidRPr="007A4380" w:rsidRDefault="1EA13078" w:rsidP="1EA13078">
      <w:pPr>
        <w:pStyle w:val="VVKSOOpsomming1"/>
        <w:numPr>
          <w:ilvl w:val="0"/>
          <w:numId w:val="0"/>
        </w:numPr>
        <w:spacing w:after="0" w:line="320" w:lineRule="exact"/>
        <w:ind w:left="2407" w:hanging="283"/>
        <w:jc w:val="left"/>
        <w:rPr>
          <w:rFonts w:eastAsia="Arial" w:cs="Arial"/>
        </w:rPr>
      </w:pPr>
      <w:r w:rsidRPr="007A4380">
        <w:rPr>
          <w:rFonts w:cs="Arial"/>
        </w:rPr>
        <w:t>Kattenstraat 33</w:t>
      </w:r>
    </w:p>
    <w:p w14:paraId="78592D3F" w14:textId="5DB68254" w:rsidR="00F33017" w:rsidRPr="007A4380" w:rsidRDefault="742FF1C5" w:rsidP="742FF1C5">
      <w:pPr>
        <w:pStyle w:val="VVKSOOpsomming1"/>
        <w:numPr>
          <w:ilvl w:val="0"/>
          <w:numId w:val="0"/>
        </w:numPr>
        <w:spacing w:after="0" w:line="320" w:lineRule="exact"/>
        <w:ind w:left="1842" w:firstLine="282"/>
        <w:jc w:val="left"/>
        <w:rPr>
          <w:rFonts w:eastAsia="Arial" w:cs="Arial"/>
        </w:rPr>
      </w:pPr>
      <w:r w:rsidRPr="007A4380">
        <w:rPr>
          <w:rFonts w:cs="Arial"/>
        </w:rPr>
        <w:t>8800 Roeselare</w:t>
      </w:r>
    </w:p>
    <w:p w14:paraId="2C13EE04" w14:textId="4EC83DB1" w:rsidR="00883C43" w:rsidRPr="007A4380" w:rsidRDefault="1EA13078" w:rsidP="1EA13078">
      <w:pPr>
        <w:spacing w:line="320" w:lineRule="exact"/>
        <w:ind w:left="284"/>
        <w:rPr>
          <w:rFonts w:ascii="Arial" w:eastAsia="Arial" w:hAnsi="Arial" w:cs="Arial"/>
          <w:lang w:val="nl-NL"/>
        </w:rPr>
      </w:pPr>
      <w:r w:rsidRPr="007A4380">
        <w:rPr>
          <w:rFonts w:ascii="Arial" w:eastAsia="Arial" w:hAnsi="Arial" w:cs="Arial"/>
          <w:lang w:val="nl-NL"/>
        </w:rPr>
        <w:t>Of</w:t>
      </w:r>
    </w:p>
    <w:p w14:paraId="6F610FE5" w14:textId="145A435C" w:rsidR="0016336A" w:rsidRPr="007A4380" w:rsidRDefault="1EA13078" w:rsidP="00140040">
      <w:pPr>
        <w:spacing w:line="320" w:lineRule="exact"/>
        <w:ind w:left="284"/>
        <w:rPr>
          <w:rFonts w:ascii="Arial" w:eastAsia="Arial" w:hAnsi="Arial" w:cs="Arial"/>
          <w:lang w:val="nl-NL"/>
        </w:rPr>
      </w:pPr>
      <w:r w:rsidRPr="007A4380">
        <w:rPr>
          <w:rFonts w:ascii="Arial" w:eastAsia="Arial" w:hAnsi="Arial" w:cs="Arial"/>
          <w:lang w:val="nl-NL"/>
        </w:rPr>
        <w:t>Wanneer de school open is, kunnen je ouders het beroep bij het schoolbestuur op school persoonlijk afgeven. Je ouders krijgen dan een bewijs van ontvangst dat aantoont op welke datum ze het hebben ingediend. Wij geven het beroep daarna door aan het schoolbestuur.</w:t>
      </w:r>
    </w:p>
    <w:p w14:paraId="72F37D13" w14:textId="7DC37887" w:rsidR="00883C43" w:rsidRPr="007A4380" w:rsidRDefault="1EA13078" w:rsidP="1EA13078">
      <w:pPr>
        <w:spacing w:line="320" w:lineRule="exact"/>
        <w:ind w:left="284"/>
        <w:rPr>
          <w:rFonts w:ascii="Arial" w:eastAsia="Arial" w:hAnsi="Arial" w:cs="Arial"/>
          <w:lang w:val="nl-NL"/>
        </w:rPr>
      </w:pPr>
      <w:r w:rsidRPr="007A4380">
        <w:rPr>
          <w:rFonts w:ascii="Arial" w:eastAsia="Arial" w:hAnsi="Arial" w:cs="Arial"/>
          <w:lang w:val="nl-NL"/>
        </w:rPr>
        <w:t>Die brief versturen je ouders of geven je ouders op school af ten laatste de derde dag* nadat aan hen:</w:t>
      </w:r>
    </w:p>
    <w:p w14:paraId="2844E709" w14:textId="77777777" w:rsidR="00753508" w:rsidRPr="007A4380" w:rsidRDefault="1EA13078" w:rsidP="007E478C">
      <w:pPr>
        <w:pStyle w:val="VVKSOOpsomming1"/>
        <w:numPr>
          <w:ilvl w:val="0"/>
          <w:numId w:val="59"/>
        </w:numPr>
        <w:tabs>
          <w:tab w:val="clear" w:pos="397"/>
          <w:tab w:val="num" w:pos="1134"/>
        </w:tabs>
        <w:spacing w:after="0" w:line="320" w:lineRule="exact"/>
        <w:ind w:left="1134" w:hanging="283"/>
        <w:jc w:val="left"/>
        <w:rPr>
          <w:rFonts w:eastAsia="Arial" w:cs="Arial"/>
          <w:lang w:val="nl-BE"/>
        </w:rPr>
      </w:pPr>
      <w:r w:rsidRPr="007A4380">
        <w:rPr>
          <w:rFonts w:cs="Arial"/>
          <w:lang w:val="nl-BE"/>
        </w:rPr>
        <w:t>ofwel het resultaat is meegedeeld van het gesprek met de directeur (wanneer de betwiste beslissing werd bevestigd);</w:t>
      </w:r>
    </w:p>
    <w:p w14:paraId="766014F7" w14:textId="77777777" w:rsidR="00753508" w:rsidRPr="007A4380" w:rsidRDefault="1EA13078" w:rsidP="007E478C">
      <w:pPr>
        <w:pStyle w:val="VVKSOOpsomming1"/>
        <w:numPr>
          <w:ilvl w:val="0"/>
          <w:numId w:val="59"/>
        </w:numPr>
        <w:tabs>
          <w:tab w:val="clear" w:pos="397"/>
          <w:tab w:val="num" w:pos="1134"/>
        </w:tabs>
        <w:spacing w:after="0" w:line="320" w:lineRule="exact"/>
        <w:ind w:left="1134" w:hanging="283"/>
        <w:jc w:val="left"/>
        <w:rPr>
          <w:rFonts w:eastAsia="Arial" w:cs="Arial"/>
          <w:lang w:val="nl-BE"/>
        </w:rPr>
      </w:pPr>
      <w:r w:rsidRPr="007A4380">
        <w:rPr>
          <w:rFonts w:cs="Arial"/>
          <w:lang w:val="nl-BE"/>
        </w:rPr>
        <w:t>ofwel de beslissing is meegedeeld van de nieuwe klassenraad (wanneer die na het eerste gesprek opnieuw is bijeengekomen, maar je ouders gaan niet akkoord met de beslissing).</w:t>
      </w:r>
    </w:p>
    <w:p w14:paraId="5F11399F" w14:textId="77777777" w:rsidR="001C2EAE" w:rsidRPr="007A4380" w:rsidRDefault="001C2EAE" w:rsidP="00AE0183">
      <w:pPr>
        <w:pStyle w:val="VVKSOOpsomming1"/>
        <w:numPr>
          <w:ilvl w:val="0"/>
          <w:numId w:val="0"/>
        </w:numPr>
        <w:spacing w:after="0" w:line="320" w:lineRule="exact"/>
        <w:ind w:left="1134"/>
        <w:jc w:val="left"/>
        <w:rPr>
          <w:rFonts w:cs="Arial"/>
          <w:lang w:val="nl-BE"/>
        </w:rPr>
      </w:pPr>
    </w:p>
    <w:p w14:paraId="1181B737" w14:textId="77777777" w:rsidR="00352A3C" w:rsidRDefault="1EA13078" w:rsidP="00352A3C">
      <w:pPr>
        <w:pStyle w:val="VVKSOTekst"/>
        <w:spacing w:after="0" w:line="320" w:lineRule="exact"/>
        <w:ind w:left="284"/>
        <w:jc w:val="left"/>
        <w:rPr>
          <w:rFonts w:eastAsia="Arial" w:cs="Arial"/>
        </w:rPr>
      </w:pPr>
      <w:r w:rsidRPr="007A4380">
        <w:rPr>
          <w:rFonts w:cs="Arial"/>
        </w:rPr>
        <w:t>Er is dus een termijn van drie dagen* die begint te lopen de dag nadat de aangetekende brief van de school wordt ontvangen. De aangetekende brief met één van de twee mogelijke beslissingen (zie boven) wordt geacht de derde dag na verzending te zijn ontvangen. De poststempel geldt als bewijs, zowel voor de verzending als voor de ontvangst.</w:t>
      </w:r>
    </w:p>
    <w:p w14:paraId="20552623" w14:textId="130DBFBF" w:rsidR="00343BF7" w:rsidRPr="00352A3C" w:rsidRDefault="1EA13078" w:rsidP="00352A3C">
      <w:pPr>
        <w:pStyle w:val="VVKSOTekst"/>
        <w:spacing w:after="0" w:line="320" w:lineRule="exact"/>
        <w:ind w:left="284"/>
        <w:jc w:val="left"/>
        <w:rPr>
          <w:rFonts w:eastAsia="Arial" w:cs="Arial"/>
        </w:rPr>
      </w:pPr>
      <w:r w:rsidRPr="007A4380">
        <w:rPr>
          <w:rFonts w:cs="Arial"/>
        </w:rPr>
        <w:lastRenderedPageBreak/>
        <w:t>Let op: als</w:t>
      </w:r>
      <w:r w:rsidRPr="007A4380">
        <w:rPr>
          <w:rFonts w:cs="Arial"/>
          <w:lang w:val="nl-BE"/>
        </w:rPr>
        <w:t xml:space="preserve"> het beroep te laat wordt verstuurd of afgegeven, zal de beroepscommissie het beroep onontvankelijk moeten </w:t>
      </w:r>
      <w:r w:rsidR="00174DB7" w:rsidRPr="007A4380">
        <w:rPr>
          <w:rFonts w:cs="Arial"/>
          <w:lang w:val="nl-BE"/>
        </w:rPr>
        <w:t>verklaren.</w:t>
      </w:r>
      <w:r w:rsidRPr="007A4380">
        <w:rPr>
          <w:rFonts w:cs="Arial"/>
          <w:lang w:val="nl-BE"/>
        </w:rPr>
        <w:t xml:space="preserve"> Dat betekent dat ze het beroep niet inhoudelijk zal kunnen behandelen. </w:t>
      </w:r>
    </w:p>
    <w:p w14:paraId="11867DCA" w14:textId="77777777" w:rsidR="007C6B4C" w:rsidRDefault="007C6B4C" w:rsidP="1EA13078">
      <w:pPr>
        <w:pStyle w:val="VVKSOTekst"/>
        <w:spacing w:after="0" w:line="320" w:lineRule="exact"/>
        <w:ind w:left="284"/>
        <w:jc w:val="left"/>
        <w:rPr>
          <w:rFonts w:cs="Arial"/>
        </w:rPr>
      </w:pPr>
    </w:p>
    <w:p w14:paraId="7DA4E115" w14:textId="62FFFC7F" w:rsidR="00F52293" w:rsidRPr="007A4380" w:rsidRDefault="1EA13078" w:rsidP="1EA13078">
      <w:pPr>
        <w:pStyle w:val="VVKSOTekst"/>
        <w:spacing w:after="0" w:line="320" w:lineRule="exact"/>
        <w:ind w:left="284"/>
        <w:jc w:val="left"/>
        <w:rPr>
          <w:rFonts w:eastAsia="Arial" w:cs="Arial"/>
        </w:rPr>
      </w:pPr>
      <w:r w:rsidRPr="007A4380">
        <w:rPr>
          <w:rFonts w:cs="Arial"/>
        </w:rPr>
        <w:t>Het beroep bij het schoolbestuur moet aan de volgende voorwaarden voldoen:</w:t>
      </w:r>
    </w:p>
    <w:p w14:paraId="395BD0B3" w14:textId="77777777" w:rsidR="00F52293" w:rsidRPr="007A4380" w:rsidRDefault="1EA13078" w:rsidP="007E478C">
      <w:pPr>
        <w:pStyle w:val="VVKSOTekst"/>
        <w:numPr>
          <w:ilvl w:val="2"/>
          <w:numId w:val="80"/>
        </w:numPr>
        <w:tabs>
          <w:tab w:val="clear" w:pos="2160"/>
          <w:tab w:val="num" w:pos="1134"/>
        </w:tabs>
        <w:spacing w:after="0" w:line="320" w:lineRule="exact"/>
        <w:ind w:left="1134" w:hanging="283"/>
        <w:jc w:val="left"/>
        <w:rPr>
          <w:rFonts w:eastAsia="Arial" w:cs="Arial"/>
        </w:rPr>
      </w:pPr>
      <w:r w:rsidRPr="007A4380">
        <w:rPr>
          <w:rFonts w:cs="Arial"/>
        </w:rPr>
        <w:t>het beroep is ofwel per aangetekende brief verstuurd, ofwel op school afgegeven (met bewijs van ontvangst).</w:t>
      </w:r>
    </w:p>
    <w:p w14:paraId="1262366D" w14:textId="77777777" w:rsidR="00F52293" w:rsidRPr="007A4380" w:rsidRDefault="1EA13078" w:rsidP="007E478C">
      <w:pPr>
        <w:pStyle w:val="VVKSOTekst"/>
        <w:numPr>
          <w:ilvl w:val="2"/>
          <w:numId w:val="80"/>
        </w:numPr>
        <w:tabs>
          <w:tab w:val="clear" w:pos="2160"/>
          <w:tab w:val="num" w:pos="1134"/>
        </w:tabs>
        <w:spacing w:after="0" w:line="320" w:lineRule="exact"/>
        <w:ind w:left="1134" w:hanging="283"/>
        <w:jc w:val="left"/>
        <w:rPr>
          <w:rFonts w:eastAsia="Arial" w:cs="Arial"/>
        </w:rPr>
      </w:pPr>
      <w:r w:rsidRPr="007A4380">
        <w:rPr>
          <w:rFonts w:cs="Arial"/>
        </w:rPr>
        <w:t>het beroep is gedateerd en ondertekend.</w:t>
      </w:r>
    </w:p>
    <w:p w14:paraId="7FE0AA94" w14:textId="20968F35" w:rsidR="00F52293" w:rsidRPr="00140040" w:rsidRDefault="1EA13078" w:rsidP="00140040">
      <w:pPr>
        <w:pStyle w:val="VVKSOTekst"/>
        <w:spacing w:after="0" w:line="320" w:lineRule="exact"/>
        <w:ind w:left="284"/>
        <w:jc w:val="left"/>
        <w:rPr>
          <w:rFonts w:eastAsia="Arial" w:cs="Arial"/>
        </w:rPr>
      </w:pPr>
      <w:r w:rsidRPr="007A4380">
        <w:rPr>
          <w:rFonts w:cs="Arial"/>
        </w:rPr>
        <w:t xml:space="preserve">Let op: als het beroep niet aan de voorwaarden voldoet, zal de beroepscommissie het beroep onontvankelijk moeten </w:t>
      </w:r>
      <w:r w:rsidR="00904F31" w:rsidRPr="007A4380">
        <w:rPr>
          <w:rFonts w:cs="Arial"/>
        </w:rPr>
        <w:t>verklare</w:t>
      </w:r>
      <w:r w:rsidRPr="007A4380">
        <w:rPr>
          <w:rFonts w:cs="Arial"/>
        </w:rPr>
        <w:t>n. Dat betekent dat ze het beroep niet inhoudelijk zal kunnen behandelen.</w:t>
      </w:r>
    </w:p>
    <w:p w14:paraId="68FCEA7F" w14:textId="77777777" w:rsidR="0093482D" w:rsidRPr="007A4380" w:rsidRDefault="1EA13078" w:rsidP="1EA13078">
      <w:pPr>
        <w:pStyle w:val="VVKSOTekst"/>
        <w:spacing w:after="0" w:line="320" w:lineRule="exact"/>
        <w:ind w:left="284"/>
        <w:jc w:val="left"/>
        <w:rPr>
          <w:rFonts w:eastAsia="Arial" w:cs="Arial"/>
          <w:lang w:val="nl-BE"/>
        </w:rPr>
      </w:pPr>
      <w:r w:rsidRPr="007A4380">
        <w:rPr>
          <w:rFonts w:cs="Arial"/>
          <w:lang w:val="nl-BE"/>
        </w:rPr>
        <w:t>We verwachten daarnaast ook dat het beroep de redenen aangeeft waarom je ouders de beslissing van de delibererende klassenraad betwisten.</w:t>
      </w:r>
    </w:p>
    <w:p w14:paraId="49BCF85B" w14:textId="77777777" w:rsidR="0093482D" w:rsidRPr="007A4380" w:rsidRDefault="0093482D" w:rsidP="00AE0183">
      <w:pPr>
        <w:pStyle w:val="VVKSOTekst"/>
        <w:spacing w:after="0" w:line="320" w:lineRule="exact"/>
        <w:ind w:left="284"/>
        <w:jc w:val="left"/>
        <w:rPr>
          <w:rFonts w:cs="Arial"/>
          <w:lang w:val="nl-BE"/>
        </w:rPr>
      </w:pPr>
    </w:p>
    <w:p w14:paraId="627196F5" w14:textId="2719AC19" w:rsidR="00347F49" w:rsidRPr="00F761E5" w:rsidRDefault="058DE815" w:rsidP="007E478C">
      <w:pPr>
        <w:pStyle w:val="VVKSOTekst"/>
        <w:numPr>
          <w:ilvl w:val="0"/>
          <w:numId w:val="85"/>
        </w:numPr>
        <w:spacing w:after="0" w:line="320" w:lineRule="exact"/>
        <w:ind w:left="284" w:firstLine="0"/>
        <w:jc w:val="left"/>
        <w:rPr>
          <w:rFonts w:eastAsia="Arial" w:cs="Arial"/>
          <w:lang w:val="nl-BE"/>
        </w:rPr>
      </w:pPr>
      <w:r w:rsidRPr="2B339EEE">
        <w:rPr>
          <w:rFonts w:cs="Arial"/>
          <w:lang w:val="nl-BE"/>
        </w:rPr>
        <w:t xml:space="preserve">Wanneer het schoolbestuur een beroep ontvangt, zal het </w:t>
      </w:r>
      <w:r w:rsidR="058958E3" w:rsidRPr="2B339EEE">
        <w:rPr>
          <w:rFonts w:cs="Arial"/>
          <w:lang w:val="nl-BE"/>
        </w:rPr>
        <w:t xml:space="preserve">schoolbestuur of zijn afgevaardigde </w:t>
      </w:r>
      <w:r w:rsidRPr="2B339EEE">
        <w:rPr>
          <w:rFonts w:cs="Arial"/>
          <w:lang w:val="nl-BE"/>
        </w:rPr>
        <w:t>een beroepscommissie samenstellen (zie ook deel 3, punt 1 ‘Wie is wie’). In die beroepscommissie zitten zowel mensen die aan de school of het schoolbestuur zijn verbonden (zoals de voorzitter van de delibererende klassenraad) als mensen die dat niet zijn. Het gaat om een onafhankelijke commissie die jullie klacht grondig zal onderzoeken. Ze zal steeds jou en je ouders uitnodigen voor een gesprek. Jullie kunnen je daarbij laten bijstaan door een vertrouwenspersoon</w:t>
      </w:r>
      <w:r w:rsidRPr="008051E8">
        <w:rPr>
          <w:rFonts w:cs="Arial"/>
          <w:highlight w:val="lightGray"/>
          <w:lang w:val="nl-BE"/>
        </w:rPr>
        <w:t xml:space="preserve">. </w:t>
      </w:r>
      <w:r w:rsidR="00755FD9" w:rsidRPr="008051E8">
        <w:rPr>
          <w:highlight w:val="lightGray"/>
        </w:rPr>
        <w:t>Een personeelslid van de school, van het CLB of van het ondersteunend leersteuncentrum kan bij een beroepscommissie niet optreden als vertrouwenspersoon van jou en je ouders.</w:t>
      </w:r>
      <w:r w:rsidR="0078451B">
        <w:t xml:space="preserve"> </w:t>
      </w:r>
      <w:r w:rsidRPr="2B339EEE">
        <w:rPr>
          <w:rFonts w:cs="Arial"/>
          <w:lang w:val="nl-BE"/>
        </w:rPr>
        <w:t>De periode waarin de beroepscommissie kan samenkomen vind je in het deel 3, punt 3 kalender, van dit document</w:t>
      </w:r>
      <w:r w:rsidR="0078451B">
        <w:rPr>
          <w:rFonts w:cs="Arial"/>
          <w:lang w:val="nl-BE"/>
        </w:rPr>
        <w:t xml:space="preserve">. </w:t>
      </w:r>
      <w:r w:rsidRPr="2B339EEE">
        <w:rPr>
          <w:rFonts w:cs="Arial"/>
          <w:lang w:val="nl-BE"/>
        </w:rPr>
        <w:t>Het is enkel mogelijk om een gesprek te verzetten bij gewettigde reden of overmacht.</w:t>
      </w:r>
      <w:r w:rsidR="76F39413" w:rsidRPr="2B339EEE">
        <w:rPr>
          <w:rFonts w:cs="Arial"/>
          <w:lang w:val="nl-BE"/>
        </w:rPr>
        <w:t xml:space="preserve">  Het laattijdig </w:t>
      </w:r>
      <w:r w:rsidR="27DBD5C4" w:rsidRPr="2B339EEE">
        <w:rPr>
          <w:rFonts w:cs="Arial"/>
          <w:lang w:val="nl-BE"/>
        </w:rPr>
        <w:t>consulteren van een advocaat</w:t>
      </w:r>
      <w:r w:rsidR="0078451B" w:rsidRPr="00F761E5">
        <w:rPr>
          <w:rFonts w:cs="Arial"/>
          <w:lang w:val="nl-BE"/>
        </w:rPr>
        <w:t xml:space="preserve"> </w:t>
      </w:r>
      <w:r w:rsidR="0078451B" w:rsidRPr="008051E8">
        <w:rPr>
          <w:rFonts w:cs="Arial"/>
          <w:highlight w:val="lightGray"/>
          <w:lang w:val="nl-BE"/>
        </w:rPr>
        <w:t>of onverenigbaarheid met zijn/haar agenda</w:t>
      </w:r>
      <w:r w:rsidR="27DBD5C4" w:rsidRPr="2B339EEE">
        <w:rPr>
          <w:rFonts w:cs="Arial"/>
          <w:lang w:val="nl-BE"/>
        </w:rPr>
        <w:t xml:space="preserve"> is geen gewettigde reden of overmacht. </w:t>
      </w:r>
    </w:p>
    <w:p w14:paraId="74BA3922" w14:textId="77777777" w:rsidR="00580229" w:rsidRPr="00F761E5" w:rsidRDefault="00580229" w:rsidP="00580229">
      <w:pPr>
        <w:pStyle w:val="VVKSOTekst"/>
        <w:spacing w:after="0" w:line="320" w:lineRule="exact"/>
        <w:ind w:left="284"/>
        <w:jc w:val="left"/>
        <w:rPr>
          <w:rFonts w:eastAsia="Arial" w:cs="Arial"/>
          <w:lang w:val="nl-BE"/>
        </w:rPr>
      </w:pPr>
    </w:p>
    <w:p w14:paraId="1BAFCE5F" w14:textId="4CB1F365" w:rsidR="00347F49" w:rsidRPr="007A4380" w:rsidRDefault="1EA13078" w:rsidP="1EA13078">
      <w:pPr>
        <w:pStyle w:val="VVKSOTekst"/>
        <w:spacing w:after="0" w:line="320" w:lineRule="exact"/>
        <w:ind w:left="284"/>
        <w:jc w:val="left"/>
        <w:rPr>
          <w:rFonts w:eastAsia="Arial" w:cs="Arial"/>
          <w:lang w:val="nl-BE"/>
        </w:rPr>
      </w:pPr>
      <w:r w:rsidRPr="007A4380">
        <w:rPr>
          <w:rFonts w:cs="Arial"/>
          <w:lang w:val="nl-BE"/>
        </w:rPr>
        <w:t>In de brief met de uitnodiging zal staan wie de leden van de beroepscommissie zijn. Deze samenstelling blijft ongewijzigd tijdens de verdere procedure, tenzij het door ziekte, overmacht of onverenigbaarheid noodzakelijk zou zijn om een plaatsvervanger aan te duiden.</w:t>
      </w:r>
    </w:p>
    <w:p w14:paraId="7F91E94B" w14:textId="77777777" w:rsidR="00347F49" w:rsidRPr="007A4380" w:rsidRDefault="00347F49" w:rsidP="00AE0183">
      <w:pPr>
        <w:pStyle w:val="VVKSOTekst"/>
        <w:spacing w:after="0" w:line="320" w:lineRule="exact"/>
        <w:ind w:left="284"/>
        <w:jc w:val="left"/>
        <w:rPr>
          <w:rFonts w:cs="Arial"/>
          <w:lang w:val="nl-BE"/>
        </w:rPr>
      </w:pPr>
    </w:p>
    <w:p w14:paraId="791C36B5" w14:textId="77777777" w:rsidR="000E0990" w:rsidRDefault="1EA13078" w:rsidP="1EA13078">
      <w:pPr>
        <w:pStyle w:val="VVKSOTekst"/>
        <w:spacing w:after="0" w:line="320" w:lineRule="exact"/>
        <w:ind w:left="284"/>
        <w:jc w:val="left"/>
        <w:rPr>
          <w:rFonts w:cs="Arial"/>
          <w:lang w:val="nl-BE"/>
        </w:rPr>
      </w:pPr>
      <w:r w:rsidRPr="007A4380">
        <w:rPr>
          <w:rFonts w:cs="Arial"/>
          <w:lang w:val="nl-BE"/>
        </w:rPr>
        <w:t>De beroepscommissie streeft naar een consensus. Wanneer het toch tot een stemming komt, heeft de groep van mensen die aan de school of het schoolbestuur verbonden zijn even veel stemmen als de groep van mensen die dat niet zijn. De voorzitter is niet verbonden aan de school of het schoolbestuur. Wanneer er bij een stemming evenveel stemmen voor als tegen zijn, geeft zijn stem de doorslag.</w:t>
      </w:r>
    </w:p>
    <w:p w14:paraId="5680A519" w14:textId="77777777" w:rsidR="00260092" w:rsidRPr="007A4380" w:rsidRDefault="00260092" w:rsidP="1EA13078">
      <w:pPr>
        <w:pStyle w:val="VVKSOTekst"/>
        <w:spacing w:after="0" w:line="320" w:lineRule="exact"/>
        <w:ind w:left="284"/>
        <w:jc w:val="left"/>
        <w:rPr>
          <w:rFonts w:eastAsia="Arial" w:cs="Arial"/>
          <w:lang w:val="nl-BE"/>
        </w:rPr>
      </w:pPr>
    </w:p>
    <w:p w14:paraId="4A6BB809" w14:textId="77777777" w:rsidR="005E2605" w:rsidRPr="007A4380" w:rsidRDefault="1EA13078" w:rsidP="1EA13078">
      <w:pPr>
        <w:pStyle w:val="VVKSOTekst"/>
        <w:spacing w:after="0" w:line="320" w:lineRule="exact"/>
        <w:ind w:left="284"/>
        <w:jc w:val="left"/>
        <w:rPr>
          <w:rFonts w:eastAsia="Arial" w:cs="Arial"/>
          <w:lang w:val="nl-BE"/>
        </w:rPr>
      </w:pPr>
      <w:r w:rsidRPr="007A4380">
        <w:rPr>
          <w:rFonts w:cs="Arial"/>
          <w:lang w:val="nl-BE"/>
        </w:rPr>
        <w:t>De beroepscommissie zal ofwel de betwiste beslissing bevestigen, ofwel een andere beslissing nemen. De voorzitter van de beroepscommissie zal de gemotiveerde beslissing binnen een redelijke termijn en ten laatste op 15 september van het daaropvolgende schooljaar met een aangetekende brief aan je ouders meedelen.</w:t>
      </w:r>
    </w:p>
    <w:p w14:paraId="21801BE5" w14:textId="77777777" w:rsidR="003A68D0" w:rsidRPr="007A4380" w:rsidRDefault="003A68D0" w:rsidP="00AE0183">
      <w:pPr>
        <w:pStyle w:val="VVKSOTekst"/>
        <w:spacing w:after="0" w:line="320" w:lineRule="exact"/>
        <w:ind w:left="284"/>
        <w:jc w:val="left"/>
        <w:rPr>
          <w:rFonts w:cs="Arial"/>
          <w:lang w:val="nl-BE"/>
        </w:rPr>
      </w:pPr>
    </w:p>
    <w:p w14:paraId="573BFB04" w14:textId="5264DD5F" w:rsidR="008B236D" w:rsidRDefault="0D64077F" w:rsidP="001356AE">
      <w:pPr>
        <w:spacing w:line="320" w:lineRule="exact"/>
        <w:ind w:left="284"/>
        <w:rPr>
          <w:rFonts w:ascii="Arial" w:eastAsia="Arial" w:hAnsi="Arial" w:cs="Arial"/>
          <w:lang w:val="nl-NL"/>
        </w:rPr>
      </w:pPr>
      <w:r w:rsidRPr="007A4380">
        <w:rPr>
          <w:rFonts w:ascii="Arial" w:eastAsia="Arial" w:hAnsi="Arial" w:cs="Arial"/>
          <w:lang w:val="nl-NL"/>
        </w:rPr>
        <w:t>4</w:t>
      </w:r>
      <w:r w:rsidR="00291D0C" w:rsidRPr="007A4380">
        <w:rPr>
          <w:rFonts w:ascii="Arial" w:hAnsi="Arial" w:cs="Arial"/>
          <w:lang w:val="nl-NL"/>
        </w:rPr>
        <w:tab/>
      </w:r>
      <w:r w:rsidRPr="007A4380">
        <w:rPr>
          <w:rFonts w:ascii="Arial" w:eastAsia="Arial" w:hAnsi="Arial" w:cs="Arial"/>
          <w:lang w:val="nl-NL"/>
        </w:rPr>
        <w:t>Maar hopelijk komt het allemaal niet zover en slaag je erin het schooljaar succesvol af te sluiten en zijn jij en je ouders tevreden met je resultaat. Dat succes wensen wij je van harte toe!</w:t>
      </w:r>
    </w:p>
    <w:p w14:paraId="06C05827" w14:textId="77777777" w:rsidR="001356AE" w:rsidRDefault="001356AE" w:rsidP="001356AE">
      <w:pPr>
        <w:spacing w:line="320" w:lineRule="exact"/>
        <w:ind w:left="284"/>
        <w:rPr>
          <w:rFonts w:ascii="Arial" w:eastAsia="Arial" w:hAnsi="Arial" w:cs="Arial"/>
          <w:lang w:val="nl-NL"/>
        </w:rPr>
      </w:pPr>
    </w:p>
    <w:p w14:paraId="39C516A7" w14:textId="77777777" w:rsidR="001356AE" w:rsidRDefault="001356AE" w:rsidP="001356AE">
      <w:pPr>
        <w:spacing w:line="320" w:lineRule="exact"/>
        <w:ind w:left="284"/>
        <w:rPr>
          <w:rFonts w:ascii="Arial" w:eastAsia="Arial" w:hAnsi="Arial" w:cs="Arial"/>
          <w:lang w:val="nl-NL"/>
        </w:rPr>
      </w:pPr>
    </w:p>
    <w:p w14:paraId="3DD4F8AB" w14:textId="77777777" w:rsidR="001356AE" w:rsidRPr="001356AE" w:rsidRDefault="001356AE" w:rsidP="001356AE">
      <w:pPr>
        <w:spacing w:line="320" w:lineRule="exact"/>
        <w:ind w:left="284"/>
        <w:rPr>
          <w:rFonts w:ascii="Arial" w:eastAsia="Arial" w:hAnsi="Arial" w:cs="Arial"/>
          <w:lang w:val="nl-NL"/>
        </w:rPr>
      </w:pPr>
    </w:p>
    <w:p w14:paraId="4D6C9D50" w14:textId="77777777" w:rsidR="00F761E5" w:rsidRPr="001356AE" w:rsidRDefault="00F761E5" w:rsidP="001356AE">
      <w:pPr>
        <w:spacing w:line="320" w:lineRule="exact"/>
        <w:ind w:left="284"/>
        <w:rPr>
          <w:rFonts w:ascii="Arial" w:eastAsia="Arial" w:hAnsi="Arial" w:cs="Arial"/>
          <w:lang w:val="nl-NL"/>
        </w:rPr>
      </w:pPr>
    </w:p>
    <w:p w14:paraId="401B271C" w14:textId="6D091667" w:rsidR="008C4D81" w:rsidRPr="007A4380" w:rsidRDefault="1EA13078" w:rsidP="00140040">
      <w:pPr>
        <w:pStyle w:val="Kopje1"/>
        <w:rPr>
          <w:rFonts w:eastAsia="Arial"/>
          <w:lang w:val="nl-NL"/>
        </w:rPr>
      </w:pPr>
      <w:bookmarkStart w:id="107" w:name="_Toc238482605"/>
      <w:r w:rsidRPr="06E79DE9">
        <w:rPr>
          <w:rFonts w:eastAsia="Arial"/>
          <w:lang w:val="nl-NL"/>
        </w:rPr>
        <w:lastRenderedPageBreak/>
        <w:t>LEEFREGELS, AFSPRAKEN, ORDE EN TUCHT</w:t>
      </w:r>
      <w:bookmarkEnd w:id="107"/>
    </w:p>
    <w:p w14:paraId="5C921736" w14:textId="77777777" w:rsidR="00531217" w:rsidRPr="007A4380" w:rsidRDefault="00531217" w:rsidP="00AE0183">
      <w:pPr>
        <w:spacing w:line="320" w:lineRule="exact"/>
        <w:rPr>
          <w:rFonts w:ascii="Arial" w:hAnsi="Arial" w:cs="Arial"/>
          <w:lang w:val="nl-NL"/>
        </w:rPr>
      </w:pPr>
    </w:p>
    <w:p w14:paraId="6B9158F8"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Hieronder worden afspraken en regels vermeld, die indien ze niet nageleefd worden, kunnen leiden tot een orde- of tuchtmaatregel. Als we ons allemaal aan deze afspraken houden, wordt het op school voor iedereen aangenaam.</w:t>
      </w:r>
    </w:p>
    <w:p w14:paraId="420F0094" w14:textId="77777777" w:rsidR="00B757A7" w:rsidRPr="007A4380" w:rsidRDefault="00B757A7" w:rsidP="00AE0183">
      <w:pPr>
        <w:spacing w:line="320" w:lineRule="exact"/>
        <w:rPr>
          <w:rFonts w:ascii="Arial" w:hAnsi="Arial" w:cs="Arial"/>
          <w:lang w:val="nl-NL"/>
        </w:rPr>
      </w:pPr>
    </w:p>
    <w:p w14:paraId="1AF9539F" w14:textId="29817612" w:rsidR="00531217" w:rsidRPr="00140040" w:rsidRDefault="1EA13078" w:rsidP="00140040">
      <w:pPr>
        <w:pStyle w:val="Kopje2"/>
      </w:pPr>
      <w:bookmarkStart w:id="108" w:name="_Toc238482606"/>
      <w:r>
        <w:t>Praktische afspraken en leefregels op school.</w:t>
      </w:r>
      <w:bookmarkEnd w:id="108"/>
    </w:p>
    <w:p w14:paraId="5CD70A35" w14:textId="71F68295" w:rsidR="000C46D8" w:rsidRPr="00140040" w:rsidRDefault="1EA13078" w:rsidP="00140040">
      <w:pPr>
        <w:pStyle w:val="Kopje3"/>
      </w:pPr>
      <w:bookmarkStart w:id="109" w:name="_Toc238482607"/>
      <w:r>
        <w:t>Concrete afspraken</w:t>
      </w:r>
      <w:bookmarkEnd w:id="109"/>
    </w:p>
    <w:p w14:paraId="3A939F12" w14:textId="1C9DB540" w:rsidR="00531217" w:rsidRPr="00730EC3" w:rsidRDefault="00531217" w:rsidP="00140040">
      <w:pPr>
        <w:pStyle w:val="Kopje4"/>
      </w:pPr>
      <w:bookmarkStart w:id="110" w:name="_Toc238482608"/>
      <w:r>
        <w:t>Stiptheid bij het belsignaal</w:t>
      </w:r>
      <w:bookmarkEnd w:id="110"/>
    </w:p>
    <w:p w14:paraId="4C4A3A66" w14:textId="729B5725" w:rsidR="00531217" w:rsidRPr="007A4380" w:rsidRDefault="1EA13078" w:rsidP="1EA13078">
      <w:pPr>
        <w:tabs>
          <w:tab w:val="num" w:pos="900"/>
        </w:tabs>
        <w:spacing w:line="320" w:lineRule="exact"/>
        <w:rPr>
          <w:rFonts w:ascii="Arial" w:eastAsia="Arial" w:hAnsi="Arial" w:cs="Arial"/>
        </w:rPr>
      </w:pPr>
      <w:r w:rsidRPr="007A4380">
        <w:rPr>
          <w:rFonts w:ascii="Arial" w:eastAsia="Arial" w:hAnsi="Arial" w:cs="Arial"/>
        </w:rPr>
        <w:t xml:space="preserve">Stiptheid is een </w:t>
      </w:r>
      <w:r w:rsidR="00AD04CD" w:rsidRPr="007A4380">
        <w:rPr>
          <w:rFonts w:ascii="Arial" w:eastAsia="Arial" w:hAnsi="Arial" w:cs="Arial"/>
        </w:rPr>
        <w:t>belangrijke</w:t>
      </w:r>
      <w:r w:rsidRPr="007A4380">
        <w:rPr>
          <w:rFonts w:ascii="Arial" w:eastAsia="Arial" w:hAnsi="Arial" w:cs="Arial"/>
        </w:rPr>
        <w:t xml:space="preserve"> basishouding voor iedereen. </w:t>
      </w:r>
    </w:p>
    <w:p w14:paraId="6CEA5A72" w14:textId="5AB7C94E" w:rsidR="00D73EF8" w:rsidRPr="00140040" w:rsidRDefault="058DE815" w:rsidP="00AE0183">
      <w:pPr>
        <w:tabs>
          <w:tab w:val="num" w:pos="900"/>
        </w:tabs>
        <w:spacing w:line="320" w:lineRule="exact"/>
        <w:rPr>
          <w:rFonts w:ascii="Arial" w:eastAsia="Arial" w:hAnsi="Arial" w:cs="Arial"/>
        </w:rPr>
      </w:pPr>
      <w:r w:rsidRPr="007A4380">
        <w:rPr>
          <w:rFonts w:ascii="Arial" w:eastAsia="Arial" w:hAnsi="Arial" w:cs="Arial"/>
        </w:rPr>
        <w:t xml:space="preserve">Je komt dan ook op </w:t>
      </w:r>
      <w:r w:rsidRPr="00565677">
        <w:rPr>
          <w:rFonts w:ascii="Arial" w:eastAsia="Arial" w:hAnsi="Arial" w:cs="Arial"/>
        </w:rPr>
        <w:t xml:space="preserve">tijd (zie </w:t>
      </w:r>
      <w:r w:rsidR="000F3342" w:rsidRPr="00565677">
        <w:rPr>
          <w:rFonts w:ascii="Arial" w:eastAsia="Arial" w:hAnsi="Arial" w:cs="Arial"/>
          <w:u w:val="single"/>
          <w:lang w:val="nl-NL"/>
        </w:rPr>
        <w:fldChar w:fldCharType="begin"/>
      </w:r>
      <w:r w:rsidR="000F3342" w:rsidRPr="00565677">
        <w:rPr>
          <w:rFonts w:ascii="Arial" w:eastAsia="Arial" w:hAnsi="Arial" w:cs="Arial"/>
          <w:u w:val="single"/>
        </w:rPr>
        <w:instrText xml:space="preserve"> REF _Ref174642742 \r \h </w:instrText>
      </w:r>
      <w:r w:rsidR="000F3342" w:rsidRPr="00565677">
        <w:rPr>
          <w:rFonts w:ascii="Arial" w:eastAsia="Arial" w:hAnsi="Arial" w:cs="Arial"/>
          <w:u w:val="single"/>
          <w:lang w:val="nl-NL"/>
        </w:rPr>
      </w:r>
      <w:r w:rsidR="000F3342" w:rsidRPr="00565677">
        <w:rPr>
          <w:rFonts w:ascii="Arial" w:eastAsia="Arial" w:hAnsi="Arial" w:cs="Arial"/>
          <w:u w:val="single"/>
          <w:lang w:val="nl-NL"/>
        </w:rPr>
        <w:fldChar w:fldCharType="separate"/>
      </w:r>
      <w:r w:rsidR="51B25C6A" w:rsidRPr="00565677">
        <w:rPr>
          <w:rFonts w:ascii="Arial" w:eastAsia="Arial" w:hAnsi="Arial" w:cs="Arial"/>
          <w:u w:val="single"/>
        </w:rPr>
        <w:t>2.1.1</w:t>
      </w:r>
      <w:r w:rsidR="000F3342" w:rsidRPr="00565677">
        <w:rPr>
          <w:rFonts w:ascii="Arial" w:eastAsia="Arial" w:hAnsi="Arial" w:cs="Arial"/>
          <w:u w:val="single"/>
          <w:lang w:val="nl-NL"/>
        </w:rPr>
        <w:fldChar w:fldCharType="end"/>
      </w:r>
      <w:r w:rsidRPr="00565677">
        <w:rPr>
          <w:rFonts w:ascii="Arial" w:eastAsia="Arial" w:hAnsi="Arial" w:cs="Arial"/>
          <w:lang w:val="nl-NL"/>
        </w:rPr>
        <w:t xml:space="preserve">). </w:t>
      </w:r>
      <w:r w:rsidRPr="00155CA5">
        <w:rPr>
          <w:rFonts w:ascii="Arial" w:eastAsia="Arial" w:hAnsi="Arial" w:cs="Arial"/>
          <w:lang w:val="nl-NL"/>
        </w:rPr>
        <w:t>Kom je drie keer zonder gegronde reden te laat,</w:t>
      </w:r>
      <w:r w:rsidR="43FE1085" w:rsidRPr="00155CA5">
        <w:rPr>
          <w:rFonts w:ascii="Arial" w:eastAsia="Arial" w:hAnsi="Arial" w:cs="Arial"/>
          <w:lang w:val="nl-NL"/>
        </w:rPr>
        <w:t xml:space="preserve"> dan moet je s’ avonds </w:t>
      </w:r>
      <w:r w:rsidR="351FBE9C" w:rsidRPr="00155CA5">
        <w:rPr>
          <w:rFonts w:ascii="Arial" w:eastAsia="Arial" w:hAnsi="Arial" w:cs="Arial"/>
          <w:lang w:val="nl-NL"/>
        </w:rPr>
        <w:t xml:space="preserve">50 min. </w:t>
      </w:r>
      <w:r w:rsidR="43FE1085" w:rsidRPr="00155CA5">
        <w:rPr>
          <w:rFonts w:ascii="Arial" w:eastAsia="Arial" w:hAnsi="Arial" w:cs="Arial"/>
          <w:lang w:val="nl-NL"/>
        </w:rPr>
        <w:t>nablijven op school</w:t>
      </w:r>
      <w:r w:rsidRPr="00155CA5">
        <w:rPr>
          <w:rFonts w:ascii="Arial" w:eastAsia="Arial" w:hAnsi="Arial" w:cs="Arial"/>
          <w:lang w:val="nl-NL"/>
        </w:rPr>
        <w:t>.</w:t>
      </w:r>
      <w:r w:rsidRPr="00F23607">
        <w:rPr>
          <w:rFonts w:ascii="Arial" w:eastAsia="Arial" w:hAnsi="Arial" w:cs="Arial"/>
          <w:lang w:val="nl-NL"/>
        </w:rPr>
        <w:t xml:space="preserve"> Kom je te laat op school tijdens het eerste lesuur</w:t>
      </w:r>
      <w:r w:rsidRPr="00F23607">
        <w:rPr>
          <w:rFonts w:ascii="Arial" w:eastAsia="Arial" w:hAnsi="Arial" w:cs="Arial"/>
        </w:rPr>
        <w:t>, dan wordt dit in het aanwezigheidsregister geregistreerd</w:t>
      </w:r>
      <w:r w:rsidRPr="007A4380">
        <w:rPr>
          <w:rFonts w:ascii="Arial" w:eastAsia="Arial" w:hAnsi="Arial" w:cs="Arial"/>
        </w:rPr>
        <w:t xml:space="preserve"> met code ‘L’. Kom je zonder geldige reden pas na het 1</w:t>
      </w:r>
      <w:r w:rsidRPr="007A4380">
        <w:rPr>
          <w:rFonts w:ascii="Arial" w:eastAsia="Arial" w:hAnsi="Arial" w:cs="Arial"/>
          <w:vertAlign w:val="superscript"/>
        </w:rPr>
        <w:t>ste</w:t>
      </w:r>
      <w:r w:rsidRPr="007A4380">
        <w:rPr>
          <w:rFonts w:ascii="Arial" w:eastAsia="Arial" w:hAnsi="Arial" w:cs="Arial"/>
        </w:rPr>
        <w:t xml:space="preserve"> lesuur aan op school, dan registreren we dit met code ‘B’ van problematische afwezigheid.</w:t>
      </w:r>
    </w:p>
    <w:p w14:paraId="273520FE" w14:textId="3625CD89" w:rsidR="00056C9E" w:rsidRPr="007A4380" w:rsidRDefault="1EA13078" w:rsidP="007E478C">
      <w:pPr>
        <w:numPr>
          <w:ilvl w:val="2"/>
          <w:numId w:val="51"/>
        </w:numPr>
        <w:tabs>
          <w:tab w:val="clear" w:pos="2160"/>
          <w:tab w:val="num" w:pos="1134"/>
        </w:tabs>
        <w:spacing w:line="320" w:lineRule="exact"/>
        <w:ind w:left="1134" w:right="22" w:hanging="283"/>
        <w:rPr>
          <w:rFonts w:ascii="Arial" w:eastAsia="Arial" w:hAnsi="Arial" w:cs="Arial"/>
          <w:lang w:val="nl-NL"/>
        </w:rPr>
      </w:pPr>
      <w:r w:rsidRPr="007A4380">
        <w:rPr>
          <w:rFonts w:ascii="Arial" w:eastAsia="Arial" w:hAnsi="Arial" w:cs="Arial"/>
          <w:lang w:val="nl-NL"/>
        </w:rPr>
        <w:t xml:space="preserve">Voor </w:t>
      </w:r>
      <w:r w:rsidR="00CC2F84">
        <w:rPr>
          <w:rFonts w:ascii="Arial" w:eastAsia="Arial" w:hAnsi="Arial" w:cs="Arial"/>
          <w:lang w:val="nl-NL"/>
        </w:rPr>
        <w:t xml:space="preserve">NOVA </w:t>
      </w:r>
      <w:r w:rsidRPr="007A4380">
        <w:rPr>
          <w:rFonts w:ascii="Arial" w:eastAsia="Arial" w:hAnsi="Arial" w:cs="Arial"/>
          <w:lang w:val="nl-NL"/>
        </w:rPr>
        <w:t xml:space="preserve">campus </w:t>
      </w:r>
      <w:r w:rsidR="00CC2F84">
        <w:rPr>
          <w:rFonts w:ascii="Arial" w:eastAsia="Arial" w:hAnsi="Arial" w:cs="Arial"/>
          <w:lang w:val="nl-NL"/>
        </w:rPr>
        <w:t xml:space="preserve">VISO </w:t>
      </w:r>
      <w:r w:rsidRPr="007A4380">
        <w:rPr>
          <w:rFonts w:ascii="Arial" w:eastAsia="Arial" w:hAnsi="Arial" w:cs="Arial"/>
          <w:lang w:val="nl-NL"/>
        </w:rPr>
        <w:t>Dr. Delbekestraat:</w:t>
      </w:r>
    </w:p>
    <w:p w14:paraId="1AB1E16F" w14:textId="16FBCFBC" w:rsidR="379B61C6" w:rsidRPr="00671613" w:rsidRDefault="379B61C6" w:rsidP="30046C14">
      <w:pPr>
        <w:spacing w:line="320" w:lineRule="exact"/>
        <w:ind w:left="1134" w:right="22"/>
        <w:jc w:val="both"/>
        <w:rPr>
          <w:rFonts w:ascii="Arial" w:eastAsia="Arial" w:hAnsi="Arial" w:cs="Arial"/>
        </w:rPr>
      </w:pPr>
      <w:r w:rsidRPr="00671613">
        <w:rPr>
          <w:rFonts w:ascii="Arial" w:eastAsia="Arial" w:hAnsi="Arial" w:cs="Arial"/>
        </w:rPr>
        <w:t xml:space="preserve">'s Morgens </w:t>
      </w:r>
      <w:r w:rsidR="1EA13078" w:rsidRPr="00671613">
        <w:rPr>
          <w:rFonts w:ascii="Arial" w:eastAsia="Arial" w:hAnsi="Arial" w:cs="Arial"/>
        </w:rPr>
        <w:t>is</w:t>
      </w:r>
      <w:r w:rsidR="6338B247" w:rsidRPr="00671613">
        <w:rPr>
          <w:rFonts w:ascii="Arial" w:eastAsia="Arial" w:hAnsi="Arial" w:cs="Arial"/>
        </w:rPr>
        <w:t xml:space="preserve"> er</w:t>
      </w:r>
      <w:r w:rsidR="1EA13078" w:rsidRPr="00671613">
        <w:rPr>
          <w:rFonts w:ascii="Arial" w:eastAsia="Arial" w:hAnsi="Arial" w:cs="Arial"/>
        </w:rPr>
        <w:t xml:space="preserve"> toezicht</w:t>
      </w:r>
      <w:r w:rsidR="003E2CF6" w:rsidRPr="00671613">
        <w:rPr>
          <w:rFonts w:ascii="Arial" w:eastAsia="Arial" w:hAnsi="Arial" w:cs="Arial"/>
        </w:rPr>
        <w:t xml:space="preserve"> op de speelplaats</w:t>
      </w:r>
      <w:r w:rsidR="1EA13078" w:rsidRPr="00671613">
        <w:rPr>
          <w:rFonts w:ascii="Arial" w:eastAsia="Arial" w:hAnsi="Arial" w:cs="Arial"/>
        </w:rPr>
        <w:t xml:space="preserve"> vanaf 8 u.</w:t>
      </w:r>
      <w:r w:rsidR="43A5F3B8" w:rsidRPr="00671613">
        <w:rPr>
          <w:rFonts w:ascii="Arial" w:eastAsia="Arial" w:hAnsi="Arial" w:cs="Arial"/>
        </w:rPr>
        <w:t xml:space="preserve"> O</w:t>
      </w:r>
      <w:r w:rsidR="758A86E7" w:rsidRPr="00671613">
        <w:rPr>
          <w:rFonts w:ascii="Arial" w:eastAsia="Arial" w:hAnsi="Arial" w:cs="Arial"/>
        </w:rPr>
        <w:t>m 8.20 u. is iedereen aanwezig op school</w:t>
      </w:r>
      <w:r w:rsidR="4D51A50D" w:rsidRPr="00671613">
        <w:rPr>
          <w:rFonts w:ascii="Arial" w:eastAsia="Arial" w:hAnsi="Arial" w:cs="Arial"/>
        </w:rPr>
        <w:t xml:space="preserve"> (1ste en 2de graad</w:t>
      </w:r>
      <w:r w:rsidR="13BD1970" w:rsidRPr="00671613">
        <w:rPr>
          <w:rFonts w:ascii="Arial" w:eastAsia="Arial" w:hAnsi="Arial" w:cs="Arial"/>
        </w:rPr>
        <w:t xml:space="preserve"> op de speelplaats</w:t>
      </w:r>
      <w:r w:rsidR="3C74367C" w:rsidRPr="00671613">
        <w:rPr>
          <w:rFonts w:ascii="Arial" w:eastAsia="Arial" w:hAnsi="Arial" w:cs="Arial"/>
        </w:rPr>
        <w:t>)</w:t>
      </w:r>
      <w:r w:rsidR="758A86E7" w:rsidRPr="00671613">
        <w:rPr>
          <w:rFonts w:ascii="Arial" w:eastAsia="Arial" w:hAnsi="Arial" w:cs="Arial"/>
        </w:rPr>
        <w:t>. Als je op school toekomt, verlaat je de school niet meer na 8 u.</w:t>
      </w:r>
      <w:r w:rsidR="0933138A" w:rsidRPr="00671613">
        <w:rPr>
          <w:rFonts w:ascii="Arial" w:eastAsia="Arial" w:hAnsi="Arial" w:cs="Arial"/>
        </w:rPr>
        <w:t xml:space="preserve"> </w:t>
      </w:r>
      <w:r w:rsidR="5FCB0232" w:rsidRPr="00671613">
        <w:rPr>
          <w:rFonts w:ascii="Arial" w:eastAsia="Arial" w:hAnsi="Arial" w:cs="Arial"/>
        </w:rPr>
        <w:t>Indien je ’s middags thuis je middagmaal neemt, dan ben je terug</w:t>
      </w:r>
      <w:r w:rsidR="235098B0" w:rsidRPr="00671613">
        <w:rPr>
          <w:rFonts w:ascii="Arial" w:eastAsia="Arial" w:hAnsi="Arial" w:cs="Arial"/>
        </w:rPr>
        <w:t xml:space="preserve"> op school</w:t>
      </w:r>
      <w:r w:rsidR="5FCB0232" w:rsidRPr="00671613">
        <w:rPr>
          <w:rFonts w:ascii="Arial" w:eastAsia="Arial" w:hAnsi="Arial" w:cs="Arial"/>
        </w:rPr>
        <w:t xml:space="preserve"> tussen 13 u. en 13.10 u.</w:t>
      </w:r>
      <w:r w:rsidR="5EFC0B3E" w:rsidRPr="00671613">
        <w:rPr>
          <w:rFonts w:ascii="Arial" w:eastAsia="Arial" w:hAnsi="Arial" w:cs="Arial"/>
        </w:rPr>
        <w:t xml:space="preserve"> </w:t>
      </w:r>
      <w:r w:rsidR="11B6206E" w:rsidRPr="00671613">
        <w:rPr>
          <w:rFonts w:ascii="Arial" w:eastAsia="Arial" w:hAnsi="Arial" w:cs="Arial"/>
        </w:rPr>
        <w:t>De fietsenkelder wordt afgesloten om 8.20 u en 13.10 u.</w:t>
      </w:r>
      <w:r w:rsidR="72210800" w:rsidRPr="00671613">
        <w:rPr>
          <w:rFonts w:ascii="Arial" w:eastAsia="Arial" w:hAnsi="Arial" w:cs="Arial"/>
        </w:rPr>
        <w:t xml:space="preserve"> In de voor- en namiddagpauze zijn alle leerlingen (behalve 7des) op de speelplaats.</w:t>
      </w:r>
    </w:p>
    <w:p w14:paraId="3BC2A628" w14:textId="5F62BF39" w:rsidR="11B6206E" w:rsidRPr="00671613" w:rsidRDefault="11B6206E" w:rsidP="30046C14">
      <w:pPr>
        <w:spacing w:line="320" w:lineRule="exact"/>
        <w:ind w:left="1134" w:right="22"/>
        <w:rPr>
          <w:rFonts w:ascii="Arial" w:eastAsia="Arial" w:hAnsi="Arial" w:cs="Arial"/>
        </w:rPr>
      </w:pPr>
      <w:r w:rsidRPr="00671613">
        <w:rPr>
          <w:rFonts w:ascii="Arial" w:eastAsia="Arial" w:hAnsi="Arial" w:cs="Arial"/>
        </w:rPr>
        <w:t>Belsigna</w:t>
      </w:r>
      <w:r w:rsidR="3AC7E263" w:rsidRPr="00671613">
        <w:rPr>
          <w:rFonts w:ascii="Arial" w:eastAsia="Arial" w:hAnsi="Arial" w:cs="Arial"/>
        </w:rPr>
        <w:t xml:space="preserve">al: </w:t>
      </w:r>
    </w:p>
    <w:p w14:paraId="126326D7" w14:textId="704DF425" w:rsidR="0094010D" w:rsidRPr="00671613" w:rsidRDefault="058DE815" w:rsidP="007E478C">
      <w:pPr>
        <w:pStyle w:val="Lijstalinea"/>
        <w:numPr>
          <w:ilvl w:val="0"/>
          <w:numId w:val="107"/>
        </w:numPr>
        <w:spacing w:line="320" w:lineRule="exact"/>
        <w:ind w:right="22"/>
        <w:rPr>
          <w:rFonts w:ascii="Arial" w:eastAsia="Arial" w:hAnsi="Arial" w:cs="Arial"/>
        </w:rPr>
      </w:pPr>
      <w:r w:rsidRPr="00671613">
        <w:rPr>
          <w:rFonts w:ascii="Arial" w:eastAsia="Arial" w:hAnsi="Arial" w:cs="Arial"/>
        </w:rPr>
        <w:t xml:space="preserve">’s </w:t>
      </w:r>
      <w:r w:rsidR="0021C44F" w:rsidRPr="00671613">
        <w:rPr>
          <w:rFonts w:ascii="Arial" w:eastAsia="Arial" w:hAnsi="Arial" w:cs="Arial"/>
        </w:rPr>
        <w:t>m</w:t>
      </w:r>
      <w:r w:rsidRPr="00671613">
        <w:rPr>
          <w:rFonts w:ascii="Arial" w:eastAsia="Arial" w:hAnsi="Arial" w:cs="Arial"/>
        </w:rPr>
        <w:t xml:space="preserve">orgens </w:t>
      </w:r>
      <w:r w:rsidR="5C9A64BD" w:rsidRPr="00671613">
        <w:rPr>
          <w:rFonts w:ascii="Arial" w:eastAsia="Arial" w:hAnsi="Arial" w:cs="Arial"/>
        </w:rPr>
        <w:t>gaat het 1e belsignaal</w:t>
      </w:r>
      <w:r w:rsidRPr="00671613">
        <w:rPr>
          <w:rFonts w:ascii="Arial" w:eastAsia="Arial" w:hAnsi="Arial" w:cs="Arial"/>
        </w:rPr>
        <w:t xml:space="preserve"> om 8.20 </w:t>
      </w:r>
      <w:r w:rsidR="57C36FCB" w:rsidRPr="00671613">
        <w:rPr>
          <w:rFonts w:ascii="Arial" w:eastAsia="Arial" w:hAnsi="Arial" w:cs="Arial"/>
        </w:rPr>
        <w:t>u.</w:t>
      </w:r>
      <w:r w:rsidRPr="00671613">
        <w:rPr>
          <w:rFonts w:ascii="Arial" w:eastAsia="Arial" w:hAnsi="Arial" w:cs="Arial"/>
        </w:rPr>
        <w:t xml:space="preserve"> en </w:t>
      </w:r>
      <w:r w:rsidR="41092F7A" w:rsidRPr="00671613">
        <w:rPr>
          <w:rFonts w:ascii="Arial" w:eastAsia="Arial" w:hAnsi="Arial" w:cs="Arial"/>
        </w:rPr>
        <w:t xml:space="preserve">het tweede belsignaal </w:t>
      </w:r>
      <w:r w:rsidRPr="00671613">
        <w:rPr>
          <w:rFonts w:ascii="Arial" w:eastAsia="Arial" w:hAnsi="Arial" w:cs="Arial"/>
        </w:rPr>
        <w:t>om 8.2</w:t>
      </w:r>
      <w:r w:rsidR="4CCD70D6" w:rsidRPr="00671613">
        <w:rPr>
          <w:rFonts w:ascii="Arial" w:eastAsia="Arial" w:hAnsi="Arial" w:cs="Arial"/>
        </w:rPr>
        <w:t>5</w:t>
      </w:r>
      <w:r w:rsidRPr="00671613">
        <w:rPr>
          <w:rFonts w:ascii="Arial" w:eastAsia="Arial" w:hAnsi="Arial" w:cs="Arial"/>
        </w:rPr>
        <w:t xml:space="preserve"> u</w:t>
      </w:r>
      <w:r w:rsidR="05C69F73" w:rsidRPr="00671613">
        <w:rPr>
          <w:rFonts w:ascii="Arial" w:eastAsia="Arial" w:hAnsi="Arial" w:cs="Arial"/>
        </w:rPr>
        <w:t>.</w:t>
      </w:r>
      <w:r w:rsidRPr="00671613">
        <w:rPr>
          <w:rFonts w:ascii="Arial" w:eastAsia="Arial" w:hAnsi="Arial" w:cs="Arial"/>
        </w:rPr>
        <w:t xml:space="preserve">, </w:t>
      </w:r>
    </w:p>
    <w:p w14:paraId="2F646A28" w14:textId="57C703DC" w:rsidR="0094010D" w:rsidRPr="00671613" w:rsidRDefault="058DE815" w:rsidP="007E478C">
      <w:pPr>
        <w:pStyle w:val="Lijstalinea"/>
        <w:numPr>
          <w:ilvl w:val="0"/>
          <w:numId w:val="107"/>
        </w:numPr>
        <w:spacing w:line="320" w:lineRule="exact"/>
        <w:ind w:right="22"/>
        <w:rPr>
          <w:rFonts w:ascii="Arial" w:eastAsia="Arial" w:hAnsi="Arial" w:cs="Arial"/>
        </w:rPr>
      </w:pPr>
      <w:r w:rsidRPr="00671613">
        <w:rPr>
          <w:rFonts w:ascii="Arial" w:eastAsia="Arial" w:hAnsi="Arial" w:cs="Arial"/>
        </w:rPr>
        <w:t xml:space="preserve">’s middags </w:t>
      </w:r>
      <w:r w:rsidR="7ABFEFEF" w:rsidRPr="00671613">
        <w:rPr>
          <w:rFonts w:ascii="Arial" w:eastAsia="Arial" w:hAnsi="Arial" w:cs="Arial"/>
        </w:rPr>
        <w:t xml:space="preserve">gaat het 1ste belsignaal om </w:t>
      </w:r>
      <w:r w:rsidRPr="00671613">
        <w:rPr>
          <w:rFonts w:ascii="Arial" w:eastAsia="Arial" w:hAnsi="Arial" w:cs="Arial"/>
        </w:rPr>
        <w:t>13.10 u</w:t>
      </w:r>
      <w:r w:rsidR="09E7F80C" w:rsidRPr="00671613">
        <w:rPr>
          <w:rFonts w:ascii="Arial" w:eastAsia="Arial" w:hAnsi="Arial" w:cs="Arial"/>
        </w:rPr>
        <w:t>.</w:t>
      </w:r>
      <w:r w:rsidRPr="00671613">
        <w:rPr>
          <w:rFonts w:ascii="Arial" w:eastAsia="Arial" w:hAnsi="Arial" w:cs="Arial"/>
        </w:rPr>
        <w:t xml:space="preserve"> en </w:t>
      </w:r>
      <w:r w:rsidR="7547DE73" w:rsidRPr="00671613">
        <w:rPr>
          <w:rFonts w:ascii="Arial" w:eastAsia="Arial" w:hAnsi="Arial" w:cs="Arial"/>
        </w:rPr>
        <w:t xml:space="preserve">het tweede belsignaal </w:t>
      </w:r>
      <w:r w:rsidRPr="00671613">
        <w:rPr>
          <w:rFonts w:ascii="Arial" w:eastAsia="Arial" w:hAnsi="Arial" w:cs="Arial"/>
        </w:rPr>
        <w:t>om 13.1</w:t>
      </w:r>
      <w:r w:rsidR="07A4A43D" w:rsidRPr="00671613">
        <w:rPr>
          <w:rFonts w:ascii="Arial" w:eastAsia="Arial" w:hAnsi="Arial" w:cs="Arial"/>
        </w:rPr>
        <w:t>5</w:t>
      </w:r>
      <w:r w:rsidRPr="00671613">
        <w:rPr>
          <w:rFonts w:ascii="Arial" w:eastAsia="Arial" w:hAnsi="Arial" w:cs="Arial"/>
        </w:rPr>
        <w:t xml:space="preserve"> u</w:t>
      </w:r>
      <w:r w:rsidR="59E7AC8A" w:rsidRPr="00671613">
        <w:rPr>
          <w:rFonts w:ascii="Arial" w:eastAsia="Arial" w:hAnsi="Arial" w:cs="Arial"/>
        </w:rPr>
        <w:t xml:space="preserve">. </w:t>
      </w:r>
    </w:p>
    <w:p w14:paraId="05ECA639" w14:textId="13AC1DAA" w:rsidR="29054CEF" w:rsidRPr="00671613" w:rsidRDefault="29054CEF" w:rsidP="007E478C">
      <w:pPr>
        <w:pStyle w:val="Lijstalinea"/>
        <w:numPr>
          <w:ilvl w:val="0"/>
          <w:numId w:val="107"/>
        </w:numPr>
        <w:spacing w:line="320" w:lineRule="exact"/>
        <w:ind w:right="22"/>
        <w:rPr>
          <w:rFonts w:ascii="Arial" w:eastAsia="Arial" w:hAnsi="Arial" w:cs="Arial"/>
        </w:rPr>
      </w:pPr>
      <w:r w:rsidRPr="00671613">
        <w:rPr>
          <w:rFonts w:ascii="Arial" w:eastAsia="Arial" w:hAnsi="Arial" w:cs="Arial"/>
        </w:rPr>
        <w:t>t</w:t>
      </w:r>
      <w:r w:rsidR="6E388069" w:rsidRPr="00671613">
        <w:rPr>
          <w:rFonts w:ascii="Arial" w:eastAsia="Arial" w:hAnsi="Arial" w:cs="Arial"/>
        </w:rPr>
        <w:t>ijdens de korte pauzes gaat</w:t>
      </w:r>
      <w:r w:rsidR="53F6151F" w:rsidRPr="00671613">
        <w:rPr>
          <w:rFonts w:ascii="Arial" w:eastAsia="Arial" w:hAnsi="Arial" w:cs="Arial"/>
        </w:rPr>
        <w:t xml:space="preserve"> de bel om 10.20 u en 15.10 u.</w:t>
      </w:r>
    </w:p>
    <w:p w14:paraId="37BA55A3" w14:textId="6CAC8B30" w:rsidR="162DBEC9" w:rsidRPr="008603FC" w:rsidRDefault="7F312B34" w:rsidP="008603FC">
      <w:pPr>
        <w:spacing w:line="320" w:lineRule="exact"/>
        <w:ind w:left="1134" w:right="22"/>
        <w:rPr>
          <w:rFonts w:ascii="Arial" w:eastAsia="Arial" w:hAnsi="Arial" w:cs="Arial"/>
          <w:highlight w:val="lightGray"/>
        </w:rPr>
      </w:pPr>
      <w:r w:rsidRPr="00671613">
        <w:rPr>
          <w:rFonts w:ascii="Arial" w:eastAsia="Arial" w:hAnsi="Arial" w:cs="Arial"/>
          <w:highlight w:val="lightGray"/>
        </w:rPr>
        <w:t xml:space="preserve">Bij het </w:t>
      </w:r>
      <w:r w:rsidR="4490AD5A" w:rsidRPr="00671613">
        <w:rPr>
          <w:rFonts w:ascii="Arial" w:eastAsia="Arial" w:hAnsi="Arial" w:cs="Arial"/>
          <w:highlight w:val="lightGray"/>
        </w:rPr>
        <w:t xml:space="preserve">eerste </w:t>
      </w:r>
      <w:r w:rsidRPr="00671613">
        <w:rPr>
          <w:rFonts w:ascii="Arial" w:eastAsia="Arial" w:hAnsi="Arial" w:cs="Arial"/>
          <w:highlight w:val="lightGray"/>
        </w:rPr>
        <w:t>belsignaal</w:t>
      </w:r>
      <w:r w:rsidR="28F79E9C" w:rsidRPr="00671613">
        <w:rPr>
          <w:rFonts w:ascii="Arial" w:eastAsia="Arial" w:hAnsi="Arial" w:cs="Arial"/>
          <w:highlight w:val="lightGray"/>
        </w:rPr>
        <w:t xml:space="preserve"> 's morgens en 's middags</w:t>
      </w:r>
      <w:r w:rsidRPr="00671613">
        <w:rPr>
          <w:rFonts w:ascii="Arial" w:eastAsia="Arial" w:hAnsi="Arial" w:cs="Arial"/>
          <w:highlight w:val="lightGray"/>
        </w:rPr>
        <w:t xml:space="preserve"> en </w:t>
      </w:r>
      <w:r w:rsidR="10AE8B31" w:rsidRPr="00671613">
        <w:rPr>
          <w:rFonts w:ascii="Arial" w:eastAsia="Arial" w:hAnsi="Arial" w:cs="Arial"/>
          <w:highlight w:val="lightGray"/>
        </w:rPr>
        <w:t xml:space="preserve">bij </w:t>
      </w:r>
      <w:r w:rsidR="069D83E7" w:rsidRPr="00671613">
        <w:rPr>
          <w:rFonts w:ascii="Arial" w:eastAsia="Arial" w:hAnsi="Arial" w:cs="Arial"/>
          <w:highlight w:val="lightGray"/>
        </w:rPr>
        <w:t xml:space="preserve">het belsignaal </w:t>
      </w:r>
      <w:r w:rsidRPr="00671613">
        <w:rPr>
          <w:rFonts w:ascii="Arial" w:eastAsia="Arial" w:hAnsi="Arial" w:cs="Arial"/>
          <w:highlight w:val="lightGray"/>
        </w:rPr>
        <w:t>na elke</w:t>
      </w:r>
      <w:r w:rsidR="3709FB9B" w:rsidRPr="00671613">
        <w:rPr>
          <w:rFonts w:ascii="Arial" w:eastAsia="Arial" w:hAnsi="Arial" w:cs="Arial"/>
          <w:highlight w:val="lightGray"/>
        </w:rPr>
        <w:t xml:space="preserve"> korte</w:t>
      </w:r>
      <w:r w:rsidRPr="00671613">
        <w:rPr>
          <w:rFonts w:ascii="Arial" w:eastAsia="Arial" w:hAnsi="Arial" w:cs="Arial"/>
          <w:highlight w:val="lightGray"/>
        </w:rPr>
        <w:t xml:space="preserve"> pauze</w:t>
      </w:r>
      <w:r w:rsidR="00695F57">
        <w:rPr>
          <w:rFonts w:ascii="Arial" w:eastAsia="Arial" w:hAnsi="Arial" w:cs="Arial"/>
          <w:highlight w:val="lightGray"/>
        </w:rPr>
        <w:t xml:space="preserve">, </w:t>
      </w:r>
      <w:r w:rsidR="162DBEC9" w:rsidRPr="00671613">
        <w:rPr>
          <w:rFonts w:ascii="Arial" w:eastAsia="Arial" w:hAnsi="Arial" w:cs="Arial"/>
          <w:highlight w:val="lightGray"/>
        </w:rPr>
        <w:t>v</w:t>
      </w:r>
      <w:r w:rsidRPr="00671613">
        <w:rPr>
          <w:rFonts w:ascii="Arial" w:eastAsia="Arial" w:hAnsi="Arial" w:cs="Arial"/>
          <w:highlight w:val="lightGray"/>
        </w:rPr>
        <w:t xml:space="preserve">orm je </w:t>
      </w:r>
      <w:r w:rsidR="183992ED" w:rsidRPr="00671613">
        <w:rPr>
          <w:rFonts w:ascii="Arial" w:eastAsia="Arial" w:hAnsi="Arial" w:cs="Arial"/>
          <w:highlight w:val="lightGray"/>
        </w:rPr>
        <w:t>een rij per twee</w:t>
      </w:r>
      <w:r w:rsidRPr="00671613">
        <w:rPr>
          <w:rFonts w:ascii="Arial" w:eastAsia="Arial" w:hAnsi="Arial" w:cs="Arial"/>
          <w:highlight w:val="lightGray"/>
        </w:rPr>
        <w:t xml:space="preserve"> bij het </w:t>
      </w:r>
      <w:r w:rsidR="7966C79E" w:rsidRPr="00671613">
        <w:rPr>
          <w:rFonts w:ascii="Arial" w:eastAsia="Arial" w:hAnsi="Arial" w:cs="Arial"/>
          <w:highlight w:val="lightGray"/>
        </w:rPr>
        <w:t>klasbordje</w:t>
      </w:r>
      <w:r w:rsidRPr="00671613">
        <w:rPr>
          <w:rFonts w:ascii="Arial" w:eastAsia="Arial" w:hAnsi="Arial" w:cs="Arial"/>
          <w:highlight w:val="lightGray"/>
        </w:rPr>
        <w:t>. Je gaat op dit moment niet meer naar je locker, het toilet, het secretariaat</w:t>
      </w:r>
      <w:r w:rsidR="00695F57">
        <w:rPr>
          <w:rFonts w:ascii="Arial" w:eastAsia="Arial" w:hAnsi="Arial" w:cs="Arial"/>
          <w:highlight w:val="lightGray"/>
        </w:rPr>
        <w:t xml:space="preserve">, </w:t>
      </w:r>
      <w:r w:rsidRPr="00671613">
        <w:rPr>
          <w:rFonts w:ascii="Arial" w:eastAsia="Arial" w:hAnsi="Arial" w:cs="Arial"/>
          <w:highlight w:val="lightGray"/>
        </w:rPr>
        <w:t>je waterfles bijvullen</w:t>
      </w:r>
      <w:r w:rsidR="00695F57" w:rsidRPr="00671613">
        <w:rPr>
          <w:rFonts w:ascii="Arial" w:eastAsia="Arial" w:hAnsi="Arial" w:cs="Arial"/>
          <w:highlight w:val="lightGray"/>
        </w:rPr>
        <w:t>,</w:t>
      </w:r>
      <w:r w:rsidRPr="00671613">
        <w:rPr>
          <w:rFonts w:ascii="Arial" w:eastAsia="Arial" w:hAnsi="Arial" w:cs="Arial"/>
          <w:highlight w:val="lightGray"/>
        </w:rPr>
        <w:t>...</w:t>
      </w:r>
      <w:r w:rsidR="09F923FE" w:rsidRPr="00671613">
        <w:rPr>
          <w:rFonts w:ascii="Arial" w:eastAsia="Arial" w:hAnsi="Arial" w:cs="Arial"/>
          <w:highlight w:val="lightGray"/>
        </w:rPr>
        <w:t xml:space="preserve"> </w:t>
      </w:r>
      <w:r w:rsidRPr="00671613">
        <w:rPr>
          <w:rFonts w:ascii="Arial" w:eastAsia="Arial" w:hAnsi="Arial" w:cs="Arial"/>
          <w:highlight w:val="lightGray"/>
        </w:rPr>
        <w:t xml:space="preserve">Je staat </w:t>
      </w:r>
      <w:proofErr w:type="spellStart"/>
      <w:r w:rsidRPr="00671613">
        <w:rPr>
          <w:rFonts w:ascii="Arial" w:eastAsia="Arial" w:hAnsi="Arial" w:cs="Arial"/>
          <w:highlight w:val="lightGray"/>
        </w:rPr>
        <w:t>ordevol</w:t>
      </w:r>
      <w:proofErr w:type="spellEnd"/>
      <w:r w:rsidRPr="00671613">
        <w:rPr>
          <w:rFonts w:ascii="Arial" w:eastAsia="Arial" w:hAnsi="Arial" w:cs="Arial"/>
          <w:highlight w:val="lightGray"/>
        </w:rPr>
        <w:t xml:space="preserve"> in de rij en gaat op een rustige manier onder begeleiding van je leerkracht naar </w:t>
      </w:r>
      <w:r w:rsidR="3FD19935" w:rsidRPr="00671613">
        <w:rPr>
          <w:rFonts w:ascii="Arial" w:eastAsia="Arial" w:hAnsi="Arial" w:cs="Arial"/>
          <w:highlight w:val="lightGray"/>
        </w:rPr>
        <w:t>het</w:t>
      </w:r>
      <w:r w:rsidRPr="00671613">
        <w:rPr>
          <w:rFonts w:ascii="Arial" w:eastAsia="Arial" w:hAnsi="Arial" w:cs="Arial"/>
          <w:highlight w:val="lightGray"/>
        </w:rPr>
        <w:t xml:space="preserve"> leslokaal.</w:t>
      </w:r>
    </w:p>
    <w:p w14:paraId="62B0920B" w14:textId="3C524C11" w:rsidR="006A6E62" w:rsidRPr="00671613" w:rsidRDefault="1EA13078" w:rsidP="00140040">
      <w:pPr>
        <w:spacing w:line="320" w:lineRule="exact"/>
        <w:ind w:left="1134" w:right="22"/>
        <w:rPr>
          <w:rFonts w:ascii="Arial" w:eastAsia="Arial" w:hAnsi="Arial" w:cs="Arial"/>
        </w:rPr>
      </w:pPr>
      <w:r w:rsidRPr="00671613">
        <w:rPr>
          <w:rFonts w:ascii="Arial" w:eastAsia="Arial" w:hAnsi="Arial" w:cs="Arial"/>
        </w:rPr>
        <w:t xml:space="preserve">Voor de leerlingen van de 3de graad: je hoeft geen rijen te vormen. Vanaf het eerste belsignaal om 8.20 uur of om 13.10 uur </w:t>
      </w:r>
      <w:r w:rsidR="78960D12" w:rsidRPr="00671613">
        <w:rPr>
          <w:rFonts w:ascii="Arial" w:eastAsia="Arial" w:hAnsi="Arial" w:cs="Arial"/>
        </w:rPr>
        <w:t>ga</w:t>
      </w:r>
      <w:r w:rsidRPr="00671613">
        <w:rPr>
          <w:rFonts w:ascii="Arial" w:eastAsia="Arial" w:hAnsi="Arial" w:cs="Arial"/>
        </w:rPr>
        <w:t xml:space="preserve"> je naar </w:t>
      </w:r>
      <w:r w:rsidR="4068B488" w:rsidRPr="00671613">
        <w:rPr>
          <w:rFonts w:ascii="Arial" w:eastAsia="Arial" w:hAnsi="Arial" w:cs="Arial"/>
        </w:rPr>
        <w:t>het lokaal,</w:t>
      </w:r>
      <w:r w:rsidRPr="00671613">
        <w:rPr>
          <w:rFonts w:ascii="Arial" w:eastAsia="Arial" w:hAnsi="Arial" w:cs="Arial"/>
        </w:rPr>
        <w:t xml:space="preserve"> niet eerder. Je moet stipt aanwezig zijn aan het lokaal om 8.25 uur en om 13.15 uur.</w:t>
      </w:r>
    </w:p>
    <w:p w14:paraId="2ADF8989" w14:textId="77777777" w:rsidR="0075553E" w:rsidRPr="007A4380" w:rsidRDefault="1EA13078" w:rsidP="1EA13078">
      <w:pPr>
        <w:spacing w:line="320" w:lineRule="exact"/>
        <w:ind w:left="1134" w:right="22"/>
        <w:rPr>
          <w:rFonts w:ascii="Arial" w:eastAsia="Arial" w:hAnsi="Arial" w:cs="Arial"/>
          <w:lang w:val="nl-NL"/>
        </w:rPr>
      </w:pPr>
      <w:r w:rsidRPr="007A4380">
        <w:rPr>
          <w:rFonts w:ascii="Arial" w:eastAsia="Arial" w:hAnsi="Arial" w:cs="Arial"/>
          <w:lang w:val="nl-NL"/>
        </w:rPr>
        <w:t>Om 8.25 uur start het eerste lesuur, om 13.15 uur start het vijfde lesuur.</w:t>
      </w:r>
    </w:p>
    <w:p w14:paraId="4951363A" w14:textId="06572C3A" w:rsidR="30046C14" w:rsidRDefault="30046C14" w:rsidP="30046C14">
      <w:pPr>
        <w:spacing w:line="320" w:lineRule="exact"/>
        <w:ind w:left="1134" w:right="22"/>
        <w:rPr>
          <w:rFonts w:ascii="Arial" w:eastAsia="Arial" w:hAnsi="Arial" w:cs="Arial"/>
          <w:lang w:val="nl-NL"/>
        </w:rPr>
      </w:pPr>
    </w:p>
    <w:p w14:paraId="61D3A6AE" w14:textId="59A3F6B4" w:rsidR="30046C14" w:rsidRDefault="30046C14" w:rsidP="30046C14">
      <w:pPr>
        <w:spacing w:line="320" w:lineRule="exact"/>
        <w:ind w:left="1134" w:right="22"/>
        <w:rPr>
          <w:rFonts w:ascii="Arial" w:eastAsia="Arial" w:hAnsi="Arial" w:cs="Arial"/>
          <w:lang w:val="nl-NL"/>
        </w:rPr>
      </w:pPr>
    </w:p>
    <w:p w14:paraId="4A1D4D79" w14:textId="6DDD7BBA" w:rsidR="30046C14" w:rsidRDefault="30046C14" w:rsidP="30046C14">
      <w:pPr>
        <w:spacing w:line="320" w:lineRule="exact"/>
        <w:ind w:left="1134" w:right="22"/>
        <w:rPr>
          <w:rFonts w:ascii="Arial" w:eastAsia="Arial" w:hAnsi="Arial" w:cs="Arial"/>
          <w:lang w:val="nl-NL"/>
        </w:rPr>
      </w:pPr>
    </w:p>
    <w:p w14:paraId="6D872D12" w14:textId="6370FBC8" w:rsidR="30046C14" w:rsidRDefault="30046C14" w:rsidP="30046C14">
      <w:pPr>
        <w:spacing w:line="320" w:lineRule="exact"/>
        <w:ind w:left="1134" w:right="22"/>
        <w:rPr>
          <w:rFonts w:ascii="Arial" w:eastAsia="Arial" w:hAnsi="Arial" w:cs="Arial"/>
          <w:lang w:val="nl-NL"/>
        </w:rPr>
      </w:pPr>
    </w:p>
    <w:p w14:paraId="0F249BBF" w14:textId="650525C0" w:rsidR="30046C14" w:rsidRDefault="30046C14" w:rsidP="30046C14">
      <w:pPr>
        <w:spacing w:line="320" w:lineRule="exact"/>
        <w:ind w:left="1134" w:right="22"/>
        <w:rPr>
          <w:rFonts w:ascii="Arial" w:eastAsia="Arial" w:hAnsi="Arial" w:cs="Arial"/>
          <w:lang w:val="nl-NL"/>
        </w:rPr>
      </w:pPr>
    </w:p>
    <w:p w14:paraId="666ADBF7" w14:textId="0CA3BA88" w:rsidR="00056C9E" w:rsidRPr="007A4380" w:rsidRDefault="1EA13078" w:rsidP="007E478C">
      <w:pPr>
        <w:numPr>
          <w:ilvl w:val="2"/>
          <w:numId w:val="52"/>
        </w:numPr>
        <w:tabs>
          <w:tab w:val="clear" w:pos="2160"/>
          <w:tab w:val="num" w:pos="1134"/>
        </w:tabs>
        <w:spacing w:line="320" w:lineRule="exact"/>
        <w:ind w:left="1134" w:right="22" w:hanging="283"/>
        <w:rPr>
          <w:rFonts w:ascii="Arial" w:eastAsia="Arial" w:hAnsi="Arial" w:cs="Arial"/>
          <w:lang w:val="nl-NL"/>
        </w:rPr>
      </w:pPr>
      <w:r w:rsidRPr="007A4380">
        <w:rPr>
          <w:rFonts w:ascii="Arial" w:eastAsia="Arial" w:hAnsi="Arial" w:cs="Arial"/>
          <w:lang w:val="nl-NL"/>
        </w:rPr>
        <w:lastRenderedPageBreak/>
        <w:t xml:space="preserve">Voor </w:t>
      </w:r>
      <w:r w:rsidR="00CC2F84">
        <w:rPr>
          <w:rFonts w:ascii="Arial" w:eastAsia="Arial" w:hAnsi="Arial" w:cs="Arial"/>
          <w:lang w:val="nl-NL"/>
        </w:rPr>
        <w:t xml:space="preserve">NOVA </w:t>
      </w:r>
      <w:r w:rsidRPr="007A4380">
        <w:rPr>
          <w:rFonts w:ascii="Arial" w:eastAsia="Arial" w:hAnsi="Arial" w:cs="Arial"/>
          <w:lang w:val="nl-NL"/>
        </w:rPr>
        <w:t xml:space="preserve">campus </w:t>
      </w:r>
      <w:r w:rsidR="00CC2F84">
        <w:rPr>
          <w:rFonts w:ascii="Arial" w:eastAsia="Arial" w:hAnsi="Arial" w:cs="Arial"/>
          <w:lang w:val="nl-NL"/>
        </w:rPr>
        <w:t xml:space="preserve">VISO </w:t>
      </w:r>
      <w:r w:rsidRPr="007A4380">
        <w:rPr>
          <w:rFonts w:ascii="Arial" w:eastAsia="Arial" w:hAnsi="Arial" w:cs="Arial"/>
          <w:lang w:val="nl-NL"/>
        </w:rPr>
        <w:t>Polenplein:</w:t>
      </w:r>
    </w:p>
    <w:p w14:paraId="1B62AC80" w14:textId="179DA4D4" w:rsidR="00056C9E" w:rsidRPr="00140040" w:rsidRDefault="1EA13078" w:rsidP="00140040">
      <w:pPr>
        <w:spacing w:line="320" w:lineRule="exact"/>
        <w:ind w:left="1134" w:right="22"/>
        <w:rPr>
          <w:rFonts w:ascii="Arial" w:eastAsia="Arial" w:hAnsi="Arial" w:cs="Arial"/>
          <w:lang w:val="nl-NL"/>
        </w:rPr>
      </w:pPr>
      <w:r w:rsidRPr="007A4380">
        <w:rPr>
          <w:rFonts w:ascii="Arial" w:eastAsia="Arial" w:hAnsi="Arial" w:cs="Arial"/>
          <w:lang w:val="nl-NL"/>
        </w:rPr>
        <w:t xml:space="preserve">Er is toezicht vanaf 8 uur. Om 8.20 uur is iedereen aanwezig en wordt de poort dichtgedaan. Als je op school toekomt, verlaat je de school niet meer </w:t>
      </w:r>
      <w:r w:rsidR="0080796C">
        <w:rPr>
          <w:rFonts w:ascii="Arial" w:eastAsia="Arial" w:hAnsi="Arial" w:cs="Arial"/>
          <w:lang w:val="nl-NL"/>
        </w:rPr>
        <w:t>na</w:t>
      </w:r>
      <w:r w:rsidRPr="007A4380">
        <w:rPr>
          <w:rFonts w:ascii="Arial" w:eastAsia="Arial" w:hAnsi="Arial" w:cs="Arial"/>
          <w:lang w:val="nl-NL"/>
        </w:rPr>
        <w:t xml:space="preserve"> 8 uur. </w:t>
      </w:r>
    </w:p>
    <w:p w14:paraId="33805D87" w14:textId="77777777" w:rsidR="00056C9E" w:rsidRPr="007A4380" w:rsidRDefault="1EA13078" w:rsidP="1EA13078">
      <w:pPr>
        <w:spacing w:line="320" w:lineRule="exact"/>
        <w:ind w:left="1134" w:right="22"/>
        <w:rPr>
          <w:rFonts w:ascii="Arial" w:eastAsia="Arial" w:hAnsi="Arial" w:cs="Arial"/>
          <w:lang w:val="nl-NL"/>
        </w:rPr>
      </w:pPr>
      <w:r w:rsidRPr="007A4380">
        <w:rPr>
          <w:rFonts w:ascii="Arial" w:eastAsia="Arial" w:hAnsi="Arial" w:cs="Arial"/>
          <w:lang w:val="nl-NL"/>
        </w:rPr>
        <w:t>De schoolpoort is dicht tussen 12.15 uur en 13 uur.</w:t>
      </w:r>
    </w:p>
    <w:p w14:paraId="5E90D244" w14:textId="77777777" w:rsidR="00056C9E" w:rsidRPr="007A4380" w:rsidRDefault="1EA13078" w:rsidP="1EA13078">
      <w:pPr>
        <w:spacing w:line="320" w:lineRule="exact"/>
        <w:ind w:left="1134" w:right="22"/>
        <w:rPr>
          <w:rFonts w:ascii="Arial" w:eastAsia="Arial" w:hAnsi="Arial" w:cs="Arial"/>
          <w:lang w:val="nl-NL"/>
        </w:rPr>
      </w:pPr>
      <w:r w:rsidRPr="007A4380">
        <w:rPr>
          <w:rFonts w:ascii="Arial" w:eastAsia="Arial" w:hAnsi="Arial" w:cs="Arial"/>
          <w:lang w:val="nl-NL"/>
        </w:rPr>
        <w:t>Indien je ’s middags thuis je middagmaal neemt, dan ben je terug tussen 13 uur en 13.10 uur. Om 13.10 uur wordt de poort dichtgedaan.</w:t>
      </w:r>
    </w:p>
    <w:p w14:paraId="3A5E8044" w14:textId="45EDBE58" w:rsidR="00056C9E" w:rsidRPr="00140040" w:rsidRDefault="1EA13078" w:rsidP="00140040">
      <w:pPr>
        <w:spacing w:line="320" w:lineRule="exact"/>
        <w:ind w:left="1134" w:right="22"/>
        <w:rPr>
          <w:rFonts w:ascii="Arial" w:eastAsia="Arial" w:hAnsi="Arial" w:cs="Arial"/>
          <w:lang w:val="nl-NL"/>
        </w:rPr>
      </w:pPr>
      <w:r w:rsidRPr="007A4380">
        <w:rPr>
          <w:rFonts w:ascii="Arial" w:eastAsia="Arial" w:hAnsi="Arial" w:cs="Arial"/>
          <w:lang w:val="nl-NL"/>
        </w:rPr>
        <w:t>’s Morgens wordt er gebeld om 8.25 uur en ’s middags om 13.15 uur.</w:t>
      </w:r>
    </w:p>
    <w:p w14:paraId="566B91BC" w14:textId="7E6874C5" w:rsidR="00890697"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De ingang Poststraat 8 is geen ingang voor leerlingen, maar bedoeld voor klanten Schoonheidsverzorging en Haar</w:t>
      </w:r>
      <w:r w:rsidR="000B1714">
        <w:rPr>
          <w:rFonts w:ascii="Arial" w:eastAsia="Arial" w:hAnsi="Arial" w:cs="Arial"/>
        </w:rPr>
        <w:t>ver</w:t>
      </w:r>
      <w:r w:rsidRPr="007A4380">
        <w:rPr>
          <w:rFonts w:ascii="Arial" w:eastAsia="Arial" w:hAnsi="Arial" w:cs="Arial"/>
        </w:rPr>
        <w:t>zorg</w:t>
      </w:r>
      <w:r w:rsidR="000B1714">
        <w:rPr>
          <w:rFonts w:ascii="Arial" w:eastAsia="Arial" w:hAnsi="Arial" w:cs="Arial"/>
        </w:rPr>
        <w:t>ing</w:t>
      </w:r>
      <w:r w:rsidRPr="007A4380">
        <w:rPr>
          <w:rFonts w:ascii="Arial" w:eastAsia="Arial" w:hAnsi="Arial" w:cs="Arial"/>
        </w:rPr>
        <w:t xml:space="preserve">. </w:t>
      </w:r>
    </w:p>
    <w:p w14:paraId="04A9A885" w14:textId="4CAC0F35" w:rsidR="00FB2883" w:rsidRPr="00140040" w:rsidRDefault="1EA13078" w:rsidP="00140040">
      <w:pPr>
        <w:tabs>
          <w:tab w:val="num" w:pos="900"/>
        </w:tabs>
        <w:spacing w:line="320" w:lineRule="exact"/>
        <w:ind w:left="1134"/>
        <w:rPr>
          <w:rFonts w:ascii="Arial" w:eastAsia="Arial" w:hAnsi="Arial" w:cs="Arial"/>
        </w:rPr>
      </w:pPr>
      <w:r w:rsidRPr="007A4380">
        <w:rPr>
          <w:rFonts w:ascii="Arial" w:eastAsia="Arial" w:hAnsi="Arial" w:cs="Arial"/>
        </w:rPr>
        <w:t xml:space="preserve">Gebruik de ingangsdeur Poststraat 10 (enkel voetgangers) en Polenplein 23. </w:t>
      </w:r>
    </w:p>
    <w:p w14:paraId="7BB29BDA" w14:textId="4C990341" w:rsidR="00890697" w:rsidRPr="00671613" w:rsidRDefault="1EA13078" w:rsidP="1EA13078">
      <w:pPr>
        <w:tabs>
          <w:tab w:val="num" w:pos="900"/>
        </w:tabs>
        <w:spacing w:line="320" w:lineRule="exact"/>
        <w:ind w:left="1134"/>
        <w:rPr>
          <w:rFonts w:ascii="Arial" w:eastAsia="Arial" w:hAnsi="Arial" w:cs="Arial"/>
          <w:highlight w:val="lightGray"/>
        </w:rPr>
      </w:pPr>
      <w:r w:rsidRPr="00671613">
        <w:rPr>
          <w:rFonts w:ascii="Arial" w:eastAsia="Arial" w:hAnsi="Arial" w:cs="Arial"/>
          <w:highlight w:val="lightGray"/>
        </w:rPr>
        <w:t>Bij het belsignaal</w:t>
      </w:r>
      <w:r w:rsidR="129D2168" w:rsidRPr="00671613">
        <w:rPr>
          <w:rFonts w:ascii="Arial" w:eastAsia="Arial" w:hAnsi="Arial" w:cs="Arial"/>
          <w:highlight w:val="lightGray"/>
        </w:rPr>
        <w:t xml:space="preserve"> om 8.20 u. en na elke pauze</w:t>
      </w:r>
      <w:r w:rsidRPr="00671613">
        <w:rPr>
          <w:rFonts w:ascii="Arial" w:eastAsia="Arial" w:hAnsi="Arial" w:cs="Arial"/>
          <w:highlight w:val="lightGray"/>
        </w:rPr>
        <w:t>:</w:t>
      </w:r>
    </w:p>
    <w:p w14:paraId="0E11FA7A" w14:textId="13D70D9D" w:rsidR="00890697" w:rsidRPr="00671613" w:rsidRDefault="1EA13078" w:rsidP="1EA13078">
      <w:pPr>
        <w:tabs>
          <w:tab w:val="num" w:pos="900"/>
        </w:tabs>
        <w:spacing w:line="320" w:lineRule="exact"/>
        <w:ind w:left="1134"/>
        <w:rPr>
          <w:rFonts w:ascii="Arial" w:eastAsia="Arial" w:hAnsi="Arial" w:cs="Arial"/>
        </w:rPr>
      </w:pPr>
      <w:r w:rsidRPr="00671613">
        <w:rPr>
          <w:rFonts w:ascii="Arial" w:eastAsia="Arial" w:hAnsi="Arial" w:cs="Arial"/>
          <w:highlight w:val="lightGray"/>
        </w:rPr>
        <w:t>Je vormt je rij bij het bordje van het lokaal waar je eerstvolgende les plaatsvindt.</w:t>
      </w:r>
      <w:r w:rsidR="00746CDA" w:rsidRPr="00671613">
        <w:rPr>
          <w:rFonts w:ascii="Arial" w:eastAsia="Arial" w:hAnsi="Arial" w:cs="Arial"/>
          <w:highlight w:val="lightGray"/>
        </w:rPr>
        <w:t xml:space="preserve"> Je gaat op dit moment niet meer naar je locker, het toilet</w:t>
      </w:r>
      <w:r w:rsidR="0036522A" w:rsidRPr="00671613">
        <w:rPr>
          <w:rFonts w:ascii="Arial" w:eastAsia="Arial" w:hAnsi="Arial" w:cs="Arial"/>
          <w:highlight w:val="lightGray"/>
        </w:rPr>
        <w:t>, je waterfles bijvullen, het secretariaat...</w:t>
      </w:r>
    </w:p>
    <w:p w14:paraId="62C2CC98" w14:textId="77777777" w:rsidR="00890697"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 xml:space="preserve">Je staat </w:t>
      </w:r>
      <w:proofErr w:type="spellStart"/>
      <w:r w:rsidRPr="007A4380">
        <w:rPr>
          <w:rFonts w:ascii="Arial" w:eastAsia="Arial" w:hAnsi="Arial" w:cs="Arial"/>
        </w:rPr>
        <w:t>ordevol</w:t>
      </w:r>
      <w:proofErr w:type="spellEnd"/>
      <w:r w:rsidRPr="007A4380">
        <w:rPr>
          <w:rFonts w:ascii="Arial" w:eastAsia="Arial" w:hAnsi="Arial" w:cs="Arial"/>
        </w:rPr>
        <w:t xml:space="preserve"> in de rij en gaat op een rustige manier onder begeleiding van je leerkracht naar je leslokaal.</w:t>
      </w:r>
    </w:p>
    <w:p w14:paraId="3EC248CF" w14:textId="48896AB4" w:rsidR="004117B7"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De leerlingen van het 5</w:t>
      </w:r>
      <w:r w:rsidRPr="007A4380">
        <w:rPr>
          <w:rFonts w:ascii="Arial" w:eastAsia="Arial" w:hAnsi="Arial" w:cs="Arial"/>
          <w:vertAlign w:val="superscript"/>
        </w:rPr>
        <w:t>de</w:t>
      </w:r>
      <w:r w:rsidRPr="007A4380">
        <w:rPr>
          <w:rFonts w:ascii="Arial" w:eastAsia="Arial" w:hAnsi="Arial" w:cs="Arial"/>
        </w:rPr>
        <w:t xml:space="preserve"> en het 6</w:t>
      </w:r>
      <w:r w:rsidRPr="007A4380">
        <w:rPr>
          <w:rFonts w:ascii="Arial" w:eastAsia="Arial" w:hAnsi="Arial" w:cs="Arial"/>
          <w:vertAlign w:val="superscript"/>
        </w:rPr>
        <w:t>de</w:t>
      </w:r>
      <w:r w:rsidRPr="007A4380">
        <w:rPr>
          <w:rFonts w:ascii="Arial" w:eastAsia="Arial" w:hAnsi="Arial" w:cs="Arial"/>
        </w:rPr>
        <w:t xml:space="preserve"> jaar die les hebben in het A-,B-,C-,D-,E- en P-blok gaan na de speeltijd rechtstreeks naar het lokaal.</w:t>
      </w:r>
    </w:p>
    <w:p w14:paraId="55851FCB" w14:textId="7FD04AE7" w:rsidR="00890697" w:rsidRPr="00140040" w:rsidRDefault="1EA13078" w:rsidP="00140040">
      <w:pPr>
        <w:tabs>
          <w:tab w:val="num" w:pos="900"/>
        </w:tabs>
        <w:spacing w:line="320" w:lineRule="exact"/>
        <w:ind w:left="1134"/>
        <w:rPr>
          <w:rFonts w:ascii="Arial" w:eastAsia="Arial" w:hAnsi="Arial" w:cs="Arial"/>
        </w:rPr>
      </w:pPr>
      <w:r w:rsidRPr="007A4380">
        <w:rPr>
          <w:rFonts w:ascii="Arial" w:eastAsia="Arial" w:hAnsi="Arial" w:cs="Arial"/>
        </w:rPr>
        <w:t>De leerlingen van de 7</w:t>
      </w:r>
      <w:r w:rsidRPr="007A4380">
        <w:rPr>
          <w:rFonts w:ascii="Arial" w:eastAsia="Arial" w:hAnsi="Arial" w:cs="Arial"/>
          <w:vertAlign w:val="superscript"/>
        </w:rPr>
        <w:t>de</w:t>
      </w:r>
      <w:r w:rsidRPr="007A4380">
        <w:rPr>
          <w:rFonts w:ascii="Arial" w:eastAsia="Arial" w:hAnsi="Arial" w:cs="Arial"/>
        </w:rPr>
        <w:t xml:space="preserve"> jaren hoeven voor geen enkel leslokaal op de leerkracht te wachten. Ze gaan onmiddellijk en </w:t>
      </w:r>
      <w:proofErr w:type="spellStart"/>
      <w:r w:rsidRPr="007A4380">
        <w:rPr>
          <w:rFonts w:ascii="Arial" w:eastAsia="Arial" w:hAnsi="Arial" w:cs="Arial"/>
        </w:rPr>
        <w:t>ordevol</w:t>
      </w:r>
      <w:proofErr w:type="spellEnd"/>
      <w:r w:rsidRPr="007A4380">
        <w:rPr>
          <w:rFonts w:ascii="Arial" w:eastAsia="Arial" w:hAnsi="Arial" w:cs="Arial"/>
        </w:rPr>
        <w:t xml:space="preserve"> via de normale weg naar het leslokaal.</w:t>
      </w:r>
    </w:p>
    <w:p w14:paraId="537D2D47" w14:textId="466D5329" w:rsidR="00FE34D2" w:rsidRPr="00671613" w:rsidRDefault="00FE34D2" w:rsidP="00AE0183">
      <w:pPr>
        <w:tabs>
          <w:tab w:val="num" w:pos="900"/>
        </w:tabs>
        <w:spacing w:line="320" w:lineRule="exact"/>
        <w:rPr>
          <w:rFonts w:ascii="Arial" w:eastAsia="Arial" w:hAnsi="Arial" w:cs="Arial"/>
        </w:rPr>
      </w:pPr>
      <w:r w:rsidRPr="00671613">
        <w:rPr>
          <w:rFonts w:ascii="Arial" w:eastAsia="Arial" w:hAnsi="Arial" w:cs="Arial"/>
          <w:highlight w:val="lightGray"/>
        </w:rPr>
        <w:t xml:space="preserve">Algemeen wordt een lokaal- of leswissel of een afwezige leerkracht </w:t>
      </w:r>
      <w:r w:rsidR="006F2B7C" w:rsidRPr="00671613">
        <w:rPr>
          <w:rFonts w:ascii="Arial" w:eastAsia="Arial" w:hAnsi="Arial" w:cs="Arial"/>
          <w:highlight w:val="lightGray"/>
        </w:rPr>
        <w:t xml:space="preserve">op het leerlingenscherm aangegeven. Check dit </w:t>
      </w:r>
      <w:r w:rsidR="007305B8" w:rsidRPr="00671613">
        <w:rPr>
          <w:rFonts w:ascii="Arial" w:eastAsia="Arial" w:hAnsi="Arial" w:cs="Arial"/>
          <w:highlight w:val="lightGray"/>
        </w:rPr>
        <w:t>elke ochtend en tijdens de speeltijd</w:t>
      </w:r>
      <w:r w:rsidR="006F2B7C" w:rsidRPr="00671613">
        <w:rPr>
          <w:rFonts w:ascii="Arial" w:eastAsia="Arial" w:hAnsi="Arial" w:cs="Arial"/>
          <w:highlight w:val="lightGray"/>
        </w:rPr>
        <w:t>.</w:t>
      </w:r>
      <w:r w:rsidR="003A3B74" w:rsidRPr="00671613">
        <w:rPr>
          <w:rFonts w:ascii="Arial" w:eastAsia="Arial" w:hAnsi="Arial" w:cs="Arial"/>
          <w:highlight w:val="lightGray"/>
        </w:rPr>
        <w:t xml:space="preserve"> </w:t>
      </w:r>
      <w:r w:rsidR="371B9BCC" w:rsidRPr="00671613">
        <w:rPr>
          <w:rFonts w:ascii="Arial" w:eastAsia="Arial" w:hAnsi="Arial" w:cs="Arial"/>
          <w:highlight w:val="lightGray"/>
        </w:rPr>
        <w:t xml:space="preserve">Je gaat altijd naar de studie als dit aangegeven wordt. </w:t>
      </w:r>
      <w:r w:rsidR="003A3B74" w:rsidRPr="00671613">
        <w:rPr>
          <w:rFonts w:ascii="Arial" w:eastAsia="Arial" w:hAnsi="Arial" w:cs="Arial"/>
          <w:highlight w:val="lightGray"/>
        </w:rPr>
        <w:t xml:space="preserve">Als een leerkracht onverwachts na 10 minuten nog niet in de les is, dan </w:t>
      </w:r>
      <w:r w:rsidR="007305B8" w:rsidRPr="00671613">
        <w:rPr>
          <w:rFonts w:ascii="Arial" w:eastAsia="Arial" w:hAnsi="Arial" w:cs="Arial"/>
          <w:highlight w:val="lightGray"/>
        </w:rPr>
        <w:t>verwittigt</w:t>
      </w:r>
      <w:r w:rsidR="003A3B74" w:rsidRPr="00671613">
        <w:rPr>
          <w:rFonts w:ascii="Arial" w:eastAsia="Arial" w:hAnsi="Arial" w:cs="Arial"/>
          <w:highlight w:val="lightGray"/>
        </w:rPr>
        <w:t xml:space="preserve"> de klasverantwoordelijke </w:t>
      </w:r>
      <w:r w:rsidR="007B4CD4" w:rsidRPr="00671613">
        <w:rPr>
          <w:rFonts w:ascii="Arial" w:eastAsia="Arial" w:hAnsi="Arial" w:cs="Arial"/>
          <w:highlight w:val="lightGray"/>
        </w:rPr>
        <w:t xml:space="preserve">zo vlug mogelijk </w:t>
      </w:r>
      <w:r w:rsidR="003A3B74" w:rsidRPr="00671613">
        <w:rPr>
          <w:rFonts w:ascii="Arial" w:eastAsia="Arial" w:hAnsi="Arial" w:cs="Arial"/>
          <w:highlight w:val="lightGray"/>
        </w:rPr>
        <w:t xml:space="preserve">het secretariaat. </w:t>
      </w:r>
      <w:r w:rsidR="007305B8" w:rsidRPr="00671613">
        <w:rPr>
          <w:rFonts w:ascii="Arial" w:eastAsia="Arial" w:hAnsi="Arial" w:cs="Arial"/>
          <w:highlight w:val="lightGray"/>
        </w:rPr>
        <w:t>Wordt er niet verwittigd, dan aanzien we dit ook als spijbelen.</w:t>
      </w:r>
    </w:p>
    <w:p w14:paraId="61C1BEA4" w14:textId="661C81F7" w:rsidR="00531217" w:rsidRPr="00140040" w:rsidRDefault="1EA13078" w:rsidP="00140040">
      <w:pPr>
        <w:pStyle w:val="Kopje4"/>
      </w:pPr>
      <w:bookmarkStart w:id="111" w:name="_Toc238482609"/>
      <w:r>
        <w:t>Kledij en voorkomen</w:t>
      </w:r>
      <w:bookmarkEnd w:id="111"/>
      <w:r>
        <w:t xml:space="preserve"> </w:t>
      </w:r>
    </w:p>
    <w:p w14:paraId="7EDAC745" w14:textId="31A26BFC" w:rsidR="005C517D" w:rsidRPr="007A4380" w:rsidRDefault="005C517D" w:rsidP="005C517D">
      <w:pPr>
        <w:spacing w:line="320" w:lineRule="exact"/>
        <w:rPr>
          <w:rFonts w:ascii="Arial" w:hAnsi="Arial" w:cs="Arial"/>
        </w:rPr>
      </w:pPr>
      <w:bookmarkStart w:id="112" w:name="_Hlk80784234"/>
      <w:r w:rsidRPr="007A4380">
        <w:rPr>
          <w:rFonts w:ascii="Arial" w:hAnsi="Arial" w:cs="Arial"/>
        </w:rPr>
        <w:t xml:space="preserve">Op school verwachten we aangepaste, verzorgde en nette kledij, kapsel en schoeisel tijdens lessen en schoolse activiteiten. </w:t>
      </w:r>
    </w:p>
    <w:p w14:paraId="083A9870" w14:textId="0DC47777" w:rsidR="00112504" w:rsidRPr="007A4380" w:rsidRDefault="005E095F" w:rsidP="007E478C">
      <w:pPr>
        <w:pStyle w:val="Lijstalinea"/>
        <w:numPr>
          <w:ilvl w:val="2"/>
          <w:numId w:val="93"/>
        </w:numPr>
        <w:tabs>
          <w:tab w:val="clear" w:pos="2160"/>
        </w:tabs>
        <w:spacing w:line="320" w:lineRule="exact"/>
        <w:ind w:left="1134" w:hanging="283"/>
        <w:rPr>
          <w:rFonts w:ascii="Arial" w:eastAsia="Arial" w:hAnsi="Arial" w:cs="Arial"/>
        </w:rPr>
      </w:pPr>
      <w:r w:rsidRPr="007A4380">
        <w:rPr>
          <w:rFonts w:ascii="Arial" w:eastAsia="Arial" w:hAnsi="Arial" w:cs="Arial"/>
        </w:rPr>
        <w:t>Shorts</w:t>
      </w:r>
      <w:r w:rsidR="007266D0" w:rsidRPr="007A4380">
        <w:rPr>
          <w:rFonts w:ascii="Arial" w:eastAsia="Arial" w:hAnsi="Arial" w:cs="Arial"/>
        </w:rPr>
        <w:t xml:space="preserve">, </w:t>
      </w:r>
      <w:r w:rsidR="00522B55" w:rsidRPr="007A4380">
        <w:rPr>
          <w:rFonts w:ascii="Arial" w:eastAsia="Arial" w:hAnsi="Arial" w:cs="Arial"/>
        </w:rPr>
        <w:t xml:space="preserve">rokjes </w:t>
      </w:r>
      <w:r w:rsidR="007266D0" w:rsidRPr="007A4380">
        <w:rPr>
          <w:rFonts w:ascii="Arial" w:eastAsia="Arial" w:hAnsi="Arial" w:cs="Arial"/>
        </w:rPr>
        <w:t xml:space="preserve">en kleedjes </w:t>
      </w:r>
      <w:r w:rsidRPr="007A4380">
        <w:rPr>
          <w:rFonts w:ascii="Arial" w:eastAsia="Arial" w:hAnsi="Arial" w:cs="Arial"/>
        </w:rPr>
        <w:t>worden</w:t>
      </w:r>
      <w:r w:rsidR="00522B55" w:rsidRPr="007A4380">
        <w:rPr>
          <w:rFonts w:ascii="Arial" w:eastAsia="Arial" w:hAnsi="Arial" w:cs="Arial"/>
        </w:rPr>
        <w:t xml:space="preserve"> enkel</w:t>
      </w:r>
      <w:r w:rsidRPr="007A4380">
        <w:rPr>
          <w:rFonts w:ascii="Arial" w:eastAsia="Arial" w:hAnsi="Arial" w:cs="Arial"/>
        </w:rPr>
        <w:t xml:space="preserve"> toegelaten </w:t>
      </w:r>
      <w:r w:rsidR="00522B55" w:rsidRPr="007A4380">
        <w:rPr>
          <w:rFonts w:ascii="Arial" w:eastAsia="Arial" w:hAnsi="Arial" w:cs="Arial"/>
        </w:rPr>
        <w:t xml:space="preserve">als </w:t>
      </w:r>
      <w:r w:rsidR="007266D0" w:rsidRPr="007A4380">
        <w:rPr>
          <w:rFonts w:ascii="Arial" w:eastAsia="Arial" w:hAnsi="Arial" w:cs="Arial"/>
        </w:rPr>
        <w:t xml:space="preserve">ze </w:t>
      </w:r>
      <w:r w:rsidRPr="007A4380">
        <w:rPr>
          <w:rFonts w:ascii="Arial" w:eastAsia="Arial" w:hAnsi="Arial" w:cs="Arial"/>
        </w:rPr>
        <w:t>voldoende lang zijn. Je kan dit gemakkelijk checken: houd je armen langs je lichaam, het shortje</w:t>
      </w:r>
      <w:r w:rsidR="007266D0" w:rsidRPr="007A4380">
        <w:rPr>
          <w:rFonts w:ascii="Arial" w:eastAsia="Arial" w:hAnsi="Arial" w:cs="Arial"/>
        </w:rPr>
        <w:t xml:space="preserve">, </w:t>
      </w:r>
      <w:r w:rsidR="00522B55" w:rsidRPr="007A4380">
        <w:rPr>
          <w:rFonts w:ascii="Arial" w:eastAsia="Arial" w:hAnsi="Arial" w:cs="Arial"/>
        </w:rPr>
        <w:t>rokje</w:t>
      </w:r>
      <w:r w:rsidR="007266D0" w:rsidRPr="007A4380">
        <w:rPr>
          <w:rFonts w:ascii="Arial" w:eastAsia="Arial" w:hAnsi="Arial" w:cs="Arial"/>
        </w:rPr>
        <w:t xml:space="preserve"> of kleedje</w:t>
      </w:r>
      <w:r w:rsidRPr="007A4380">
        <w:rPr>
          <w:rFonts w:ascii="Arial" w:eastAsia="Arial" w:hAnsi="Arial" w:cs="Arial"/>
        </w:rPr>
        <w:t xml:space="preserve"> moet tot aan de vingertoppen komen. Sport- en</w:t>
      </w:r>
      <w:r w:rsidR="00522B55" w:rsidRPr="007A4380">
        <w:rPr>
          <w:rFonts w:ascii="Arial" w:eastAsia="Arial" w:hAnsi="Arial" w:cs="Arial"/>
        </w:rPr>
        <w:t xml:space="preserve"> zwemshorts mogen niet.</w:t>
      </w:r>
    </w:p>
    <w:p w14:paraId="69499FAC" w14:textId="426D8C67" w:rsidR="00286158" w:rsidRPr="007A4380" w:rsidRDefault="1EA13078" w:rsidP="00C01406">
      <w:pPr>
        <w:spacing w:line="320" w:lineRule="exact"/>
        <w:ind w:left="1134"/>
        <w:rPr>
          <w:rFonts w:ascii="Arial" w:eastAsia="Arial" w:hAnsi="Arial" w:cs="Arial"/>
        </w:rPr>
      </w:pPr>
      <w:r w:rsidRPr="007A4380">
        <w:rPr>
          <w:rFonts w:ascii="Arial" w:eastAsia="Arial" w:hAnsi="Arial" w:cs="Arial"/>
        </w:rPr>
        <w:t>T-shirts, truitjes, hemdjes, kleedjes… bedekken volledig buik en rug. Spaghettibandjes of geen bandjes mogen niet.</w:t>
      </w:r>
      <w:r w:rsidR="00C01406" w:rsidRPr="007A4380">
        <w:rPr>
          <w:rFonts w:ascii="Arial" w:eastAsia="Arial" w:hAnsi="Arial" w:cs="Arial"/>
        </w:rPr>
        <w:t xml:space="preserve"> </w:t>
      </w:r>
      <w:r w:rsidR="00522B55" w:rsidRPr="007A4380">
        <w:rPr>
          <w:rFonts w:ascii="Arial" w:eastAsia="Arial" w:hAnsi="Arial" w:cs="Arial"/>
        </w:rPr>
        <w:t>Een b</w:t>
      </w:r>
      <w:r w:rsidR="00286158" w:rsidRPr="007A4380">
        <w:rPr>
          <w:rFonts w:ascii="Arial" w:eastAsia="Arial" w:hAnsi="Arial" w:cs="Arial"/>
        </w:rPr>
        <w:t xml:space="preserve">lote buik mag niet zichtbaar zijn als je in </w:t>
      </w:r>
      <w:r w:rsidR="00522B55" w:rsidRPr="007A4380">
        <w:rPr>
          <w:rFonts w:ascii="Arial" w:eastAsia="Arial" w:hAnsi="Arial" w:cs="Arial"/>
        </w:rPr>
        <w:t xml:space="preserve">een </w:t>
      </w:r>
      <w:r w:rsidR="00286158" w:rsidRPr="007A4380">
        <w:rPr>
          <w:rFonts w:ascii="Arial" w:eastAsia="Arial" w:hAnsi="Arial" w:cs="Arial"/>
        </w:rPr>
        <w:t>normale houding staat (</w:t>
      </w:r>
      <w:r w:rsidR="00522B55" w:rsidRPr="007A4380">
        <w:rPr>
          <w:rFonts w:ascii="Arial" w:eastAsia="Arial" w:hAnsi="Arial" w:cs="Arial"/>
        </w:rPr>
        <w:t xml:space="preserve">met </w:t>
      </w:r>
      <w:r w:rsidR="00286158" w:rsidRPr="007A4380">
        <w:rPr>
          <w:rFonts w:ascii="Arial" w:eastAsia="Arial" w:hAnsi="Arial" w:cs="Arial"/>
        </w:rPr>
        <w:t>armen naar beneden).</w:t>
      </w:r>
    </w:p>
    <w:p w14:paraId="6BD50DCE" w14:textId="6F5DC9DF" w:rsidR="00B40278" w:rsidRPr="007A4380" w:rsidRDefault="1EA13078" w:rsidP="1EA13078">
      <w:pPr>
        <w:spacing w:line="320" w:lineRule="exact"/>
        <w:ind w:left="1134"/>
        <w:rPr>
          <w:rFonts w:ascii="Arial" w:eastAsia="Arial" w:hAnsi="Arial" w:cs="Arial"/>
        </w:rPr>
      </w:pPr>
      <w:r w:rsidRPr="007A4380">
        <w:rPr>
          <w:rFonts w:ascii="Arial" w:eastAsia="Arial" w:hAnsi="Arial" w:cs="Arial"/>
          <w:lang w:val="nl-NL"/>
        </w:rPr>
        <w:t>De broeken die je draagt, zijn netjes.</w:t>
      </w:r>
      <w:r w:rsidRPr="007A4380">
        <w:rPr>
          <w:rFonts w:ascii="Arial" w:eastAsia="Arial" w:hAnsi="Arial" w:cs="Arial"/>
        </w:rPr>
        <w:t xml:space="preserve"> Broeken met grote scheuren of met een blote knie zijn niet toegelaten.</w:t>
      </w:r>
    </w:p>
    <w:p w14:paraId="10E92AF6" w14:textId="77777777" w:rsidR="00531217" w:rsidRPr="002E40C3" w:rsidRDefault="1EA13078" w:rsidP="009D0C4C">
      <w:pPr>
        <w:numPr>
          <w:ilvl w:val="2"/>
          <w:numId w:val="35"/>
        </w:numPr>
        <w:spacing w:line="320" w:lineRule="exact"/>
        <w:ind w:left="1134" w:hanging="283"/>
        <w:rPr>
          <w:rFonts w:ascii="Arial" w:eastAsia="Arial" w:hAnsi="Arial" w:cs="Arial"/>
        </w:rPr>
      </w:pPr>
      <w:r w:rsidRPr="007A4380">
        <w:rPr>
          <w:rFonts w:ascii="Arial" w:eastAsia="Arial" w:hAnsi="Arial" w:cs="Arial"/>
        </w:rPr>
        <w:t>Draag stevig, veilig schoeisel dat steeds aan de hiel vastzit (geen slippers, muiltjes of hoge hakken omwille van de veiligheid).</w:t>
      </w:r>
    </w:p>
    <w:p w14:paraId="3E13A044" w14:textId="0926C68A" w:rsidR="00D8202F" w:rsidRPr="007A4380" w:rsidRDefault="1EA13078" w:rsidP="009D0C4C">
      <w:pPr>
        <w:numPr>
          <w:ilvl w:val="2"/>
          <w:numId w:val="35"/>
        </w:numPr>
        <w:spacing w:line="320" w:lineRule="exact"/>
        <w:ind w:left="1134" w:hanging="283"/>
        <w:rPr>
          <w:rFonts w:ascii="Arial" w:eastAsia="Arial" w:hAnsi="Arial" w:cs="Arial"/>
        </w:rPr>
      </w:pPr>
      <w:r w:rsidRPr="002E40C3">
        <w:rPr>
          <w:rFonts w:ascii="Arial" w:eastAsia="Arial" w:hAnsi="Arial" w:cs="Arial"/>
        </w:rPr>
        <w:t>Het dragen van een</w:t>
      </w:r>
      <w:r w:rsidR="00EF1D9F" w:rsidRPr="002E40C3">
        <w:rPr>
          <w:rFonts w:ascii="Arial" w:eastAsia="Arial" w:hAnsi="Arial" w:cs="Arial"/>
        </w:rPr>
        <w:t xml:space="preserve"> </w:t>
      </w:r>
      <w:r w:rsidR="002458E7" w:rsidRPr="002E40C3">
        <w:rPr>
          <w:rFonts w:ascii="Arial" w:eastAsia="Arial" w:hAnsi="Arial" w:cs="Arial"/>
        </w:rPr>
        <w:t>religieus</w:t>
      </w:r>
      <w:r w:rsidRPr="002E40C3">
        <w:rPr>
          <w:rFonts w:ascii="Arial" w:eastAsia="Arial" w:hAnsi="Arial" w:cs="Arial"/>
        </w:rPr>
        <w:t xml:space="preserve"> hoofd</w:t>
      </w:r>
      <w:r w:rsidR="00A254DA" w:rsidRPr="002E40C3">
        <w:rPr>
          <w:rFonts w:ascii="Arial" w:eastAsia="Arial" w:hAnsi="Arial" w:cs="Arial"/>
        </w:rPr>
        <w:t>deksel</w:t>
      </w:r>
      <w:r w:rsidR="00712879" w:rsidRPr="002E40C3">
        <w:rPr>
          <w:rFonts w:ascii="Arial" w:eastAsia="Arial" w:hAnsi="Arial" w:cs="Arial"/>
        </w:rPr>
        <w:t xml:space="preserve"> </w:t>
      </w:r>
      <w:r w:rsidR="00712879" w:rsidRPr="002E40C3">
        <w:rPr>
          <w:rFonts w:ascii="Arial" w:hAnsi="Arial" w:cs="Arial"/>
        </w:rPr>
        <w:t>(bv. hoofddoek, keppel</w:t>
      </w:r>
      <w:r w:rsidR="00AB4D55" w:rsidRPr="002E40C3">
        <w:rPr>
          <w:rFonts w:ascii="Arial" w:hAnsi="Arial" w:cs="Arial"/>
        </w:rPr>
        <w:t>tje</w:t>
      </w:r>
      <w:r w:rsidR="00712879" w:rsidRPr="002E40C3">
        <w:rPr>
          <w:rFonts w:ascii="Arial" w:hAnsi="Arial" w:cs="Arial"/>
        </w:rPr>
        <w:t>, tulband…)</w:t>
      </w:r>
      <w:r w:rsidR="00712879" w:rsidRPr="002E40C3">
        <w:t xml:space="preserve"> </w:t>
      </w:r>
      <w:r w:rsidRPr="002E40C3">
        <w:rPr>
          <w:rFonts w:ascii="Arial" w:eastAsia="Arial" w:hAnsi="Arial" w:cs="Arial"/>
        </w:rPr>
        <w:t xml:space="preserve">is enkel toegelaten wanneer </w:t>
      </w:r>
      <w:r w:rsidR="00255B31" w:rsidRPr="007A4380">
        <w:rPr>
          <w:rFonts w:ascii="Arial" w:eastAsia="Arial" w:hAnsi="Arial" w:cs="Arial"/>
        </w:rPr>
        <w:t>je op de openbare weg</w:t>
      </w:r>
      <w:r w:rsidR="00522B55" w:rsidRPr="007A4380">
        <w:rPr>
          <w:rFonts w:ascii="Arial" w:eastAsia="Arial" w:hAnsi="Arial" w:cs="Arial"/>
        </w:rPr>
        <w:t xml:space="preserve"> </w:t>
      </w:r>
      <w:r w:rsidR="00255B31" w:rsidRPr="007A4380">
        <w:rPr>
          <w:rFonts w:ascii="Arial" w:eastAsia="Arial" w:hAnsi="Arial" w:cs="Arial"/>
        </w:rPr>
        <w:t>bent</w:t>
      </w:r>
      <w:r w:rsidR="00522B55" w:rsidRPr="007A4380">
        <w:rPr>
          <w:rFonts w:ascii="Arial" w:eastAsia="Arial" w:hAnsi="Arial" w:cs="Arial"/>
        </w:rPr>
        <w:t xml:space="preserve"> of openbaar vervoer gebruikt.</w:t>
      </w:r>
      <w:r w:rsidRPr="007A4380">
        <w:rPr>
          <w:rFonts w:ascii="Arial" w:eastAsia="Arial" w:hAnsi="Arial" w:cs="Arial"/>
        </w:rPr>
        <w:t xml:space="preserve"> Het dragen van </w:t>
      </w:r>
      <w:r w:rsidRPr="007A4380">
        <w:rPr>
          <w:rFonts w:ascii="Arial" w:eastAsia="Arial" w:hAnsi="Arial" w:cs="Arial"/>
        </w:rPr>
        <w:lastRenderedPageBreak/>
        <w:t>hoofddeksels is niet toegelaten in de schoolgebouwen of in gebouwen tijdens extra-</w:t>
      </w:r>
      <w:proofErr w:type="spellStart"/>
      <w:r w:rsidRPr="007A4380">
        <w:rPr>
          <w:rFonts w:ascii="Arial" w:eastAsia="Arial" w:hAnsi="Arial" w:cs="Arial"/>
        </w:rPr>
        <w:t>murosactiviteiten</w:t>
      </w:r>
      <w:proofErr w:type="spellEnd"/>
      <w:r w:rsidRPr="007A4380">
        <w:rPr>
          <w:rFonts w:ascii="Arial" w:eastAsia="Arial" w:hAnsi="Arial" w:cs="Arial"/>
        </w:rPr>
        <w:t xml:space="preserve"> (bv. zwembad, bioscoop, musea …).</w:t>
      </w:r>
      <w:r w:rsidR="00D8202F" w:rsidRPr="007A4380">
        <w:rPr>
          <w:rFonts w:ascii="Arial" w:eastAsia="Arial" w:hAnsi="Arial" w:cs="Arial"/>
        </w:rPr>
        <w:t xml:space="preserve"> </w:t>
      </w:r>
    </w:p>
    <w:p w14:paraId="07FC7446" w14:textId="10198518" w:rsidR="00685D12" w:rsidRPr="007A4380" w:rsidRDefault="00685D12" w:rsidP="00D8202F">
      <w:pPr>
        <w:spacing w:line="320" w:lineRule="exact"/>
        <w:ind w:left="1134"/>
        <w:rPr>
          <w:rFonts w:ascii="Arial" w:eastAsia="Arial" w:hAnsi="Arial" w:cs="Arial"/>
        </w:rPr>
      </w:pPr>
      <w:r w:rsidRPr="007A4380">
        <w:rPr>
          <w:rFonts w:ascii="Arial" w:eastAsia="Arial" w:hAnsi="Arial" w:cs="Arial"/>
        </w:rPr>
        <w:t xml:space="preserve">Voor wie een </w:t>
      </w:r>
      <w:proofErr w:type="spellStart"/>
      <w:r w:rsidRPr="007A4380">
        <w:rPr>
          <w:rFonts w:ascii="Arial" w:eastAsia="Arial" w:hAnsi="Arial" w:cs="Arial"/>
        </w:rPr>
        <w:t>bandana</w:t>
      </w:r>
      <w:proofErr w:type="spellEnd"/>
      <w:r w:rsidRPr="007A4380">
        <w:rPr>
          <w:rFonts w:ascii="Arial" w:eastAsia="Arial" w:hAnsi="Arial" w:cs="Arial"/>
        </w:rPr>
        <w:t xml:space="preserve"> draagt, is de breedte niet meer dan 5 cm.</w:t>
      </w:r>
    </w:p>
    <w:p w14:paraId="18A27A25" w14:textId="7F5D72C1" w:rsidR="000A7C47" w:rsidRPr="007A4380" w:rsidRDefault="1EA13078" w:rsidP="1EA13078">
      <w:pPr>
        <w:spacing w:line="320" w:lineRule="exact"/>
        <w:ind w:left="1134"/>
        <w:rPr>
          <w:rFonts w:ascii="Arial" w:eastAsia="Arial" w:hAnsi="Arial" w:cs="Arial"/>
        </w:rPr>
      </w:pPr>
      <w:r w:rsidRPr="007A4380">
        <w:rPr>
          <w:rFonts w:ascii="Arial" w:eastAsia="Arial" w:hAnsi="Arial" w:cs="Arial"/>
        </w:rPr>
        <w:t xml:space="preserve">Tijdens de les LO (bv. sporten binnen of buiten de school) is </w:t>
      </w:r>
      <w:r w:rsidRPr="002E40C3">
        <w:rPr>
          <w:rFonts w:ascii="Arial" w:eastAsia="Arial" w:hAnsi="Arial" w:cs="Arial"/>
        </w:rPr>
        <w:t xml:space="preserve">een </w:t>
      </w:r>
      <w:r w:rsidR="00152035" w:rsidRPr="002E40C3">
        <w:rPr>
          <w:rFonts w:ascii="Arial" w:eastAsia="Arial" w:hAnsi="Arial" w:cs="Arial"/>
        </w:rPr>
        <w:t xml:space="preserve">religieus hoofddeksel </w:t>
      </w:r>
      <w:r w:rsidRPr="007A4380">
        <w:rPr>
          <w:rFonts w:ascii="Arial" w:eastAsia="Arial" w:hAnsi="Arial" w:cs="Arial"/>
        </w:rPr>
        <w:t>niet toegelaten.</w:t>
      </w:r>
    </w:p>
    <w:bookmarkEnd w:id="112"/>
    <w:p w14:paraId="370DE9AA" w14:textId="1407C264" w:rsidR="005E095F" w:rsidRPr="007A4380" w:rsidRDefault="005E095F" w:rsidP="009D0C4C">
      <w:pPr>
        <w:numPr>
          <w:ilvl w:val="2"/>
          <w:numId w:val="35"/>
        </w:numPr>
        <w:spacing w:line="320" w:lineRule="exact"/>
        <w:ind w:left="1134" w:hanging="283"/>
        <w:rPr>
          <w:rFonts w:ascii="Arial" w:eastAsia="Arial" w:hAnsi="Arial" w:cs="Arial"/>
        </w:rPr>
      </w:pPr>
      <w:r w:rsidRPr="007A4380">
        <w:rPr>
          <w:rFonts w:ascii="Arial" w:eastAsia="Arial" w:hAnsi="Arial" w:cs="Arial"/>
        </w:rPr>
        <w:t xml:space="preserve">Piercings (ook </w:t>
      </w:r>
      <w:proofErr w:type="spellStart"/>
      <w:r w:rsidRPr="007A4380">
        <w:rPr>
          <w:rFonts w:ascii="Arial" w:eastAsia="Arial" w:hAnsi="Arial" w:cs="Arial"/>
        </w:rPr>
        <w:t>tongpiercings</w:t>
      </w:r>
      <w:proofErr w:type="spellEnd"/>
      <w:r w:rsidRPr="007A4380">
        <w:rPr>
          <w:rFonts w:ascii="Arial" w:eastAsia="Arial" w:hAnsi="Arial" w:cs="Arial"/>
        </w:rPr>
        <w:t xml:space="preserve">) zijn </w:t>
      </w:r>
      <w:r w:rsidR="000B3124" w:rsidRPr="007A4380">
        <w:rPr>
          <w:rFonts w:ascii="Arial" w:eastAsia="Arial" w:hAnsi="Arial" w:cs="Arial"/>
        </w:rPr>
        <w:t xml:space="preserve">op school niet toegelaten. Dit geldt voor alle schoolse activiteiten die binnen of buiten de schoolmuren georganiseerd worden. </w:t>
      </w:r>
    </w:p>
    <w:p w14:paraId="5BB9F371" w14:textId="294CE670" w:rsidR="005E095F" w:rsidRPr="007A4380" w:rsidRDefault="00125834" w:rsidP="005E095F">
      <w:pPr>
        <w:spacing w:line="320" w:lineRule="exact"/>
        <w:ind w:left="1134"/>
        <w:rPr>
          <w:rFonts w:ascii="Arial" w:eastAsia="Arial" w:hAnsi="Arial" w:cs="Arial"/>
        </w:rPr>
      </w:pPr>
      <w:r w:rsidRPr="007A4380">
        <w:rPr>
          <w:rFonts w:ascii="Arial" w:eastAsia="Arial" w:hAnsi="Arial" w:cs="Arial"/>
        </w:rPr>
        <w:t>E</w:t>
      </w:r>
      <w:r w:rsidR="000B3124" w:rsidRPr="007A4380">
        <w:rPr>
          <w:rFonts w:ascii="Arial" w:eastAsia="Arial" w:hAnsi="Arial" w:cs="Arial"/>
        </w:rPr>
        <w:t xml:space="preserve">en klein steentje </w:t>
      </w:r>
      <w:r w:rsidRPr="007A4380">
        <w:rPr>
          <w:rFonts w:ascii="Arial" w:eastAsia="Arial" w:hAnsi="Arial" w:cs="Arial"/>
        </w:rPr>
        <w:t xml:space="preserve">in de neusvleugel mag wel. </w:t>
      </w:r>
      <w:r w:rsidR="0003292C" w:rsidRPr="007A4380">
        <w:rPr>
          <w:rFonts w:ascii="Arial" w:eastAsia="Arial" w:hAnsi="Arial" w:cs="Arial"/>
        </w:rPr>
        <w:t xml:space="preserve">Ook piercings die bedekt worden door een klever en vervangende buisjes of staafjes of </w:t>
      </w:r>
      <w:proofErr w:type="spellStart"/>
      <w:r w:rsidR="0003292C" w:rsidRPr="007A4380">
        <w:rPr>
          <w:rFonts w:ascii="Arial" w:eastAsia="Arial" w:hAnsi="Arial" w:cs="Arial"/>
        </w:rPr>
        <w:t>stretchings</w:t>
      </w:r>
      <w:proofErr w:type="spellEnd"/>
      <w:r w:rsidR="0003292C" w:rsidRPr="007A4380">
        <w:rPr>
          <w:rFonts w:ascii="Arial" w:eastAsia="Arial" w:hAnsi="Arial" w:cs="Arial"/>
        </w:rPr>
        <w:t xml:space="preserve"> zijn niet toegelaten. </w:t>
      </w:r>
    </w:p>
    <w:p w14:paraId="50AAFF49" w14:textId="79BD9D03" w:rsidR="00531217" w:rsidRPr="007A4380" w:rsidRDefault="005B4055"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O</w:t>
      </w:r>
      <w:r w:rsidR="1EA13078" w:rsidRPr="007A4380">
        <w:rPr>
          <w:rFonts w:ascii="Arial" w:eastAsia="Arial" w:hAnsi="Arial" w:cs="Arial"/>
        </w:rPr>
        <w:t xml:space="preserve">verdreven make-up </w:t>
      </w:r>
      <w:r w:rsidRPr="007A4380">
        <w:rPr>
          <w:rFonts w:ascii="Arial" w:eastAsia="Arial" w:hAnsi="Arial" w:cs="Arial"/>
        </w:rPr>
        <w:t>is</w:t>
      </w:r>
      <w:r w:rsidR="1EA13078" w:rsidRPr="007A4380">
        <w:rPr>
          <w:rFonts w:ascii="Arial" w:eastAsia="Arial" w:hAnsi="Arial" w:cs="Arial"/>
        </w:rPr>
        <w:t xml:space="preserve"> niet toegelaten.</w:t>
      </w:r>
    </w:p>
    <w:p w14:paraId="3C3E1E53" w14:textId="7ED78C17" w:rsidR="000B3124" w:rsidRPr="007A4380" w:rsidRDefault="000B3124"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 xml:space="preserve">Tijdens de lessen LO zijn oorsieraden verboden, omwille van de veiligheid </w:t>
      </w:r>
    </w:p>
    <w:p w14:paraId="4B106AE3" w14:textId="05D16321" w:rsidR="00D524E6" w:rsidRPr="007A4380" w:rsidRDefault="1EA13078"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 xml:space="preserve">Je draagt veilige en geschikte kledij om te fietsen (bv. geen te wijde broek of te lange </w:t>
      </w:r>
      <w:r w:rsidR="004D0197" w:rsidRPr="007A4380">
        <w:rPr>
          <w:rFonts w:ascii="Arial" w:eastAsia="Arial" w:hAnsi="Arial" w:cs="Arial"/>
        </w:rPr>
        <w:t xml:space="preserve">smalle </w:t>
      </w:r>
      <w:r w:rsidRPr="007A4380">
        <w:rPr>
          <w:rFonts w:ascii="Arial" w:eastAsia="Arial" w:hAnsi="Arial" w:cs="Arial"/>
        </w:rPr>
        <w:t>rok…).</w:t>
      </w:r>
    </w:p>
    <w:p w14:paraId="3D3D9F86" w14:textId="447E8AD7" w:rsidR="00B73E86" w:rsidRPr="007A4380" w:rsidRDefault="1EA13078"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Je loopt niet verkleed op school, behalve als dit vooraf met de directie afgesproken is.</w:t>
      </w:r>
    </w:p>
    <w:p w14:paraId="4FE1585C" w14:textId="5E7E96CF" w:rsidR="00531217" w:rsidRPr="00140040" w:rsidRDefault="00DC4CE0"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Als je deze afspraken niet nakomt, kun je een sanctie krijgen</w:t>
      </w:r>
      <w:r w:rsidR="00044612" w:rsidRPr="007A4380">
        <w:rPr>
          <w:rFonts w:ascii="Arial" w:eastAsia="Arial" w:hAnsi="Arial" w:cs="Arial"/>
        </w:rPr>
        <w:t xml:space="preserve"> en </w:t>
      </w:r>
      <w:r w:rsidRPr="007A4380">
        <w:rPr>
          <w:rFonts w:ascii="Arial" w:eastAsia="Arial" w:hAnsi="Arial" w:cs="Arial"/>
        </w:rPr>
        <w:t>k</w:t>
      </w:r>
      <w:r w:rsidR="00F836C7" w:rsidRPr="007A4380">
        <w:rPr>
          <w:rFonts w:ascii="Arial" w:eastAsia="Arial" w:hAnsi="Arial" w:cs="Arial"/>
        </w:rPr>
        <w:t>an je</w:t>
      </w:r>
      <w:r w:rsidR="00044612" w:rsidRPr="007A4380">
        <w:rPr>
          <w:rFonts w:ascii="Arial" w:eastAsia="Arial" w:hAnsi="Arial" w:cs="Arial"/>
        </w:rPr>
        <w:t xml:space="preserve"> bv.</w:t>
      </w:r>
      <w:r w:rsidR="00F836C7" w:rsidRPr="007A4380">
        <w:rPr>
          <w:rFonts w:ascii="Arial" w:eastAsia="Arial" w:hAnsi="Arial" w:cs="Arial"/>
        </w:rPr>
        <w:t xml:space="preserve"> gevraagd worden een ander kledingstuk aan te doen (bv.: turn</w:t>
      </w:r>
      <w:r w:rsidR="007B4CD4">
        <w:rPr>
          <w:rFonts w:ascii="Arial" w:eastAsia="Arial" w:hAnsi="Arial" w:cs="Arial"/>
        </w:rPr>
        <w:t>-</w:t>
      </w:r>
      <w:r w:rsidR="00C97588" w:rsidRPr="00671613">
        <w:rPr>
          <w:rFonts w:ascii="Arial" w:eastAsia="Arial" w:hAnsi="Arial" w:cs="Arial"/>
        </w:rPr>
        <w:t>T-shirt</w:t>
      </w:r>
      <w:r w:rsidR="00F836C7" w:rsidRPr="007A4380">
        <w:rPr>
          <w:rFonts w:ascii="Arial" w:eastAsia="Arial" w:hAnsi="Arial" w:cs="Arial"/>
        </w:rPr>
        <w:t xml:space="preserve">). </w:t>
      </w:r>
    </w:p>
    <w:p w14:paraId="1307AFB8" w14:textId="158452FF" w:rsidR="00531217" w:rsidRPr="007A4380" w:rsidRDefault="1EA13078" w:rsidP="1EA13078">
      <w:pPr>
        <w:spacing w:line="320" w:lineRule="exact"/>
        <w:rPr>
          <w:rFonts w:ascii="Arial" w:eastAsia="Arial" w:hAnsi="Arial" w:cs="Arial"/>
        </w:rPr>
      </w:pPr>
      <w:r w:rsidRPr="007A4380">
        <w:rPr>
          <w:rFonts w:ascii="Arial" w:eastAsia="Arial" w:hAnsi="Arial" w:cs="Arial"/>
        </w:rPr>
        <w:t>We verwachten dat je specifieke kledij draagt voor stage en praktijklessen (techniek, leef- en woonsituatie, voeding, haarzorg, schoonheidsverzorging, labo’s…)</w:t>
      </w:r>
      <w:r w:rsidR="00E72964" w:rsidRPr="007A4380">
        <w:rPr>
          <w:rFonts w:ascii="Arial" w:eastAsia="Arial" w:hAnsi="Arial" w:cs="Arial"/>
        </w:rPr>
        <w:t>. Er kunnen b</w:t>
      </w:r>
      <w:r w:rsidR="00EC0B1E" w:rsidRPr="007A4380">
        <w:rPr>
          <w:rFonts w:ascii="Arial" w:eastAsia="Arial" w:hAnsi="Arial" w:cs="Arial"/>
        </w:rPr>
        <w:t>v.</w:t>
      </w:r>
      <w:r w:rsidR="00E72964" w:rsidRPr="007A4380">
        <w:rPr>
          <w:rFonts w:ascii="Arial" w:eastAsia="Arial" w:hAnsi="Arial" w:cs="Arial"/>
        </w:rPr>
        <w:t xml:space="preserve"> ook andere regels gelden voor sierraden of piercings.</w:t>
      </w:r>
      <w:r w:rsidR="000B1FFC">
        <w:rPr>
          <w:rFonts w:ascii="Arial" w:eastAsia="Arial" w:hAnsi="Arial" w:cs="Arial"/>
        </w:rPr>
        <w:t xml:space="preserve"> T</w:t>
      </w:r>
      <w:r w:rsidRPr="007A4380">
        <w:rPr>
          <w:rFonts w:ascii="Arial" w:eastAsia="Arial" w:hAnsi="Arial" w:cs="Arial"/>
        </w:rPr>
        <w:t>ijdens de eerste le</w:t>
      </w:r>
      <w:r w:rsidR="00DC3F22">
        <w:rPr>
          <w:rFonts w:ascii="Arial" w:eastAsia="Arial" w:hAnsi="Arial" w:cs="Arial"/>
        </w:rPr>
        <w:t xml:space="preserve">s worden </w:t>
      </w:r>
      <w:r w:rsidR="004E7546">
        <w:rPr>
          <w:rFonts w:ascii="Arial" w:eastAsia="Arial" w:hAnsi="Arial" w:cs="Arial"/>
        </w:rPr>
        <w:t xml:space="preserve">de </w:t>
      </w:r>
      <w:r w:rsidR="003778E1">
        <w:rPr>
          <w:rFonts w:ascii="Arial" w:eastAsia="Arial" w:hAnsi="Arial" w:cs="Arial"/>
        </w:rPr>
        <w:t xml:space="preserve">praktijkreglementen besproken. Jij </w:t>
      </w:r>
      <w:r w:rsidR="00E72964" w:rsidRPr="007A4380">
        <w:rPr>
          <w:rFonts w:ascii="Arial" w:eastAsia="Arial" w:hAnsi="Arial" w:cs="Arial"/>
        </w:rPr>
        <w:t>en je ouders vinden</w:t>
      </w:r>
      <w:r w:rsidR="005B4055" w:rsidRPr="007A4380">
        <w:rPr>
          <w:rFonts w:ascii="Arial" w:eastAsia="Arial" w:hAnsi="Arial" w:cs="Arial"/>
        </w:rPr>
        <w:t xml:space="preserve"> ze vanaf dan</w:t>
      </w:r>
      <w:r w:rsidR="003778E1">
        <w:rPr>
          <w:rFonts w:ascii="Arial" w:eastAsia="Arial" w:hAnsi="Arial" w:cs="Arial"/>
        </w:rPr>
        <w:t xml:space="preserve"> </w:t>
      </w:r>
      <w:r w:rsidR="007232C4" w:rsidRPr="002E40C3">
        <w:rPr>
          <w:rFonts w:ascii="Arial" w:eastAsia="Arial" w:hAnsi="Arial" w:cs="Arial"/>
        </w:rPr>
        <w:t>op Teams bij het vak</w:t>
      </w:r>
      <w:r w:rsidR="005B4055" w:rsidRPr="002E40C3">
        <w:rPr>
          <w:rFonts w:ascii="Arial" w:eastAsia="Arial" w:hAnsi="Arial" w:cs="Arial"/>
        </w:rPr>
        <w:t>.</w:t>
      </w:r>
      <w:r w:rsidRPr="002E40C3">
        <w:rPr>
          <w:rFonts w:ascii="Arial" w:eastAsia="Arial" w:hAnsi="Arial" w:cs="Arial"/>
        </w:rPr>
        <w:t xml:space="preserve"> </w:t>
      </w:r>
    </w:p>
    <w:p w14:paraId="0F6B52BE" w14:textId="74FFAC8B" w:rsidR="000B0384" w:rsidRPr="004D0A32" w:rsidRDefault="00125834" w:rsidP="000B0384">
      <w:pPr>
        <w:pStyle w:val="Plattetekst3"/>
        <w:spacing w:line="320" w:lineRule="exact"/>
        <w:rPr>
          <w:rFonts w:ascii="Arial" w:eastAsia="Arial" w:hAnsi="Arial" w:cs="Arial"/>
          <w:color w:val="auto"/>
          <w:sz w:val="20"/>
          <w:lang w:val="nl-BE"/>
        </w:rPr>
      </w:pPr>
      <w:r w:rsidRPr="007A4380">
        <w:rPr>
          <w:rFonts w:ascii="Arial" w:eastAsia="Arial" w:hAnsi="Arial" w:cs="Arial"/>
          <w:color w:val="auto"/>
          <w:sz w:val="20"/>
          <w:lang w:val="nl-BE"/>
        </w:rPr>
        <w:t xml:space="preserve">Op </w:t>
      </w:r>
      <w:r w:rsidR="1EA13078" w:rsidRPr="007A4380">
        <w:rPr>
          <w:rFonts w:ascii="Arial" w:eastAsia="Arial" w:hAnsi="Arial" w:cs="Arial"/>
          <w:color w:val="auto"/>
          <w:sz w:val="20"/>
          <w:lang w:val="nl-BE"/>
        </w:rPr>
        <w:t xml:space="preserve">stage volg je </w:t>
      </w:r>
      <w:r w:rsidRPr="007A4380">
        <w:rPr>
          <w:rFonts w:ascii="Arial" w:eastAsia="Arial" w:hAnsi="Arial" w:cs="Arial"/>
          <w:color w:val="auto"/>
          <w:sz w:val="20"/>
          <w:lang w:val="nl-BE"/>
        </w:rPr>
        <w:t xml:space="preserve">steeds alle </w:t>
      </w:r>
      <w:r w:rsidR="1EA13078" w:rsidRPr="007A4380">
        <w:rPr>
          <w:rFonts w:ascii="Arial" w:eastAsia="Arial" w:hAnsi="Arial" w:cs="Arial"/>
          <w:color w:val="auto"/>
          <w:sz w:val="20"/>
          <w:lang w:val="nl-BE"/>
        </w:rPr>
        <w:t>afgesproken richtlijnen</w:t>
      </w:r>
      <w:r w:rsidRPr="007A4380">
        <w:rPr>
          <w:rFonts w:ascii="Arial" w:eastAsia="Arial" w:hAnsi="Arial" w:cs="Arial"/>
          <w:color w:val="auto"/>
          <w:sz w:val="20"/>
          <w:lang w:val="nl-BE"/>
        </w:rPr>
        <w:t xml:space="preserve"> (zeker ook rond veiligheid en rond voorkomen en kledij, ook als dit strenger is dan op school)</w:t>
      </w:r>
      <w:r w:rsidR="1EA13078" w:rsidRPr="007A4380">
        <w:rPr>
          <w:rFonts w:ascii="Arial" w:eastAsia="Arial" w:hAnsi="Arial" w:cs="Arial"/>
          <w:color w:val="auto"/>
          <w:sz w:val="20"/>
          <w:lang w:val="nl-BE"/>
        </w:rPr>
        <w:t>, die ook in het reglement van de stage zijn opgenomen.</w:t>
      </w:r>
    </w:p>
    <w:p w14:paraId="7B3F6D6B" w14:textId="0BDCF664" w:rsidR="000B0384" w:rsidRPr="001D4697" w:rsidRDefault="107C6BFC" w:rsidP="2B339EEE">
      <w:pPr>
        <w:pStyle w:val="Kopje4"/>
        <w:suppressAutoHyphens/>
        <w:spacing w:line="312" w:lineRule="auto"/>
        <w:rPr>
          <w:rFonts w:ascii="Trebuchet MS" w:hAnsi="Trebuchet MS"/>
          <w:shd w:val="clear" w:color="auto" w:fill="CCC0D9" w:themeFill="accent4" w:themeFillTint="66"/>
          <w:lang w:eastAsia="nl-NL"/>
        </w:rPr>
      </w:pPr>
      <w:bookmarkStart w:id="113" w:name="_Toc238482610"/>
      <w:r w:rsidRPr="001D4697">
        <w:rPr>
          <w:rFonts w:cs="Arial"/>
          <w:sz w:val="20"/>
          <w:szCs w:val="20"/>
          <w:lang w:val="nl-BE"/>
        </w:rPr>
        <w:t xml:space="preserve">Verbod op </w:t>
      </w:r>
      <w:bookmarkStart w:id="114" w:name="_Toc194314934"/>
      <w:r w:rsidR="17436A48" w:rsidRPr="001D4697">
        <w:t>smartphones en slimme apparaten</w:t>
      </w:r>
      <w:bookmarkEnd w:id="113"/>
      <w:bookmarkEnd w:id="114"/>
      <w:r w:rsidR="17436A48" w:rsidRPr="001D4697">
        <w:rPr>
          <w:rFonts w:eastAsiaTheme="majorEastAsia" w:cstheme="minorBidi"/>
          <w:shd w:val="clear" w:color="auto" w:fill="CCC0D9" w:themeFill="accent4" w:themeFillTint="66"/>
        </w:rPr>
        <w:t xml:space="preserve"> </w:t>
      </w:r>
    </w:p>
    <w:p w14:paraId="3E8CBECE" w14:textId="2E98AC2D" w:rsidR="008716C3" w:rsidRPr="001D4697" w:rsidRDefault="17436A48" w:rsidP="006703A6">
      <w:pPr>
        <w:spacing w:line="240" w:lineRule="exact"/>
        <w:rPr>
          <w:rFonts w:ascii="Arial" w:hAnsi="Arial" w:cs="Arial"/>
          <w:color w:val="9BBB59" w:themeColor="accent3"/>
          <w:lang w:eastAsia="nl-NL"/>
        </w:rPr>
      </w:pPr>
      <w:r w:rsidRPr="001D4697">
        <w:rPr>
          <w:rFonts w:ascii="Arial" w:hAnsi="Arial" w:cs="Arial"/>
          <w:lang w:eastAsia="nl-NL"/>
        </w:rPr>
        <w:t xml:space="preserve">Voor </w:t>
      </w:r>
      <w:r w:rsidR="3C34DDCA" w:rsidRPr="001D4697">
        <w:rPr>
          <w:rFonts w:ascii="Arial" w:hAnsi="Arial" w:cs="Arial"/>
          <w:lang w:eastAsia="nl-NL"/>
        </w:rPr>
        <w:t xml:space="preserve">alle leerlingen </w:t>
      </w:r>
      <w:r w:rsidRPr="001D4697">
        <w:rPr>
          <w:rFonts w:ascii="Arial" w:hAnsi="Arial" w:cs="Arial"/>
          <w:lang w:eastAsia="nl-NL"/>
        </w:rPr>
        <w:t xml:space="preserve">geldt een verbod op het gebruik van slimme apparaten, zoals smartphones, tablets, smartwatches, </w:t>
      </w:r>
      <w:proofErr w:type="spellStart"/>
      <w:r w:rsidRPr="001D4697">
        <w:rPr>
          <w:rFonts w:ascii="Arial" w:hAnsi="Arial" w:cs="Arial"/>
          <w:lang w:eastAsia="nl-NL"/>
        </w:rPr>
        <w:t>GSM’s</w:t>
      </w:r>
      <w:proofErr w:type="spellEnd"/>
      <w:r w:rsidRPr="001D4697">
        <w:rPr>
          <w:rFonts w:ascii="Arial" w:hAnsi="Arial" w:cs="Arial"/>
          <w:lang w:eastAsia="nl-NL"/>
        </w:rPr>
        <w:t xml:space="preserve"> … tijdens de periode van normale aanwezigheid van de leerlingen op school (= de volledige periode voor de aanvang van de lessen ‘s morgens tot na het beëindigen van de laatste les van de lesdag).</w:t>
      </w:r>
    </w:p>
    <w:p w14:paraId="64CDF199" w14:textId="52DED993" w:rsidR="006A0FA4" w:rsidRPr="004F4652" w:rsidRDefault="17436A48" w:rsidP="2B339EEE">
      <w:pPr>
        <w:rPr>
          <w:rFonts w:ascii="Arial" w:hAnsi="Arial" w:cs="Arial"/>
          <w:color w:val="000000" w:themeColor="text1"/>
        </w:rPr>
      </w:pPr>
      <w:r w:rsidRPr="004F4652">
        <w:rPr>
          <w:rFonts w:ascii="Arial" w:hAnsi="Arial" w:cs="Arial"/>
          <w:color w:val="000000" w:themeColor="text1"/>
        </w:rPr>
        <w:t>Het is alleen toegelaten om smartphones en andere slimme apparaten te gebruiken:</w:t>
      </w:r>
    </w:p>
    <w:p w14:paraId="011AEFF5" w14:textId="48F1E22E" w:rsidR="00A30DAF" w:rsidRPr="004F4652" w:rsidRDefault="76108F2E" w:rsidP="007E478C">
      <w:pPr>
        <w:pStyle w:val="Lijstalinea"/>
        <w:numPr>
          <w:ilvl w:val="2"/>
          <w:numId w:val="93"/>
        </w:numPr>
        <w:tabs>
          <w:tab w:val="clear" w:pos="2160"/>
        </w:tabs>
        <w:spacing w:line="320" w:lineRule="exact"/>
        <w:ind w:left="1134" w:hanging="283"/>
        <w:rPr>
          <w:rFonts w:ascii="Arial" w:eastAsia="Arial" w:hAnsi="Arial" w:cs="Arial"/>
          <w:color w:val="000000" w:themeColor="text1"/>
        </w:rPr>
      </w:pPr>
      <w:r w:rsidRPr="004F4652">
        <w:rPr>
          <w:rFonts w:ascii="Arial" w:eastAsia="Arial" w:hAnsi="Arial" w:cs="Arial"/>
          <w:color w:val="000000" w:themeColor="text1"/>
        </w:rPr>
        <w:t>voor onderwijsdoelen die de school bepaalt</w:t>
      </w:r>
      <w:r w:rsidR="14A1EF16" w:rsidRPr="004F4652">
        <w:rPr>
          <w:rFonts w:ascii="Arial" w:eastAsia="Arial" w:hAnsi="Arial" w:cs="Arial"/>
          <w:color w:val="000000" w:themeColor="text1"/>
        </w:rPr>
        <w:t xml:space="preserve"> (enkel </w:t>
      </w:r>
      <w:r w:rsidR="70E403F8" w:rsidRPr="004F4652">
        <w:rPr>
          <w:rFonts w:ascii="Arial" w:eastAsia="Arial" w:hAnsi="Arial" w:cs="Arial"/>
          <w:color w:val="000000" w:themeColor="text1"/>
        </w:rPr>
        <w:t xml:space="preserve">als </w:t>
      </w:r>
      <w:r w:rsidR="16A96931" w:rsidRPr="004F4652">
        <w:rPr>
          <w:rFonts w:ascii="Arial" w:eastAsia="Arial" w:hAnsi="Arial" w:cs="Arial"/>
          <w:color w:val="000000" w:themeColor="text1"/>
        </w:rPr>
        <w:t xml:space="preserve">je </w:t>
      </w:r>
      <w:r w:rsidR="70E403F8" w:rsidRPr="004F4652">
        <w:rPr>
          <w:rFonts w:ascii="Arial" w:eastAsia="Arial" w:hAnsi="Arial" w:cs="Arial"/>
          <w:color w:val="000000" w:themeColor="text1"/>
        </w:rPr>
        <w:t>leerkracht</w:t>
      </w:r>
      <w:r w:rsidR="56D069E6" w:rsidRPr="004F4652">
        <w:rPr>
          <w:rFonts w:ascii="Arial" w:eastAsia="Arial" w:hAnsi="Arial" w:cs="Arial"/>
          <w:color w:val="000000" w:themeColor="text1"/>
        </w:rPr>
        <w:t xml:space="preserve"> toestemming</w:t>
      </w:r>
      <w:r w:rsidR="70E403F8" w:rsidRPr="004F4652">
        <w:rPr>
          <w:rFonts w:ascii="Arial" w:eastAsia="Arial" w:hAnsi="Arial" w:cs="Arial"/>
          <w:color w:val="000000" w:themeColor="text1"/>
        </w:rPr>
        <w:t xml:space="preserve"> geeft in de les om je gsm te gebruiken, kan dit…)</w:t>
      </w:r>
    </w:p>
    <w:p w14:paraId="653354AA" w14:textId="3C160BC7" w:rsidR="00A30DAF" w:rsidRPr="004F4652" w:rsidRDefault="76108F2E" w:rsidP="007E478C">
      <w:pPr>
        <w:pStyle w:val="Lijstalinea"/>
        <w:numPr>
          <w:ilvl w:val="2"/>
          <w:numId w:val="93"/>
        </w:numPr>
        <w:tabs>
          <w:tab w:val="clear" w:pos="2160"/>
        </w:tabs>
        <w:spacing w:line="320" w:lineRule="exact"/>
        <w:ind w:left="1134" w:hanging="283"/>
        <w:rPr>
          <w:rFonts w:ascii="Arial" w:eastAsia="Arial" w:hAnsi="Arial" w:cs="Arial"/>
          <w:color w:val="000000" w:themeColor="text1"/>
        </w:rPr>
      </w:pPr>
      <w:r w:rsidRPr="004F4652">
        <w:rPr>
          <w:rFonts w:ascii="Arial" w:hAnsi="Arial" w:cs="Arial"/>
          <w:color w:val="000000" w:themeColor="text1"/>
        </w:rPr>
        <w:t>in het kader van redelijke aanpassingen voor leerlingen met specifieke onderwijsbehoeften of om medische redenen</w:t>
      </w:r>
      <w:r w:rsidR="11F9D280" w:rsidRPr="004F4652">
        <w:rPr>
          <w:rFonts w:ascii="Arial" w:hAnsi="Arial" w:cs="Arial"/>
          <w:color w:val="000000" w:themeColor="text1"/>
        </w:rPr>
        <w:t>;</w:t>
      </w:r>
    </w:p>
    <w:p w14:paraId="48D10E4C" w14:textId="66A118B1" w:rsidR="00A30DAF" w:rsidRPr="004F4652" w:rsidRDefault="11F9D280" w:rsidP="007E478C">
      <w:pPr>
        <w:pStyle w:val="Lijstalinea"/>
        <w:numPr>
          <w:ilvl w:val="2"/>
          <w:numId w:val="93"/>
        </w:numPr>
        <w:tabs>
          <w:tab w:val="clear" w:pos="2160"/>
        </w:tabs>
        <w:spacing w:line="320" w:lineRule="exact"/>
        <w:ind w:left="1134" w:hanging="283"/>
        <w:rPr>
          <w:rFonts w:ascii="Arial" w:eastAsia="Arial" w:hAnsi="Arial" w:cs="Arial"/>
          <w:color w:val="000000" w:themeColor="text1"/>
        </w:rPr>
      </w:pPr>
      <w:r w:rsidRPr="004F4652">
        <w:rPr>
          <w:rFonts w:ascii="Arial" w:eastAsia="Arial" w:hAnsi="Arial" w:cs="Arial"/>
          <w:color w:val="000000" w:themeColor="text1"/>
        </w:rPr>
        <w:t xml:space="preserve">tijdens </w:t>
      </w:r>
      <w:r w:rsidRPr="004F4652">
        <w:rPr>
          <w:rFonts w:ascii="Arial" w:hAnsi="Arial" w:cs="Arial"/>
          <w:color w:val="000000" w:themeColor="text1"/>
        </w:rPr>
        <w:t>extra-</w:t>
      </w:r>
      <w:proofErr w:type="spellStart"/>
      <w:r w:rsidRPr="004F4652">
        <w:rPr>
          <w:rFonts w:ascii="Arial" w:hAnsi="Arial" w:cs="Arial"/>
          <w:color w:val="000000" w:themeColor="text1"/>
        </w:rPr>
        <w:t>murosactiviteiten</w:t>
      </w:r>
      <w:proofErr w:type="spellEnd"/>
      <w:r w:rsidRPr="004F4652">
        <w:rPr>
          <w:rFonts w:ascii="Arial" w:hAnsi="Arial" w:cs="Arial"/>
          <w:color w:val="000000" w:themeColor="text1"/>
        </w:rPr>
        <w:t xml:space="preserve"> als de directeur of zijn afgevaardigde dit toestaat;</w:t>
      </w:r>
    </w:p>
    <w:p w14:paraId="7E3F1C96" w14:textId="17571E14" w:rsidR="00A24A26" w:rsidRPr="004F4652" w:rsidRDefault="75CF47D2" w:rsidP="007E478C">
      <w:pPr>
        <w:pStyle w:val="Lijstalinea"/>
        <w:numPr>
          <w:ilvl w:val="2"/>
          <w:numId w:val="93"/>
        </w:numPr>
        <w:tabs>
          <w:tab w:val="clear" w:pos="2160"/>
        </w:tabs>
        <w:spacing w:line="320" w:lineRule="exact"/>
        <w:ind w:left="1134" w:hanging="283"/>
        <w:rPr>
          <w:rFonts w:ascii="Arial" w:eastAsia="Arial" w:hAnsi="Arial" w:cs="Arial"/>
          <w:color w:val="000000" w:themeColor="text1"/>
        </w:rPr>
      </w:pPr>
      <w:r w:rsidRPr="004F4652">
        <w:rPr>
          <w:rFonts w:ascii="Arial" w:eastAsia="Arial" w:hAnsi="Arial" w:cs="Arial"/>
          <w:color w:val="000000" w:themeColor="text1"/>
        </w:rPr>
        <w:t xml:space="preserve">enkel </w:t>
      </w:r>
      <w:r w:rsidRPr="004F4652">
        <w:rPr>
          <w:rFonts w:ascii="Arial" w:hAnsi="Arial" w:cs="Arial"/>
          <w:color w:val="000000" w:themeColor="text1"/>
        </w:rPr>
        <w:t xml:space="preserve">voor individuele leerlingen van de tweede graad </w:t>
      </w:r>
      <w:r w:rsidR="2658DB37" w:rsidRPr="004F4652">
        <w:rPr>
          <w:rFonts w:ascii="Arial" w:hAnsi="Arial" w:cs="Arial"/>
          <w:color w:val="000000" w:themeColor="text1"/>
        </w:rPr>
        <w:t xml:space="preserve">en derde graad </w:t>
      </w:r>
      <w:r w:rsidRPr="004F4652">
        <w:rPr>
          <w:rFonts w:ascii="Arial" w:hAnsi="Arial" w:cs="Arial"/>
          <w:color w:val="000000" w:themeColor="text1"/>
        </w:rPr>
        <w:t>wegens persoonlijke omstandigheden met toestemming van de directeur of zijn afgevaardigde.</w:t>
      </w:r>
    </w:p>
    <w:p w14:paraId="3D2495C3" w14:textId="5999BA1B" w:rsidR="008716C3" w:rsidRPr="004F4652" w:rsidRDefault="40EC7895" w:rsidP="2B339EEE">
      <w:pPr>
        <w:spacing w:line="320" w:lineRule="exact"/>
        <w:rPr>
          <w:rFonts w:ascii="Arial" w:hAnsi="Arial" w:cs="Arial"/>
          <w:color w:val="000000" w:themeColor="text1"/>
        </w:rPr>
      </w:pPr>
      <w:r w:rsidRPr="004F4652">
        <w:rPr>
          <w:rFonts w:ascii="Arial" w:hAnsi="Arial" w:cs="Arial"/>
          <w:color w:val="000000" w:themeColor="text1"/>
        </w:rPr>
        <w:t>Concreet geld</w:t>
      </w:r>
      <w:r w:rsidR="38A0F6DC" w:rsidRPr="004F4652">
        <w:rPr>
          <w:rFonts w:ascii="Arial" w:hAnsi="Arial" w:cs="Arial"/>
          <w:color w:val="000000" w:themeColor="text1"/>
        </w:rPr>
        <w:t>en</w:t>
      </w:r>
      <w:r w:rsidRPr="004F4652">
        <w:rPr>
          <w:rFonts w:ascii="Arial" w:hAnsi="Arial" w:cs="Arial"/>
          <w:color w:val="000000" w:themeColor="text1"/>
        </w:rPr>
        <w:t xml:space="preserve"> ook volgende afspr</w:t>
      </w:r>
      <w:r w:rsidR="297E7F40" w:rsidRPr="004F4652">
        <w:rPr>
          <w:rFonts w:ascii="Arial" w:hAnsi="Arial" w:cs="Arial"/>
          <w:color w:val="000000" w:themeColor="text1"/>
        </w:rPr>
        <w:t>a</w:t>
      </w:r>
      <w:r w:rsidR="38A0F6DC" w:rsidRPr="004F4652">
        <w:rPr>
          <w:rFonts w:ascii="Arial" w:hAnsi="Arial" w:cs="Arial"/>
          <w:color w:val="000000" w:themeColor="text1"/>
        </w:rPr>
        <w:t>ken</w:t>
      </w:r>
      <w:r w:rsidR="297E7F40" w:rsidRPr="004F4652">
        <w:rPr>
          <w:rFonts w:ascii="Arial" w:hAnsi="Arial" w:cs="Arial"/>
          <w:color w:val="000000" w:themeColor="text1"/>
        </w:rPr>
        <w:t>:</w:t>
      </w:r>
    </w:p>
    <w:p w14:paraId="396013D5" w14:textId="3C57C598" w:rsidR="00D71E85" w:rsidRPr="004F4652" w:rsidRDefault="6D87634B" w:rsidP="007E478C">
      <w:pPr>
        <w:pStyle w:val="Lijstalinea"/>
        <w:numPr>
          <w:ilvl w:val="2"/>
          <w:numId w:val="93"/>
        </w:numPr>
        <w:tabs>
          <w:tab w:val="clear" w:pos="2160"/>
        </w:tabs>
        <w:spacing w:line="320" w:lineRule="exact"/>
        <w:ind w:left="1134" w:hanging="283"/>
        <w:rPr>
          <w:rFonts w:ascii="Arial" w:eastAsia="Arial" w:hAnsi="Arial" w:cs="Arial"/>
          <w:color w:val="000000" w:themeColor="text1"/>
        </w:rPr>
      </w:pPr>
      <w:r w:rsidRPr="004F4652">
        <w:rPr>
          <w:rFonts w:ascii="Arial" w:eastAsia="Arial" w:hAnsi="Arial" w:cs="Arial"/>
          <w:color w:val="000000" w:themeColor="text1"/>
        </w:rPr>
        <w:t>je gsm moet op school in j</w:t>
      </w:r>
      <w:r w:rsidR="42595135" w:rsidRPr="004F4652">
        <w:rPr>
          <w:rFonts w:ascii="Arial" w:eastAsia="Arial" w:hAnsi="Arial" w:cs="Arial"/>
          <w:color w:val="000000" w:themeColor="text1"/>
        </w:rPr>
        <w:t>e boekentas of je locker zitten.</w:t>
      </w:r>
      <w:r w:rsidR="55094A90" w:rsidRPr="004F4652">
        <w:rPr>
          <w:rFonts w:ascii="Arial" w:eastAsia="Arial" w:hAnsi="Arial" w:cs="Arial"/>
          <w:color w:val="000000" w:themeColor="text1"/>
        </w:rPr>
        <w:t xml:space="preserve"> Je mag hem dus niet </w:t>
      </w:r>
      <w:r w:rsidR="17E6F8C0" w:rsidRPr="004F4652">
        <w:rPr>
          <w:rFonts w:ascii="Arial" w:eastAsia="Arial" w:hAnsi="Arial" w:cs="Arial"/>
          <w:color w:val="000000" w:themeColor="text1"/>
        </w:rPr>
        <w:t xml:space="preserve">bij je hebben (bijv. </w:t>
      </w:r>
      <w:r w:rsidR="19BD5D35" w:rsidRPr="004F4652">
        <w:rPr>
          <w:rFonts w:ascii="Arial" w:eastAsia="Arial" w:hAnsi="Arial" w:cs="Arial"/>
          <w:color w:val="000000" w:themeColor="text1"/>
        </w:rPr>
        <w:t xml:space="preserve">in jas- of broekzak, </w:t>
      </w:r>
      <w:r w:rsidR="17E6F8C0" w:rsidRPr="004F4652">
        <w:rPr>
          <w:rFonts w:ascii="Arial" w:eastAsia="Arial" w:hAnsi="Arial" w:cs="Arial"/>
          <w:color w:val="000000" w:themeColor="text1"/>
        </w:rPr>
        <w:t>in</w:t>
      </w:r>
      <w:r w:rsidR="19BD5D35" w:rsidRPr="004F4652">
        <w:rPr>
          <w:rFonts w:ascii="Arial" w:eastAsia="Arial" w:hAnsi="Arial" w:cs="Arial"/>
          <w:color w:val="000000" w:themeColor="text1"/>
        </w:rPr>
        <w:t xml:space="preserve"> heuptasje</w:t>
      </w:r>
      <w:r w:rsidR="3F7FA07D" w:rsidRPr="004F4652">
        <w:rPr>
          <w:rFonts w:ascii="Arial" w:eastAsia="Arial" w:hAnsi="Arial" w:cs="Arial"/>
          <w:color w:val="000000" w:themeColor="text1"/>
        </w:rPr>
        <w:t>…</w:t>
      </w:r>
      <w:r w:rsidR="17E6F8C0" w:rsidRPr="004F4652">
        <w:rPr>
          <w:rFonts w:ascii="Arial" w:eastAsia="Arial" w:hAnsi="Arial" w:cs="Arial"/>
          <w:color w:val="000000" w:themeColor="text1"/>
        </w:rPr>
        <w:t xml:space="preserve">). </w:t>
      </w:r>
      <w:r w:rsidR="42595135" w:rsidRPr="004F4652">
        <w:rPr>
          <w:rFonts w:ascii="Arial" w:eastAsia="Arial" w:hAnsi="Arial" w:cs="Arial"/>
          <w:color w:val="000000" w:themeColor="text1"/>
        </w:rPr>
        <w:t xml:space="preserve"> Dit van bij aankomst op school tot je de school verlaat. </w:t>
      </w:r>
      <w:r w:rsidR="54D614A3" w:rsidRPr="004F4652">
        <w:rPr>
          <w:rFonts w:ascii="Arial" w:eastAsia="Arial" w:hAnsi="Arial" w:cs="Arial"/>
          <w:color w:val="000000" w:themeColor="text1"/>
        </w:rPr>
        <w:t xml:space="preserve">Je mag hem enkel uithalen als een leerkracht of opvoeder hiernaar vraagt (bijv. voor een toestemming. Na het laatste lesuur mag je je gsm aan je locker gebruiken om in de planner </w:t>
      </w:r>
      <w:r w:rsidR="54D614A3" w:rsidRPr="004F4652">
        <w:rPr>
          <w:rFonts w:ascii="Arial" w:eastAsia="Arial" w:hAnsi="Arial" w:cs="Arial"/>
          <w:color w:val="000000" w:themeColor="text1"/>
        </w:rPr>
        <w:lastRenderedPageBreak/>
        <w:t xml:space="preserve">te checken welk schoolmateriaal je thuis nodig hebt. </w:t>
      </w:r>
      <w:r w:rsidR="359929BC" w:rsidRPr="004F4652">
        <w:rPr>
          <w:rFonts w:ascii="Arial" w:eastAsia="Arial" w:hAnsi="Arial" w:cs="Arial"/>
          <w:color w:val="000000" w:themeColor="text1"/>
        </w:rPr>
        <w:t xml:space="preserve">Is je gsm op een ander moment </w:t>
      </w:r>
      <w:r w:rsidR="359929BC" w:rsidRPr="004F4652">
        <w:rPr>
          <w:rFonts w:ascii="Arial" w:eastAsia="Arial" w:hAnsi="Arial" w:cs="Arial"/>
          <w:b/>
          <w:bCs/>
          <w:color w:val="000000" w:themeColor="text1"/>
        </w:rPr>
        <w:t>zichtbaar</w:t>
      </w:r>
      <w:r w:rsidR="359929BC" w:rsidRPr="004F4652">
        <w:rPr>
          <w:rFonts w:ascii="Arial" w:eastAsia="Arial" w:hAnsi="Arial" w:cs="Arial"/>
          <w:color w:val="000000" w:themeColor="text1"/>
        </w:rPr>
        <w:t>, krijg je een not</w:t>
      </w:r>
      <w:r w:rsidR="00DD3C40" w:rsidRPr="004F4652">
        <w:rPr>
          <w:rFonts w:ascii="Arial" w:eastAsia="Arial" w:hAnsi="Arial" w:cs="Arial"/>
          <w:color w:val="000000" w:themeColor="text1"/>
        </w:rPr>
        <w:t xml:space="preserve">a afspraken niet nakomen. </w:t>
      </w:r>
      <w:r w:rsidR="11F60DE7" w:rsidRPr="004F4652">
        <w:rPr>
          <w:rFonts w:ascii="Arial" w:eastAsia="Arial" w:hAnsi="Arial" w:cs="Arial"/>
          <w:color w:val="000000" w:themeColor="text1"/>
        </w:rPr>
        <w:t xml:space="preserve"> </w:t>
      </w:r>
      <w:r w:rsidR="00DD3C40" w:rsidRPr="004F4652">
        <w:rPr>
          <w:rFonts w:ascii="Arial" w:eastAsia="Arial" w:hAnsi="Arial" w:cs="Arial"/>
          <w:b/>
          <w:bCs/>
          <w:color w:val="000000" w:themeColor="text1"/>
        </w:rPr>
        <w:t xml:space="preserve">Gebruik </w:t>
      </w:r>
      <w:r w:rsidR="00DD3C40" w:rsidRPr="004F4652">
        <w:rPr>
          <w:rFonts w:ascii="Arial" w:eastAsia="Arial" w:hAnsi="Arial" w:cs="Arial"/>
          <w:color w:val="000000" w:themeColor="text1"/>
        </w:rPr>
        <w:t xml:space="preserve">je </w:t>
      </w:r>
      <w:r w:rsidR="11F60DE7" w:rsidRPr="004F4652">
        <w:rPr>
          <w:rFonts w:ascii="Arial" w:eastAsia="Arial" w:hAnsi="Arial" w:cs="Arial"/>
          <w:color w:val="000000" w:themeColor="text1"/>
        </w:rPr>
        <w:t>je je gsm</w:t>
      </w:r>
      <w:r w:rsidR="00DD3C40" w:rsidRPr="004F4652">
        <w:rPr>
          <w:rFonts w:ascii="Arial" w:eastAsia="Arial" w:hAnsi="Arial" w:cs="Arial"/>
          <w:color w:val="000000" w:themeColor="text1"/>
        </w:rPr>
        <w:t xml:space="preserve">, </w:t>
      </w:r>
      <w:r w:rsidR="7B1A844A" w:rsidRPr="004F4652">
        <w:rPr>
          <w:rFonts w:ascii="Arial" w:eastAsia="Arial" w:hAnsi="Arial" w:cs="Arial"/>
          <w:color w:val="000000" w:themeColor="text1"/>
        </w:rPr>
        <w:t>dan geef je hem ook af</w:t>
      </w:r>
      <w:r w:rsidR="11F60DE7" w:rsidRPr="004F4652">
        <w:rPr>
          <w:rFonts w:ascii="Arial" w:eastAsia="Arial" w:hAnsi="Arial" w:cs="Arial"/>
          <w:color w:val="000000" w:themeColor="text1"/>
        </w:rPr>
        <w:t xml:space="preserve"> tot einde lesdag</w:t>
      </w:r>
      <w:r w:rsidR="7B1A844A" w:rsidRPr="004F4652">
        <w:rPr>
          <w:rFonts w:ascii="Arial" w:eastAsia="Arial" w:hAnsi="Arial" w:cs="Arial"/>
          <w:color w:val="000000" w:themeColor="text1"/>
        </w:rPr>
        <w:t xml:space="preserve"> en krijg je een nota fout gedrag. </w:t>
      </w:r>
      <w:r w:rsidR="68A1DAA4" w:rsidRPr="004F4652">
        <w:rPr>
          <w:rFonts w:ascii="Arial" w:hAnsi="Arial" w:cs="Arial"/>
          <w:color w:val="000000" w:themeColor="text1"/>
        </w:rPr>
        <w:t>Hij wordt in bewaring gehouden aan de inlichtingen/balie.</w:t>
      </w:r>
    </w:p>
    <w:p w14:paraId="514DF32D" w14:textId="77777777" w:rsidR="0077688D" w:rsidRPr="004F4652" w:rsidRDefault="7E400393" w:rsidP="007E478C">
      <w:pPr>
        <w:pStyle w:val="Lijstalinea"/>
        <w:numPr>
          <w:ilvl w:val="2"/>
          <w:numId w:val="93"/>
        </w:numPr>
        <w:tabs>
          <w:tab w:val="clear" w:pos="2160"/>
        </w:tabs>
        <w:spacing w:line="320" w:lineRule="exact"/>
        <w:ind w:left="1134" w:hanging="283"/>
        <w:rPr>
          <w:rFonts w:ascii="Arial" w:eastAsia="Arial" w:hAnsi="Arial" w:cs="Arial"/>
          <w:color w:val="000000" w:themeColor="text1"/>
        </w:rPr>
      </w:pPr>
      <w:r w:rsidRPr="004F4652">
        <w:rPr>
          <w:rFonts w:ascii="Arial" w:eastAsia="Arial" w:hAnsi="Arial" w:cs="Arial"/>
          <w:color w:val="000000" w:themeColor="text1"/>
        </w:rPr>
        <w:t>Tijdens examens volg je het examenreglement i.v.m. gsm-gebruik.</w:t>
      </w:r>
    </w:p>
    <w:p w14:paraId="7F3636DD" w14:textId="2DEF3E4C" w:rsidR="0077688D" w:rsidRPr="004F4652" w:rsidRDefault="7E400393" w:rsidP="007E478C">
      <w:pPr>
        <w:pStyle w:val="Lijstalinea"/>
        <w:numPr>
          <w:ilvl w:val="2"/>
          <w:numId w:val="93"/>
        </w:numPr>
        <w:tabs>
          <w:tab w:val="clear" w:pos="2160"/>
        </w:tabs>
        <w:spacing w:line="320" w:lineRule="exact"/>
        <w:ind w:left="1134" w:hanging="283"/>
        <w:rPr>
          <w:rFonts w:ascii="Arial" w:eastAsia="Arial" w:hAnsi="Arial" w:cs="Arial"/>
          <w:color w:val="000000" w:themeColor="text1"/>
        </w:rPr>
      </w:pPr>
      <w:r w:rsidRPr="004F4652">
        <w:rPr>
          <w:rFonts w:ascii="Arial" w:eastAsia="Arial" w:hAnsi="Arial" w:cs="Arial"/>
          <w:color w:val="000000" w:themeColor="text1"/>
        </w:rPr>
        <w:t>Het is niet toegelaten je gsm op school op te laden.</w:t>
      </w:r>
    </w:p>
    <w:p w14:paraId="72EBE195" w14:textId="6A1B1FE1" w:rsidR="008716C3" w:rsidRPr="004F4652" w:rsidRDefault="4BFF132C" w:rsidP="007E478C">
      <w:pPr>
        <w:pStyle w:val="Lijstalinea"/>
        <w:numPr>
          <w:ilvl w:val="2"/>
          <w:numId w:val="93"/>
        </w:numPr>
        <w:tabs>
          <w:tab w:val="clear" w:pos="2160"/>
        </w:tabs>
        <w:spacing w:line="320" w:lineRule="exact"/>
        <w:ind w:left="1134" w:hanging="283"/>
        <w:rPr>
          <w:rFonts w:ascii="Arial" w:eastAsia="Arial" w:hAnsi="Arial" w:cs="Arial"/>
          <w:color w:val="000000" w:themeColor="text1"/>
        </w:rPr>
      </w:pPr>
      <w:r w:rsidRPr="004F4652">
        <w:rPr>
          <w:rFonts w:ascii="Arial" w:eastAsia="Arial" w:hAnsi="Arial" w:cs="Arial"/>
          <w:color w:val="000000" w:themeColor="text1"/>
        </w:rPr>
        <w:t>Als we je de Smartwatchfuncties van je Smartwatch zien gebruiken</w:t>
      </w:r>
      <w:r w:rsidR="2D62361E" w:rsidRPr="004F4652">
        <w:rPr>
          <w:rFonts w:ascii="Arial" w:eastAsia="Arial" w:hAnsi="Arial" w:cs="Arial"/>
          <w:color w:val="000000" w:themeColor="text1"/>
        </w:rPr>
        <w:t>, geef je je Smartwatch ook af en krijg je een nota fout gedrag.</w:t>
      </w:r>
    </w:p>
    <w:p w14:paraId="1C67B123" w14:textId="08A6DB13" w:rsidR="00531217" w:rsidRPr="00140040" w:rsidRDefault="742FF1C5" w:rsidP="00140040">
      <w:pPr>
        <w:pStyle w:val="Kopje4"/>
      </w:pPr>
      <w:bookmarkStart w:id="115" w:name="_Toc238482611"/>
      <w:r>
        <w:t>Houding en gedrag</w:t>
      </w:r>
      <w:bookmarkEnd w:id="115"/>
    </w:p>
    <w:p w14:paraId="51033F7D" w14:textId="77777777" w:rsidR="00824A21"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Wees altijd en overal beleefd en doe steeds wat het personeel van je vraagt, ongeacht of je al dan niet les krijgt van die persoon. </w:t>
      </w:r>
    </w:p>
    <w:p w14:paraId="2BB79F7F" w14:textId="7C6849D5" w:rsidR="005B4EC7" w:rsidRPr="00116C11" w:rsidRDefault="2DE63725" w:rsidP="00D544AA">
      <w:pPr>
        <w:numPr>
          <w:ilvl w:val="0"/>
          <w:numId w:val="22"/>
        </w:numPr>
        <w:tabs>
          <w:tab w:val="clear" w:pos="720"/>
          <w:tab w:val="num" w:pos="1134"/>
        </w:tabs>
        <w:spacing w:line="320" w:lineRule="exact"/>
        <w:ind w:left="1134" w:hanging="283"/>
        <w:rPr>
          <w:rFonts w:ascii="Arial" w:eastAsia="Arial" w:hAnsi="Arial" w:cs="Arial"/>
          <w:highlight w:val="lightGray"/>
        </w:rPr>
      </w:pPr>
      <w:r w:rsidRPr="00116C11">
        <w:rPr>
          <w:rFonts w:ascii="Arial" w:eastAsia="Arial" w:hAnsi="Arial" w:cs="Arial"/>
          <w:highlight w:val="lightGray"/>
        </w:rPr>
        <w:t>Bij</w:t>
      </w:r>
      <w:r w:rsidR="00910679" w:rsidRPr="00116C11">
        <w:rPr>
          <w:rFonts w:ascii="Arial" w:eastAsia="Arial" w:hAnsi="Arial" w:cs="Arial"/>
          <w:highlight w:val="lightGray"/>
        </w:rPr>
        <w:t xml:space="preserve"> </w:t>
      </w:r>
      <w:r w:rsidR="005B4EC7" w:rsidRPr="00116C11">
        <w:rPr>
          <w:rFonts w:ascii="Arial" w:eastAsia="Arial" w:hAnsi="Arial" w:cs="Arial"/>
          <w:highlight w:val="lightGray"/>
        </w:rPr>
        <w:t xml:space="preserve">de </w:t>
      </w:r>
      <w:r w:rsidRPr="00116C11">
        <w:rPr>
          <w:rFonts w:ascii="Arial" w:eastAsia="Arial" w:hAnsi="Arial" w:cs="Arial"/>
          <w:highlight w:val="lightGray"/>
        </w:rPr>
        <w:t xml:space="preserve">start van elke les </w:t>
      </w:r>
      <w:r w:rsidR="008E7172" w:rsidRPr="00116C11">
        <w:rPr>
          <w:rFonts w:ascii="Arial" w:eastAsia="Arial" w:hAnsi="Arial" w:cs="Arial"/>
          <w:highlight w:val="lightGray"/>
        </w:rPr>
        <w:t>en na elke speeltijd</w:t>
      </w:r>
      <w:r w:rsidRPr="00116C11">
        <w:rPr>
          <w:rFonts w:ascii="Arial" w:eastAsia="Arial" w:hAnsi="Arial" w:cs="Arial"/>
          <w:highlight w:val="lightGray"/>
        </w:rPr>
        <w:t xml:space="preserve"> sta</w:t>
      </w:r>
      <w:r w:rsidR="00910679" w:rsidRPr="00116C11">
        <w:rPr>
          <w:rFonts w:ascii="Arial" w:eastAsia="Arial" w:hAnsi="Arial" w:cs="Arial"/>
          <w:highlight w:val="lightGray"/>
        </w:rPr>
        <w:t xml:space="preserve"> je </w:t>
      </w:r>
      <w:r w:rsidR="005B4EC7" w:rsidRPr="00116C11">
        <w:rPr>
          <w:rFonts w:ascii="Arial" w:eastAsia="Arial" w:hAnsi="Arial" w:cs="Arial"/>
          <w:highlight w:val="lightGray"/>
        </w:rPr>
        <w:t>recht</w:t>
      </w:r>
      <w:r w:rsidR="005B4EC7" w:rsidRPr="00116C11">
        <w:rPr>
          <w:rFonts w:ascii="Arial" w:eastAsia="Arial" w:hAnsi="Arial" w:cs="Arial"/>
          <w:b/>
          <w:highlight w:val="lightGray"/>
        </w:rPr>
        <w:t xml:space="preserve"> </w:t>
      </w:r>
      <w:r w:rsidR="005B4EC7" w:rsidRPr="00116C11">
        <w:rPr>
          <w:rFonts w:ascii="Arial" w:eastAsia="Arial" w:hAnsi="Arial" w:cs="Arial"/>
          <w:highlight w:val="lightGray"/>
        </w:rPr>
        <w:t xml:space="preserve">tot je leerkracht zegt dat </w:t>
      </w:r>
      <w:r w:rsidR="00910679" w:rsidRPr="00116C11">
        <w:rPr>
          <w:rFonts w:ascii="Arial" w:eastAsia="Arial" w:hAnsi="Arial" w:cs="Arial"/>
          <w:highlight w:val="lightGray"/>
        </w:rPr>
        <w:t>je mag</w:t>
      </w:r>
      <w:r w:rsidR="005B4EC7" w:rsidRPr="00116C11">
        <w:rPr>
          <w:rFonts w:ascii="Arial" w:eastAsia="Arial" w:hAnsi="Arial" w:cs="Arial"/>
          <w:highlight w:val="lightGray"/>
        </w:rPr>
        <w:t xml:space="preserve"> gaan zitten. Dit zorgt voor rust en structuur</w:t>
      </w:r>
      <w:r w:rsidR="00910679" w:rsidRPr="00116C11">
        <w:rPr>
          <w:rFonts w:ascii="Arial" w:eastAsia="Arial" w:hAnsi="Arial" w:cs="Arial"/>
          <w:highlight w:val="lightGray"/>
        </w:rPr>
        <w:t>.</w:t>
      </w:r>
    </w:p>
    <w:p w14:paraId="04A78BF6" w14:textId="0CC6CDC3" w:rsidR="00DB6DF1"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Zorg dat je taal verzorgd en beleefd is. </w:t>
      </w:r>
      <w:r w:rsidR="00C01406" w:rsidRPr="007A4380">
        <w:rPr>
          <w:rFonts w:ascii="Arial" w:eastAsia="Arial" w:hAnsi="Arial" w:cs="Arial"/>
        </w:rPr>
        <w:t>Gebruik geen g</w:t>
      </w:r>
      <w:r w:rsidRPr="007A4380">
        <w:rPr>
          <w:rFonts w:ascii="Arial" w:eastAsia="Arial" w:hAnsi="Arial" w:cs="Arial"/>
        </w:rPr>
        <w:t xml:space="preserve">rove woorden. Personeelsleden van de school spreek je enkel in het Algemeen Nederlands aan, ook buiten de lesuren en tijdens buitenschoolse activiteiten. </w:t>
      </w:r>
    </w:p>
    <w:p w14:paraId="2AB0FEE9" w14:textId="77777777" w:rsidR="00734681"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We stimuleren je om met medeleerlingen Nederlands te spreken. Voor anderstalige leerlingen is dit belangrijk om het Nederlands in te oefenen.</w:t>
      </w:r>
    </w:p>
    <w:p w14:paraId="6330005E" w14:textId="77777777"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Bel steeds aan of klop vooraleer je ergens binnengaat. </w:t>
      </w:r>
    </w:p>
    <w:p w14:paraId="438AFA2E" w14:textId="77777777"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Houd de deur achter je even open voor de mensen die na jou komen. </w:t>
      </w:r>
    </w:p>
    <w:p w14:paraId="054404A7" w14:textId="177E4109"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Zit nooit op de grond</w:t>
      </w:r>
      <w:r w:rsidR="00F92048" w:rsidRPr="007A4380">
        <w:rPr>
          <w:rFonts w:ascii="Arial" w:eastAsia="Arial" w:hAnsi="Arial" w:cs="Arial"/>
        </w:rPr>
        <w:t xml:space="preserve"> (ook niet bij de rode lijnen)</w:t>
      </w:r>
      <w:r w:rsidRPr="007A4380">
        <w:rPr>
          <w:rFonts w:ascii="Arial" w:eastAsia="Arial" w:hAnsi="Arial" w:cs="Arial"/>
        </w:rPr>
        <w:t>, ook niet buiten de schoolpoort.</w:t>
      </w:r>
    </w:p>
    <w:p w14:paraId="1D732F1F" w14:textId="083A77D6"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Help (zieke) medeleerlingen. </w:t>
      </w:r>
    </w:p>
    <w:p w14:paraId="66E3716E" w14:textId="7882A8AA"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Oneerlijkheden, pesterijen en brutaliteiten … meld je steeds onmiddellijk aan je leerkracht, opvoeder, leerlingenbegeleider of directie. </w:t>
      </w:r>
    </w:p>
    <w:p w14:paraId="3E837981" w14:textId="77777777" w:rsidR="000D1111"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Respecteer je eigen schoolgerei en bezittingen en die van een ander. We verwachten dat je ook de schoolfietsen met respect gebruikt.</w:t>
      </w:r>
    </w:p>
    <w:p w14:paraId="2838CDB4" w14:textId="7A534E8D" w:rsidR="00531217" w:rsidRPr="007A4380" w:rsidRDefault="1EA13078" w:rsidP="001E5167">
      <w:pPr>
        <w:spacing w:line="320" w:lineRule="exact"/>
        <w:ind w:left="1134"/>
        <w:rPr>
          <w:rFonts w:ascii="Arial" w:eastAsia="Arial" w:hAnsi="Arial" w:cs="Arial"/>
        </w:rPr>
      </w:pPr>
      <w:r w:rsidRPr="007A4380">
        <w:rPr>
          <w:rFonts w:ascii="Arial" w:eastAsia="Arial" w:hAnsi="Arial" w:cs="Arial"/>
        </w:rPr>
        <w:t xml:space="preserve">Merk je iets wat niet kan, dan meld je dit onmiddellijk aan een personeelslid. </w:t>
      </w:r>
      <w:r w:rsidR="00531217" w:rsidRPr="007A4380">
        <w:rPr>
          <w:rFonts w:ascii="Arial" w:eastAsia="Arial" w:hAnsi="Arial" w:cs="Arial"/>
        </w:rPr>
        <w:t>Als je iets beschadigt</w:t>
      </w:r>
      <w:r w:rsidR="003D63FE" w:rsidRPr="007A4380">
        <w:rPr>
          <w:rFonts w:ascii="Arial" w:eastAsia="Arial" w:hAnsi="Arial" w:cs="Arial"/>
        </w:rPr>
        <w:t xml:space="preserve">, </w:t>
      </w:r>
      <w:r w:rsidR="00531217" w:rsidRPr="007A4380">
        <w:rPr>
          <w:rFonts w:ascii="Arial" w:eastAsia="Arial" w:hAnsi="Arial" w:cs="Arial"/>
        </w:rPr>
        <w:t>word je gesanctioneerd. Als een</w:t>
      </w:r>
      <w:r w:rsidR="00DB6093" w:rsidRPr="007A4380">
        <w:rPr>
          <w:rFonts w:ascii="Arial" w:eastAsia="Arial" w:hAnsi="Arial" w:cs="Arial"/>
        </w:rPr>
        <w:t xml:space="preserve"> personeelslid oordeelt dat je </w:t>
      </w:r>
      <w:r w:rsidR="00531217" w:rsidRPr="007A4380">
        <w:rPr>
          <w:rFonts w:ascii="Arial" w:eastAsia="Arial" w:hAnsi="Arial" w:cs="Arial"/>
        </w:rPr>
        <w:t xml:space="preserve">opzettelijk of door onverantwoord gedrag schade toebrengt aan schoolmateriaal </w:t>
      </w:r>
      <w:r w:rsidR="003D63FE" w:rsidRPr="007A4380">
        <w:rPr>
          <w:rFonts w:ascii="Arial" w:eastAsia="Arial" w:hAnsi="Arial" w:cs="Arial"/>
        </w:rPr>
        <w:t xml:space="preserve">(bv. schoolfietsen) </w:t>
      </w:r>
      <w:r w:rsidR="00531217" w:rsidRPr="007A4380">
        <w:rPr>
          <w:rFonts w:ascii="Arial" w:eastAsia="Arial" w:hAnsi="Arial" w:cs="Arial"/>
        </w:rPr>
        <w:t xml:space="preserve">of -infrastructuur, zal de kost voor herstel of </w:t>
      </w:r>
      <w:r w:rsidR="00DB6093" w:rsidRPr="007A4380">
        <w:rPr>
          <w:rFonts w:ascii="Arial" w:eastAsia="Arial" w:hAnsi="Arial" w:cs="Arial"/>
        </w:rPr>
        <w:t xml:space="preserve">vervanging aan jou </w:t>
      </w:r>
      <w:r w:rsidR="00531217" w:rsidRPr="007A4380">
        <w:rPr>
          <w:rFonts w:ascii="Arial" w:eastAsia="Arial" w:hAnsi="Arial" w:cs="Arial"/>
        </w:rPr>
        <w:t xml:space="preserve">doorgerekend worden. </w:t>
      </w:r>
    </w:p>
    <w:p w14:paraId="26383F0B" w14:textId="77777777"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Drinken en eten is enkel toegelaten op de speelplaats. Je mag niet eten of drinken in gangen of klaslokalen. </w:t>
      </w:r>
    </w:p>
    <w:p w14:paraId="56D75BDE" w14:textId="11F34942" w:rsidR="00C32897" w:rsidRPr="007A4380" w:rsidRDefault="001E5167" w:rsidP="1EA13078">
      <w:pPr>
        <w:spacing w:line="320" w:lineRule="exact"/>
        <w:ind w:left="1134"/>
        <w:rPr>
          <w:rFonts w:ascii="Arial" w:eastAsia="Arial" w:hAnsi="Arial" w:cs="Arial"/>
        </w:rPr>
      </w:pPr>
      <w:r w:rsidRPr="007A4380">
        <w:rPr>
          <w:rFonts w:ascii="Arial" w:eastAsia="Arial" w:hAnsi="Arial" w:cs="Arial"/>
        </w:rPr>
        <w:t>Je mag wel water drinken in het lokaal tijdens of tussen de lessen omdat dit gezond is</w:t>
      </w:r>
      <w:r w:rsidR="1EA13078" w:rsidRPr="007A4380">
        <w:rPr>
          <w:rFonts w:ascii="Arial" w:eastAsia="Arial" w:hAnsi="Arial" w:cs="Arial"/>
        </w:rPr>
        <w:t>, behalve in bepaalde praktijklessen en labo’s (zie hiervoor ook de praktijkreglementen).</w:t>
      </w:r>
    </w:p>
    <w:p w14:paraId="64FEAD10" w14:textId="5B7C4132" w:rsidR="006F3CAC" w:rsidRPr="0060742A" w:rsidRDefault="001E5167" w:rsidP="00D544AA">
      <w:pPr>
        <w:numPr>
          <w:ilvl w:val="0"/>
          <w:numId w:val="22"/>
        </w:numPr>
        <w:tabs>
          <w:tab w:val="num" w:pos="1134"/>
        </w:tabs>
        <w:spacing w:line="320" w:lineRule="exact"/>
        <w:ind w:left="1134" w:hanging="283"/>
        <w:rPr>
          <w:rFonts w:ascii="Arial" w:eastAsia="Arial" w:hAnsi="Arial" w:cs="Arial"/>
        </w:rPr>
      </w:pPr>
      <w:r w:rsidRPr="0060742A">
        <w:rPr>
          <w:rFonts w:ascii="Arial" w:eastAsia="Arial" w:hAnsi="Arial" w:cs="Arial"/>
        </w:rPr>
        <w:t>Blijf je over de middag op school, dan neem je het middagmaal</w:t>
      </w:r>
      <w:r w:rsidR="1EA13078" w:rsidRPr="0060742A">
        <w:rPr>
          <w:rFonts w:ascii="Arial" w:eastAsia="Arial" w:hAnsi="Arial" w:cs="Arial"/>
        </w:rPr>
        <w:t xml:space="preserve"> in het restaurant (campus Polenplein) of in de refter (campus Dr. Delbekestraat). Je houdt je aan de afspraken die gelden in het restaurant of de refter</w:t>
      </w:r>
      <w:r w:rsidRPr="0060742A">
        <w:rPr>
          <w:rFonts w:ascii="Arial" w:eastAsia="Arial" w:hAnsi="Arial" w:cs="Arial"/>
        </w:rPr>
        <w:t xml:space="preserve"> en volgt de richtlijnen van de opvoeders</w:t>
      </w:r>
      <w:r w:rsidR="1EA13078" w:rsidRPr="0060742A">
        <w:rPr>
          <w:rFonts w:ascii="Arial" w:eastAsia="Arial" w:hAnsi="Arial" w:cs="Arial"/>
        </w:rPr>
        <w:t>.</w:t>
      </w:r>
    </w:p>
    <w:p w14:paraId="613B56CC" w14:textId="65EA46CE" w:rsidR="00AF228E" w:rsidRDefault="1EA13078" w:rsidP="00F30400">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Je mag enkel de </w:t>
      </w:r>
      <w:r w:rsidR="00ED030F" w:rsidRPr="007A4380">
        <w:rPr>
          <w:rFonts w:ascii="Arial" w:eastAsia="Arial" w:hAnsi="Arial" w:cs="Arial"/>
        </w:rPr>
        <w:t xml:space="preserve">lift gebruiken als je hiervoor schriftelijke </w:t>
      </w:r>
      <w:r w:rsidRPr="007A4380">
        <w:rPr>
          <w:rFonts w:ascii="Arial" w:eastAsia="Arial" w:hAnsi="Arial" w:cs="Arial"/>
        </w:rPr>
        <w:t>toestemming h</w:t>
      </w:r>
      <w:r w:rsidR="00B3184B" w:rsidRPr="007A4380">
        <w:rPr>
          <w:rFonts w:ascii="Arial" w:eastAsia="Arial" w:hAnsi="Arial" w:cs="Arial"/>
        </w:rPr>
        <w:t>ebt van de directie of opvoeder (campus Polenplein).</w:t>
      </w:r>
    </w:p>
    <w:p w14:paraId="7684687B" w14:textId="07DE823D" w:rsidR="005D2879" w:rsidRDefault="005D2879" w:rsidP="00614F97">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lastRenderedPageBreak/>
        <w:t xml:space="preserve">Het gebruik van een </w:t>
      </w:r>
      <w:proofErr w:type="spellStart"/>
      <w:r w:rsidRPr="007462DA">
        <w:rPr>
          <w:rFonts w:ascii="Arial" w:eastAsia="Arial" w:hAnsi="Arial" w:cs="Arial"/>
        </w:rPr>
        <w:t>muziekbox</w:t>
      </w:r>
      <w:proofErr w:type="spellEnd"/>
      <w:r w:rsidRPr="007462DA">
        <w:rPr>
          <w:rFonts w:ascii="Arial" w:eastAsia="Arial" w:hAnsi="Arial" w:cs="Arial"/>
        </w:rPr>
        <w:t xml:space="preserve"> is niet toegelaten.</w:t>
      </w:r>
    </w:p>
    <w:p w14:paraId="4ACE200A" w14:textId="4C4C631E" w:rsidR="0044491A" w:rsidRPr="00116C11" w:rsidRDefault="0044491A" w:rsidP="00614F97">
      <w:pPr>
        <w:numPr>
          <w:ilvl w:val="0"/>
          <w:numId w:val="22"/>
        </w:numPr>
        <w:tabs>
          <w:tab w:val="clear" w:pos="720"/>
          <w:tab w:val="num" w:pos="1134"/>
        </w:tabs>
        <w:spacing w:line="320" w:lineRule="exact"/>
        <w:ind w:left="1134" w:hanging="283"/>
        <w:rPr>
          <w:rFonts w:ascii="Arial" w:eastAsia="Arial" w:hAnsi="Arial" w:cs="Arial"/>
          <w:highlight w:val="lightGray"/>
        </w:rPr>
      </w:pPr>
      <w:r w:rsidRPr="00116C11">
        <w:rPr>
          <w:rFonts w:ascii="Arial" w:eastAsia="Arial" w:hAnsi="Arial" w:cs="Arial"/>
          <w:highlight w:val="lightGray"/>
        </w:rPr>
        <w:t>Je hangt je jas steeds aan de kapstok</w:t>
      </w:r>
      <w:r w:rsidR="00F025B2" w:rsidRPr="00116C11">
        <w:rPr>
          <w:rFonts w:ascii="Arial" w:eastAsia="Arial" w:hAnsi="Arial" w:cs="Arial"/>
          <w:highlight w:val="lightGray"/>
        </w:rPr>
        <w:t>.</w:t>
      </w:r>
    </w:p>
    <w:p w14:paraId="7427F3A6" w14:textId="325D89CB" w:rsidR="00F63AF5" w:rsidRPr="00116C11" w:rsidRDefault="0050237B" w:rsidP="00D544AA">
      <w:pPr>
        <w:numPr>
          <w:ilvl w:val="0"/>
          <w:numId w:val="22"/>
        </w:numPr>
        <w:tabs>
          <w:tab w:val="clear" w:pos="720"/>
          <w:tab w:val="num" w:pos="1134"/>
        </w:tabs>
        <w:spacing w:line="320" w:lineRule="exact"/>
        <w:ind w:left="1134" w:hanging="283"/>
        <w:rPr>
          <w:rFonts w:ascii="Arial" w:eastAsia="Arial" w:hAnsi="Arial" w:cs="Arial"/>
          <w:highlight w:val="lightGray"/>
        </w:rPr>
      </w:pPr>
      <w:r w:rsidRPr="00116C11">
        <w:rPr>
          <w:rFonts w:ascii="Arial" w:eastAsia="Arial" w:hAnsi="Arial" w:cs="Arial"/>
          <w:highlight w:val="lightGray"/>
        </w:rPr>
        <w:t xml:space="preserve"> Je loopt niet rond</w:t>
      </w:r>
      <w:r w:rsidR="006911E2" w:rsidRPr="00116C11">
        <w:rPr>
          <w:rFonts w:ascii="Arial" w:eastAsia="Arial" w:hAnsi="Arial" w:cs="Arial"/>
          <w:highlight w:val="lightGray"/>
        </w:rPr>
        <w:t xml:space="preserve"> </w:t>
      </w:r>
      <w:r w:rsidR="394FEF1B" w:rsidRPr="00116C11">
        <w:rPr>
          <w:rFonts w:ascii="Arial" w:eastAsia="Arial" w:hAnsi="Arial" w:cs="Arial"/>
          <w:highlight w:val="lightGray"/>
        </w:rPr>
        <w:t xml:space="preserve">in het schoolgebouw </w:t>
      </w:r>
      <w:r w:rsidR="006911E2" w:rsidRPr="00116C11">
        <w:rPr>
          <w:rFonts w:ascii="Arial" w:eastAsia="Arial" w:hAnsi="Arial" w:cs="Arial"/>
          <w:highlight w:val="lightGray"/>
        </w:rPr>
        <w:t>buiten de pauzes, bijv.</w:t>
      </w:r>
      <w:r w:rsidRPr="00116C11">
        <w:rPr>
          <w:rFonts w:ascii="Arial" w:eastAsia="Arial" w:hAnsi="Arial" w:cs="Arial"/>
          <w:highlight w:val="lightGray"/>
        </w:rPr>
        <w:t xml:space="preserve"> om </w:t>
      </w:r>
      <w:r w:rsidR="1B8675DD" w:rsidRPr="00116C11">
        <w:rPr>
          <w:rFonts w:ascii="Arial" w:eastAsia="Arial" w:hAnsi="Arial" w:cs="Arial"/>
          <w:highlight w:val="lightGray"/>
        </w:rPr>
        <w:t xml:space="preserve">een </w:t>
      </w:r>
      <w:r w:rsidRPr="00116C11">
        <w:rPr>
          <w:rFonts w:ascii="Arial" w:eastAsia="Arial" w:hAnsi="Arial" w:cs="Arial"/>
          <w:highlight w:val="lightGray"/>
        </w:rPr>
        <w:t xml:space="preserve">waterfles bij te vullen, </w:t>
      </w:r>
      <w:r w:rsidR="00F52440" w:rsidRPr="00116C11">
        <w:rPr>
          <w:rFonts w:ascii="Arial" w:eastAsia="Arial" w:hAnsi="Arial" w:cs="Arial"/>
          <w:highlight w:val="lightGray"/>
        </w:rPr>
        <w:t>cursus</w:t>
      </w:r>
      <w:r w:rsidR="64D60186" w:rsidRPr="00116C11">
        <w:rPr>
          <w:rFonts w:ascii="Arial" w:eastAsia="Arial" w:hAnsi="Arial" w:cs="Arial"/>
          <w:highlight w:val="lightGray"/>
        </w:rPr>
        <w:t>sen</w:t>
      </w:r>
      <w:r w:rsidR="002F38CB">
        <w:rPr>
          <w:rFonts w:ascii="Arial" w:eastAsia="Arial" w:hAnsi="Arial" w:cs="Arial"/>
          <w:highlight w:val="lightGray"/>
        </w:rPr>
        <w:t>,</w:t>
      </w:r>
      <w:r w:rsidR="7494560A">
        <w:rPr>
          <w:rFonts w:ascii="Arial" w:eastAsia="Arial" w:hAnsi="Arial" w:cs="Arial"/>
          <w:highlight w:val="lightGray"/>
        </w:rPr>
        <w:t xml:space="preserve"> </w:t>
      </w:r>
      <w:r w:rsidR="60CE850C" w:rsidRPr="00116C11">
        <w:rPr>
          <w:rFonts w:ascii="Arial" w:eastAsia="Arial" w:hAnsi="Arial" w:cs="Arial"/>
          <w:highlight w:val="lightGray"/>
        </w:rPr>
        <w:t>p</w:t>
      </w:r>
      <w:r w:rsidR="64D60186" w:rsidRPr="00116C11">
        <w:rPr>
          <w:rFonts w:ascii="Arial" w:eastAsia="Arial" w:hAnsi="Arial" w:cs="Arial"/>
          <w:highlight w:val="lightGray"/>
        </w:rPr>
        <w:t>en device</w:t>
      </w:r>
      <w:r w:rsidR="499E41BF" w:rsidRPr="00116C11">
        <w:rPr>
          <w:rFonts w:ascii="Arial" w:eastAsia="Arial" w:hAnsi="Arial" w:cs="Arial"/>
          <w:highlight w:val="lightGray"/>
        </w:rPr>
        <w:t xml:space="preserve"> </w:t>
      </w:r>
      <w:r w:rsidR="00097A45" w:rsidRPr="00116C11">
        <w:rPr>
          <w:rFonts w:ascii="Arial" w:eastAsia="Arial" w:hAnsi="Arial" w:cs="Arial"/>
          <w:highlight w:val="lightGray"/>
        </w:rPr>
        <w:t xml:space="preserve">of </w:t>
      </w:r>
      <w:r w:rsidR="44DD362E" w:rsidRPr="00116C11">
        <w:rPr>
          <w:rFonts w:ascii="Arial" w:eastAsia="Arial" w:hAnsi="Arial" w:cs="Arial"/>
          <w:highlight w:val="lightGray"/>
        </w:rPr>
        <w:t>praktijk</w:t>
      </w:r>
      <w:r w:rsidRPr="00116C11">
        <w:rPr>
          <w:rFonts w:ascii="Arial" w:eastAsia="Arial" w:hAnsi="Arial" w:cs="Arial"/>
          <w:highlight w:val="lightGray"/>
        </w:rPr>
        <w:t>materiaal uit locker te halen</w:t>
      </w:r>
      <w:r w:rsidR="006911E2" w:rsidRPr="00116C11">
        <w:rPr>
          <w:rFonts w:ascii="Arial" w:eastAsia="Arial" w:hAnsi="Arial" w:cs="Arial"/>
          <w:highlight w:val="lightGray"/>
        </w:rPr>
        <w:t>…</w:t>
      </w:r>
      <w:r w:rsidR="7E9DE0E7" w:rsidRPr="00116C11">
        <w:rPr>
          <w:rFonts w:ascii="Arial" w:eastAsia="Arial" w:hAnsi="Arial" w:cs="Arial"/>
          <w:highlight w:val="lightGray"/>
        </w:rPr>
        <w:t xml:space="preserve"> Wie z</w:t>
      </w:r>
      <w:r w:rsidR="00B02367">
        <w:rPr>
          <w:rFonts w:ascii="Arial" w:eastAsia="Arial" w:hAnsi="Arial" w:cs="Arial"/>
          <w:highlight w:val="lightGray"/>
        </w:rPr>
        <w:t>ij</w:t>
      </w:r>
      <w:r w:rsidR="7E9DE0E7" w:rsidRPr="00116C11">
        <w:rPr>
          <w:rFonts w:ascii="Arial" w:eastAsia="Arial" w:hAnsi="Arial" w:cs="Arial"/>
          <w:highlight w:val="lightGray"/>
        </w:rPr>
        <w:t>n cursus niet bij</w:t>
      </w:r>
      <w:r w:rsidR="597FFCE6" w:rsidRPr="00116C11">
        <w:rPr>
          <w:rFonts w:ascii="Arial" w:eastAsia="Arial" w:hAnsi="Arial" w:cs="Arial"/>
          <w:highlight w:val="lightGray"/>
        </w:rPr>
        <w:t xml:space="preserve"> zich</w:t>
      </w:r>
      <w:r w:rsidR="7E9DE0E7" w:rsidRPr="00116C11">
        <w:rPr>
          <w:rFonts w:ascii="Arial" w:eastAsia="Arial" w:hAnsi="Arial" w:cs="Arial"/>
          <w:highlight w:val="lightGray"/>
        </w:rPr>
        <w:t xml:space="preserve"> heeft</w:t>
      </w:r>
      <w:r w:rsidR="2854B9A1" w:rsidRPr="00116C11">
        <w:rPr>
          <w:rFonts w:ascii="Arial" w:eastAsia="Arial" w:hAnsi="Arial" w:cs="Arial"/>
          <w:highlight w:val="lightGray"/>
        </w:rPr>
        <w:t xml:space="preserve"> in de les</w:t>
      </w:r>
      <w:r w:rsidR="7E9DE0E7" w:rsidRPr="00116C11">
        <w:rPr>
          <w:rFonts w:ascii="Arial" w:eastAsia="Arial" w:hAnsi="Arial" w:cs="Arial"/>
          <w:highlight w:val="lightGray"/>
        </w:rPr>
        <w:t xml:space="preserve">, moet noteren op een cursusblad tijdens de les. </w:t>
      </w:r>
      <w:r w:rsidR="49109B94" w:rsidRPr="00116C11">
        <w:rPr>
          <w:rFonts w:ascii="Arial" w:eastAsia="Arial" w:hAnsi="Arial" w:cs="Arial"/>
          <w:highlight w:val="lightGray"/>
        </w:rPr>
        <w:t xml:space="preserve">Uitzonderlijk kan de leerkracht beslissen om </w:t>
      </w:r>
      <w:r w:rsidR="001466FA">
        <w:rPr>
          <w:rFonts w:ascii="Arial" w:eastAsia="Arial" w:hAnsi="Arial" w:cs="Arial"/>
          <w:highlight w:val="lightGray"/>
        </w:rPr>
        <w:t xml:space="preserve">je </w:t>
      </w:r>
      <w:r w:rsidR="49109B94" w:rsidRPr="00116C11">
        <w:rPr>
          <w:rFonts w:ascii="Arial" w:eastAsia="Arial" w:hAnsi="Arial" w:cs="Arial"/>
          <w:highlight w:val="lightGray"/>
        </w:rPr>
        <w:t xml:space="preserve">éénmalig naar de locker te laten gaan als het materiaal </w:t>
      </w:r>
      <w:r w:rsidR="0B5D53BF" w:rsidRPr="00116C11">
        <w:rPr>
          <w:rFonts w:ascii="Arial" w:eastAsia="Arial" w:hAnsi="Arial" w:cs="Arial"/>
          <w:highlight w:val="lightGray"/>
        </w:rPr>
        <w:t xml:space="preserve">echt noodzakelijk </w:t>
      </w:r>
      <w:r w:rsidR="49109B94" w:rsidRPr="00116C11">
        <w:rPr>
          <w:rFonts w:ascii="Arial" w:eastAsia="Arial" w:hAnsi="Arial" w:cs="Arial"/>
          <w:highlight w:val="lightGray"/>
        </w:rPr>
        <w:t>is om te kunnen werken</w:t>
      </w:r>
      <w:r w:rsidR="0A67B668" w:rsidRPr="00116C11">
        <w:rPr>
          <w:rFonts w:ascii="Arial" w:eastAsia="Arial" w:hAnsi="Arial" w:cs="Arial"/>
          <w:highlight w:val="lightGray"/>
        </w:rPr>
        <w:t>.</w:t>
      </w:r>
      <w:r w:rsidR="2137AA88" w:rsidRPr="00116C11">
        <w:rPr>
          <w:rFonts w:ascii="Arial" w:eastAsia="Arial" w:hAnsi="Arial" w:cs="Arial"/>
          <w:highlight w:val="lightGray"/>
        </w:rPr>
        <w:t xml:space="preserve"> </w:t>
      </w:r>
      <w:r w:rsidR="0A67B668" w:rsidRPr="00116C11">
        <w:rPr>
          <w:rFonts w:ascii="Arial" w:eastAsia="Arial" w:hAnsi="Arial" w:cs="Arial"/>
          <w:highlight w:val="lightGray"/>
        </w:rPr>
        <w:t xml:space="preserve"> </w:t>
      </w:r>
    </w:p>
    <w:p w14:paraId="7C01CD32" w14:textId="3294E8C2" w:rsidR="00F63AF5" w:rsidRPr="007462DA"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 xml:space="preserve">Als je </w:t>
      </w:r>
      <w:r w:rsidR="00614F97" w:rsidRPr="007462DA">
        <w:rPr>
          <w:rFonts w:ascii="Arial" w:eastAsia="Arial" w:hAnsi="Arial" w:cs="Arial"/>
        </w:rPr>
        <w:t xml:space="preserve">na de les </w:t>
      </w:r>
      <w:r w:rsidRPr="007462DA">
        <w:rPr>
          <w:rFonts w:ascii="Arial" w:eastAsia="Arial" w:hAnsi="Arial" w:cs="Arial"/>
        </w:rPr>
        <w:t>de school verlaat, vertrek je onmiddellijk naar huis. Blijf niet voor de schoolgebouwen staan, want dan hinder je het verkeer en breng je je eigen veiligheid en die van andere weggebruikers in gevaar.</w:t>
      </w:r>
    </w:p>
    <w:p w14:paraId="6C29F664" w14:textId="665FBE07" w:rsidR="009372DC" w:rsidRPr="007462DA" w:rsidRDefault="00ED030F" w:rsidP="00D544A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 xml:space="preserve">Je stelt geen onveilig gedrag </w:t>
      </w:r>
      <w:r w:rsidR="1EA13078" w:rsidRPr="007462DA">
        <w:rPr>
          <w:rFonts w:ascii="Arial" w:eastAsia="Arial" w:hAnsi="Arial" w:cs="Arial"/>
        </w:rPr>
        <w:t>naar anderen toe (bv. skateboarden en skeeleren op de</w:t>
      </w:r>
      <w:r w:rsidR="00AA128E" w:rsidRPr="007462DA">
        <w:rPr>
          <w:rFonts w:ascii="Arial" w:eastAsia="Arial" w:hAnsi="Arial" w:cs="Arial"/>
        </w:rPr>
        <w:t xml:space="preserve"> speelplaats</w:t>
      </w:r>
      <w:r w:rsidR="1EA13078" w:rsidRPr="007462DA">
        <w:rPr>
          <w:rFonts w:ascii="Arial" w:eastAsia="Arial" w:hAnsi="Arial" w:cs="Arial"/>
        </w:rPr>
        <w:t>, in de winter</w:t>
      </w:r>
      <w:r w:rsidR="00AA128E" w:rsidRPr="007462DA">
        <w:rPr>
          <w:rFonts w:ascii="Arial" w:eastAsia="Arial" w:hAnsi="Arial" w:cs="Arial"/>
        </w:rPr>
        <w:t xml:space="preserve"> </w:t>
      </w:r>
      <w:r w:rsidR="1EA13078" w:rsidRPr="007462DA">
        <w:rPr>
          <w:rFonts w:ascii="Arial" w:eastAsia="Arial" w:hAnsi="Arial" w:cs="Arial"/>
        </w:rPr>
        <w:t>met sneeuwballen gooien).</w:t>
      </w:r>
    </w:p>
    <w:p w14:paraId="20DE44A7" w14:textId="115E7250" w:rsidR="002B7174" w:rsidRPr="007462DA" w:rsidRDefault="008D410F" w:rsidP="00D544A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G</w:t>
      </w:r>
      <w:r w:rsidR="1EA13078" w:rsidRPr="007462DA">
        <w:rPr>
          <w:rFonts w:ascii="Arial" w:eastAsia="Arial" w:hAnsi="Arial" w:cs="Arial"/>
        </w:rPr>
        <w:t xml:space="preserve">evaarlijke voorwerpen (voetzoekers, zakmessen, laserpennen,…) </w:t>
      </w:r>
      <w:r w:rsidR="005177E6" w:rsidRPr="007462DA">
        <w:rPr>
          <w:rFonts w:ascii="Arial" w:eastAsia="Arial" w:hAnsi="Arial" w:cs="Arial"/>
        </w:rPr>
        <w:t xml:space="preserve">zijn niet toegelaten en </w:t>
      </w:r>
      <w:r w:rsidR="1EA13078" w:rsidRPr="007462DA">
        <w:rPr>
          <w:rFonts w:ascii="Arial" w:eastAsia="Arial" w:hAnsi="Arial" w:cs="Arial"/>
        </w:rPr>
        <w:t>kunnen voor de veiligheid in bewaring genomen worden tot je ouders deze voorwerpen komen ophalen.</w:t>
      </w:r>
    </w:p>
    <w:p w14:paraId="15D76F3B" w14:textId="0930C2A3" w:rsidR="00D73EF8" w:rsidRPr="008716C3" w:rsidRDefault="00116081" w:rsidP="00BF255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Persoonlijke leveringen kunnen niet op school afgeleverd worden. Je mag dus als</w:t>
      </w:r>
      <w:r w:rsidRPr="007A4380">
        <w:rPr>
          <w:rFonts w:ascii="Arial" w:eastAsia="Arial" w:hAnsi="Arial" w:cs="Arial"/>
        </w:rPr>
        <w:t xml:space="preserve"> leveringsadres niet de school gebruiken.</w:t>
      </w:r>
    </w:p>
    <w:p w14:paraId="5A922EF0" w14:textId="65ED7393" w:rsidR="00531217" w:rsidRPr="00140040" w:rsidRDefault="1EA13078" w:rsidP="00140040">
      <w:pPr>
        <w:pStyle w:val="Kopje4"/>
      </w:pPr>
      <w:bookmarkStart w:id="116" w:name="_Toc238482612"/>
      <w:r>
        <w:t>Middagpauze – maaltijden</w:t>
      </w:r>
      <w:bookmarkEnd w:id="116"/>
    </w:p>
    <w:p w14:paraId="68AF44F7" w14:textId="77777777" w:rsidR="006B53DB" w:rsidRDefault="1EA13078" w:rsidP="1EA13078">
      <w:pPr>
        <w:spacing w:line="320" w:lineRule="exact"/>
        <w:rPr>
          <w:rFonts w:ascii="Arial" w:eastAsia="Arial" w:hAnsi="Arial" w:cs="Arial"/>
        </w:rPr>
      </w:pPr>
      <w:r w:rsidRPr="007A4380">
        <w:rPr>
          <w:rFonts w:ascii="Arial" w:eastAsia="Arial" w:hAnsi="Arial" w:cs="Arial"/>
        </w:rPr>
        <w:t>Je neemt enkel het middagmaal op school, thuis of bij familie (grootouders, broers of zussen</w:t>
      </w:r>
      <w:r w:rsidR="004F3CAF" w:rsidRPr="007A4380">
        <w:rPr>
          <w:rFonts w:ascii="Arial" w:eastAsia="Arial" w:hAnsi="Arial" w:cs="Arial"/>
        </w:rPr>
        <w:t>, oom of tante</w:t>
      </w:r>
      <w:r w:rsidRPr="007A4380">
        <w:rPr>
          <w:rFonts w:ascii="Arial" w:eastAsia="Arial" w:hAnsi="Arial" w:cs="Arial"/>
        </w:rPr>
        <w:t xml:space="preserve">). </w:t>
      </w:r>
    </w:p>
    <w:p w14:paraId="181E2B9A" w14:textId="74B84D41" w:rsidR="00DA0D03" w:rsidRPr="007A4380" w:rsidRDefault="1EA13078" w:rsidP="1EA13078">
      <w:pPr>
        <w:spacing w:line="320" w:lineRule="exact"/>
        <w:rPr>
          <w:rFonts w:ascii="Arial" w:eastAsia="Arial" w:hAnsi="Arial" w:cs="Arial"/>
        </w:rPr>
      </w:pPr>
      <w:r w:rsidRPr="007A4380">
        <w:rPr>
          <w:rFonts w:ascii="Arial" w:eastAsia="Arial" w:hAnsi="Arial" w:cs="Arial"/>
        </w:rPr>
        <w:t>Alle andere mogelijkheden zijn uitgesloten. Voor wie bij familie gaat, is de naam en het adres van het familielid bekend bij de directie.</w:t>
      </w:r>
    </w:p>
    <w:p w14:paraId="1351152C" w14:textId="618108CB" w:rsidR="00E03D79"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Wie normaal op school eet en uitzonderlijk thuis of bij familie wil eten, vraagt minstens 1 dag op voorhand schriftelijk </w:t>
      </w:r>
      <w:r w:rsidR="00F8790C">
        <w:rPr>
          <w:rFonts w:ascii="Arial" w:eastAsia="Arial" w:hAnsi="Arial" w:cs="Arial"/>
          <w:lang w:val="nl-NL"/>
        </w:rPr>
        <w:t xml:space="preserve">of digitaal </w:t>
      </w:r>
      <w:r w:rsidRPr="007A4380">
        <w:rPr>
          <w:rFonts w:ascii="Arial" w:eastAsia="Arial" w:hAnsi="Arial" w:cs="Arial"/>
          <w:lang w:val="nl-NL"/>
        </w:rPr>
        <w:t>de toestemming aan de directie.</w:t>
      </w:r>
    </w:p>
    <w:p w14:paraId="28A603EA" w14:textId="41D160CC" w:rsidR="00531217" w:rsidRPr="007A4380" w:rsidRDefault="1EA13078" w:rsidP="1EA13078">
      <w:pPr>
        <w:spacing w:line="320" w:lineRule="exact"/>
        <w:rPr>
          <w:rFonts w:ascii="Arial" w:eastAsia="Arial" w:hAnsi="Arial" w:cs="Arial"/>
        </w:rPr>
      </w:pPr>
      <w:r w:rsidRPr="007A4380">
        <w:rPr>
          <w:rFonts w:ascii="Arial" w:eastAsia="Arial" w:hAnsi="Arial" w:cs="Arial"/>
        </w:rPr>
        <w:t>Enkel zesdejaars mogen met schriftelijke</w:t>
      </w:r>
      <w:r w:rsidR="00852724">
        <w:rPr>
          <w:rFonts w:ascii="Arial" w:eastAsia="Arial" w:hAnsi="Arial" w:cs="Arial"/>
        </w:rPr>
        <w:t xml:space="preserve"> of digitale</w:t>
      </w:r>
      <w:r w:rsidRPr="007A4380">
        <w:rPr>
          <w:rFonts w:ascii="Arial" w:eastAsia="Arial" w:hAnsi="Arial" w:cs="Arial"/>
        </w:rPr>
        <w:t xml:space="preserve"> toestemming van de ouders de school tussen de middag verlaten als ze niet naar huis</w:t>
      </w:r>
      <w:r w:rsidR="003A1814" w:rsidRPr="007A4380">
        <w:rPr>
          <w:rFonts w:ascii="Arial" w:eastAsia="Arial" w:hAnsi="Arial" w:cs="Arial"/>
        </w:rPr>
        <w:t xml:space="preserve"> gaan</w:t>
      </w:r>
      <w:r w:rsidRPr="007A4380">
        <w:rPr>
          <w:rFonts w:ascii="Arial" w:eastAsia="Arial" w:hAnsi="Arial" w:cs="Arial"/>
        </w:rPr>
        <w:t xml:space="preserve"> of bij grootouders, broers of zussen</w:t>
      </w:r>
      <w:r w:rsidR="00653DCC" w:rsidRPr="002E40C3">
        <w:rPr>
          <w:rFonts w:ascii="Arial" w:eastAsia="Arial" w:hAnsi="Arial" w:cs="Arial"/>
        </w:rPr>
        <w:t>, oom of tante</w:t>
      </w:r>
      <w:r w:rsidRPr="002E40C3">
        <w:rPr>
          <w:rFonts w:ascii="Arial" w:eastAsia="Arial" w:hAnsi="Arial" w:cs="Arial"/>
        </w:rPr>
        <w:t xml:space="preserve"> </w:t>
      </w:r>
      <w:r w:rsidRPr="007A4380">
        <w:rPr>
          <w:rFonts w:ascii="Arial" w:eastAsia="Arial" w:hAnsi="Arial" w:cs="Arial"/>
        </w:rPr>
        <w:t>eten.</w:t>
      </w:r>
    </w:p>
    <w:p w14:paraId="4DCFCB4D" w14:textId="486C8DF3" w:rsidR="00E06A82"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Leerlingen van het 7</w:t>
      </w:r>
      <w:r w:rsidRPr="007A4380">
        <w:rPr>
          <w:rFonts w:ascii="Arial" w:eastAsia="Arial" w:hAnsi="Arial" w:cs="Arial"/>
          <w:vertAlign w:val="superscript"/>
          <w:lang w:val="nl-NL"/>
        </w:rPr>
        <w:t>de</w:t>
      </w:r>
      <w:r w:rsidRPr="007A4380">
        <w:rPr>
          <w:rFonts w:ascii="Arial" w:eastAsia="Arial" w:hAnsi="Arial" w:cs="Arial"/>
          <w:lang w:val="nl-NL"/>
        </w:rPr>
        <w:t xml:space="preserve"> jaar mogen zonder beperking de school tijdens de middagpauze verlaten.</w:t>
      </w:r>
    </w:p>
    <w:p w14:paraId="346B7187" w14:textId="078E90C0" w:rsidR="00761024" w:rsidRPr="00140040" w:rsidRDefault="1EA13078" w:rsidP="008A517A">
      <w:pPr>
        <w:spacing w:line="320" w:lineRule="exact"/>
        <w:rPr>
          <w:rFonts w:ascii="Arial" w:eastAsia="Arial" w:hAnsi="Arial" w:cs="Arial"/>
          <w:lang w:val="nl-NL"/>
        </w:rPr>
      </w:pPr>
      <w:r w:rsidRPr="007A4380">
        <w:rPr>
          <w:rFonts w:ascii="Arial" w:eastAsia="Arial" w:hAnsi="Arial" w:cs="Arial"/>
          <w:lang w:val="nl-NL"/>
        </w:rPr>
        <w:t>Als je als ouder de toestemming geeft om gedurende de middagpauze niet op school aanwezig te zijn, dan ben je uiteraard zelf verantwoordelijk voor het gedrag van je zoon of dochter over de middag.</w:t>
      </w:r>
    </w:p>
    <w:p w14:paraId="0BDA53F7" w14:textId="0353D7B1" w:rsidR="00531217"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Wie ‘s middags op school blijft eten, verlaat de school niet in de middagpauze. </w:t>
      </w:r>
    </w:p>
    <w:p w14:paraId="009865F1" w14:textId="5EB6C112" w:rsidR="0050362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Je brengt geen warm eten (ook geen warme broodjes) mee van buiten de school, of eten dat moet opgewarmd worden.</w:t>
      </w:r>
    </w:p>
    <w:p w14:paraId="7BFF038B" w14:textId="77777777" w:rsidR="005658BA"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aanwezigheid wordt gecontroleerd o.a. via de registratie in het restaurant. Ben je ’s middags niet geregistreerd, dan beschouwen we dit als spijbelen. Bij niet vooraf gemelde afwezigheid worden je ouders verwittigd. </w:t>
      </w:r>
    </w:p>
    <w:p w14:paraId="28061D87" w14:textId="42864EC8" w:rsidR="00A460BF"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Over de middag niet op school zijn zonder toestemming van de directie of het secretariaat, ook als ouders zeggen dat het mocht, stellen we gelijk met spijbelen (minimum twee uur strafstudie).</w:t>
      </w:r>
    </w:p>
    <w:p w14:paraId="2D4C64E1" w14:textId="35893250" w:rsidR="000C46D8" w:rsidRPr="00140040" w:rsidRDefault="1EA13078" w:rsidP="00AE0183">
      <w:pPr>
        <w:spacing w:line="320" w:lineRule="exact"/>
        <w:rPr>
          <w:rFonts w:ascii="Arial" w:eastAsia="Arial" w:hAnsi="Arial" w:cs="Arial"/>
        </w:rPr>
      </w:pPr>
      <w:r w:rsidRPr="007A4380">
        <w:rPr>
          <w:rFonts w:ascii="Arial" w:eastAsia="Arial" w:hAnsi="Arial" w:cs="Arial"/>
          <w:lang w:val="nl-NL"/>
        </w:rPr>
        <w:t>Je</w:t>
      </w:r>
      <w:r w:rsidRPr="007A4380">
        <w:rPr>
          <w:rFonts w:ascii="Arial" w:eastAsia="Arial" w:hAnsi="Arial" w:cs="Arial"/>
        </w:rPr>
        <w:t xml:space="preserve"> betaalkaart, met duidelijk herkenbare foto (= dit is je persoonlijke leerlingenkaart) heb je elke dag bij je. Is de foto op je betaalkaart niet duidelijk meer zichtbaar, dan moet je een nieuwe kaart kopen.</w:t>
      </w:r>
    </w:p>
    <w:p w14:paraId="2AD7DB19" w14:textId="2B22DF1B" w:rsidR="00531217" w:rsidRPr="007A4380" w:rsidRDefault="1EA13078" w:rsidP="009D0C4C">
      <w:pPr>
        <w:numPr>
          <w:ilvl w:val="2"/>
          <w:numId w:val="38"/>
        </w:numPr>
        <w:tabs>
          <w:tab w:val="clear" w:pos="2160"/>
          <w:tab w:val="num" w:pos="1134"/>
        </w:tabs>
        <w:spacing w:line="320" w:lineRule="exact"/>
        <w:ind w:left="1134" w:hanging="283"/>
        <w:rPr>
          <w:rFonts w:ascii="Arial" w:eastAsia="Arial" w:hAnsi="Arial" w:cs="Arial"/>
          <w:lang w:val="nl-NL"/>
        </w:rPr>
      </w:pPr>
      <w:r w:rsidRPr="007A4380">
        <w:rPr>
          <w:rFonts w:ascii="Arial" w:eastAsia="Arial" w:hAnsi="Arial" w:cs="Arial"/>
          <w:lang w:val="nl-NL"/>
        </w:rPr>
        <w:lastRenderedPageBreak/>
        <w:t xml:space="preserve">Voor </w:t>
      </w:r>
      <w:r w:rsidR="00956898">
        <w:rPr>
          <w:rFonts w:ascii="Arial" w:eastAsia="Arial" w:hAnsi="Arial" w:cs="Arial"/>
          <w:lang w:val="nl-NL"/>
        </w:rPr>
        <w:t>NOVA campus VISO</w:t>
      </w:r>
      <w:r w:rsidR="006F3CAB">
        <w:rPr>
          <w:rFonts w:ascii="Arial" w:eastAsia="Arial" w:hAnsi="Arial" w:cs="Arial"/>
          <w:lang w:val="nl-NL"/>
        </w:rPr>
        <w:t xml:space="preserve"> </w:t>
      </w:r>
      <w:r w:rsidRPr="007A4380">
        <w:rPr>
          <w:rFonts w:ascii="Arial" w:eastAsia="Arial" w:hAnsi="Arial" w:cs="Arial"/>
          <w:lang w:val="nl-NL"/>
        </w:rPr>
        <w:t xml:space="preserve">Dr. Delbekestraat: </w:t>
      </w:r>
    </w:p>
    <w:p w14:paraId="35FD1C29" w14:textId="77777777" w:rsidR="00531217" w:rsidRPr="007A4380" w:rsidRDefault="1EA13078" w:rsidP="1EA13078">
      <w:pPr>
        <w:pStyle w:val="Plattetekstinspringen"/>
        <w:spacing w:line="320" w:lineRule="exact"/>
        <w:ind w:left="1134" w:firstLine="0"/>
        <w:rPr>
          <w:rFonts w:ascii="Arial" w:eastAsia="Arial" w:hAnsi="Arial" w:cs="Arial"/>
          <w:sz w:val="20"/>
          <w:lang w:val="nl-NL"/>
        </w:rPr>
      </w:pPr>
      <w:r w:rsidRPr="007A4380">
        <w:rPr>
          <w:rFonts w:ascii="Arial" w:eastAsia="Arial" w:hAnsi="Arial" w:cs="Arial"/>
          <w:sz w:val="20"/>
          <w:lang w:val="nl-NL"/>
        </w:rPr>
        <w:t>Wie het wenst, kan ‘s morgens op school vóór 8.20 uur een broodje in het secretariaat bestellen. Je betaalt onmiddellijk met je betaalkaart.</w:t>
      </w:r>
    </w:p>
    <w:p w14:paraId="4A2E0EB6" w14:textId="2A27A95C" w:rsidR="00531217"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Er kan op school gekoelde drank (water, gearomatiseerd water) en soep worden aangekocht.</w:t>
      </w:r>
    </w:p>
    <w:p w14:paraId="03D78BB5" w14:textId="6B5C07DE" w:rsidR="00ED75A5" w:rsidRPr="007A4380" w:rsidRDefault="1EA13078" w:rsidP="00140040">
      <w:pPr>
        <w:spacing w:line="320" w:lineRule="exact"/>
        <w:ind w:left="1134"/>
        <w:rPr>
          <w:rFonts w:ascii="Arial" w:eastAsia="Arial" w:hAnsi="Arial" w:cs="Arial"/>
          <w:lang w:val="nl-NL"/>
        </w:rPr>
      </w:pPr>
      <w:r w:rsidRPr="007A4380">
        <w:rPr>
          <w:rFonts w:ascii="Arial" w:eastAsia="Arial" w:hAnsi="Arial" w:cs="Arial"/>
          <w:lang w:val="nl-NL"/>
        </w:rPr>
        <w:t>Op de affiches in de refter zie je welke dranken toegelaten zijn.</w:t>
      </w:r>
    </w:p>
    <w:p w14:paraId="1D063361" w14:textId="70AD7559" w:rsidR="00A8355A"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Wens je een warme maaltijd te nemen, dan kan dit in het restaurant van campus Polenplein (zie hieronder).</w:t>
      </w:r>
    </w:p>
    <w:p w14:paraId="11EDC571" w14:textId="399794B9" w:rsidR="00A8355A"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 xml:space="preserve">Als je vanuit campus Dr. Delbekestraat gaat eten </w:t>
      </w:r>
      <w:r w:rsidR="0071461E" w:rsidRPr="007A4380">
        <w:rPr>
          <w:rFonts w:ascii="Arial" w:eastAsia="Arial" w:hAnsi="Arial" w:cs="Arial"/>
          <w:lang w:val="nl-NL"/>
        </w:rPr>
        <w:t>op</w:t>
      </w:r>
      <w:r w:rsidRPr="007A4380">
        <w:rPr>
          <w:rFonts w:ascii="Arial" w:eastAsia="Arial" w:hAnsi="Arial" w:cs="Arial"/>
          <w:lang w:val="nl-NL"/>
        </w:rPr>
        <w:t xml:space="preserve"> campus Polenplein, ga je zonder begeleiding heen en terug naar de andere campus. Dit op voorwaarde dat je de toestemming hebt van je ouders. Het middagmaal betaal je </w:t>
      </w:r>
      <w:r w:rsidR="0071461E" w:rsidRPr="007A4380">
        <w:rPr>
          <w:rFonts w:ascii="Arial" w:eastAsia="Arial" w:hAnsi="Arial" w:cs="Arial"/>
          <w:lang w:val="nl-NL"/>
        </w:rPr>
        <w:t>op</w:t>
      </w:r>
      <w:r w:rsidRPr="007A4380">
        <w:rPr>
          <w:rFonts w:ascii="Arial" w:eastAsia="Arial" w:hAnsi="Arial" w:cs="Arial"/>
          <w:lang w:val="nl-NL"/>
        </w:rPr>
        <w:t xml:space="preserve"> campus Polenplein aan de kassa met je betaalkaart. Je aanwezigheid wordt geregistreerd. </w:t>
      </w:r>
    </w:p>
    <w:p w14:paraId="2141B4ED" w14:textId="70FA7C2A" w:rsidR="00B40278" w:rsidRPr="00F553DC" w:rsidRDefault="1EA13078" w:rsidP="00F553DC">
      <w:pPr>
        <w:pStyle w:val="Plattetekstinspringen"/>
        <w:spacing w:line="320" w:lineRule="exact"/>
        <w:ind w:left="1134" w:firstLine="0"/>
        <w:rPr>
          <w:rFonts w:ascii="Arial" w:eastAsia="Arial" w:hAnsi="Arial" w:cs="Arial"/>
          <w:sz w:val="20"/>
          <w:lang w:val="nl-NL"/>
        </w:rPr>
      </w:pPr>
      <w:r w:rsidRPr="007A4380">
        <w:rPr>
          <w:rFonts w:ascii="Arial" w:eastAsia="Arial" w:hAnsi="Arial" w:cs="Arial"/>
          <w:sz w:val="20"/>
          <w:lang w:val="nl-NL"/>
        </w:rPr>
        <w:t>Leerlingen van het 6</w:t>
      </w:r>
      <w:r w:rsidRPr="007A4380">
        <w:rPr>
          <w:rFonts w:ascii="Arial" w:eastAsia="Arial" w:hAnsi="Arial" w:cs="Arial"/>
          <w:sz w:val="20"/>
          <w:vertAlign w:val="superscript"/>
          <w:lang w:val="nl-NL"/>
        </w:rPr>
        <w:t>de</w:t>
      </w:r>
      <w:r w:rsidRPr="007A4380">
        <w:rPr>
          <w:rFonts w:ascii="Arial" w:eastAsia="Arial" w:hAnsi="Arial" w:cs="Arial"/>
          <w:sz w:val="20"/>
          <w:lang w:val="nl-NL"/>
        </w:rPr>
        <w:t xml:space="preserve"> en 7</w:t>
      </w:r>
      <w:r w:rsidRPr="007A4380">
        <w:rPr>
          <w:rFonts w:ascii="Arial" w:eastAsia="Arial" w:hAnsi="Arial" w:cs="Arial"/>
          <w:sz w:val="20"/>
          <w:vertAlign w:val="superscript"/>
          <w:lang w:val="nl-NL"/>
        </w:rPr>
        <w:t>de</w:t>
      </w:r>
      <w:r w:rsidRPr="007A4380">
        <w:rPr>
          <w:rFonts w:ascii="Arial" w:eastAsia="Arial" w:hAnsi="Arial" w:cs="Arial"/>
          <w:sz w:val="20"/>
          <w:lang w:val="nl-NL"/>
        </w:rPr>
        <w:t xml:space="preserve"> jaar die een betaalkaart hebben en die een broodje bestellen op school, krijgen ’s middags hun broodje in de refter, eten hun broodje op in de refter en mogen pas om 12.30 u. de school verlaten.</w:t>
      </w:r>
    </w:p>
    <w:p w14:paraId="69BC322D" w14:textId="5CE571D6" w:rsidR="00531217" w:rsidRPr="00B02884" w:rsidRDefault="003A1814" w:rsidP="00B02884">
      <w:pPr>
        <w:pStyle w:val="Plattetekstinspringen"/>
        <w:spacing w:line="320" w:lineRule="exact"/>
        <w:ind w:left="1134" w:firstLine="0"/>
        <w:rPr>
          <w:rFonts w:ascii="Arial" w:eastAsia="Arial" w:hAnsi="Arial" w:cs="Arial"/>
          <w:sz w:val="20"/>
          <w:lang w:val="nl-NL"/>
        </w:rPr>
      </w:pPr>
      <w:r w:rsidRPr="007A4380">
        <w:rPr>
          <w:rFonts w:ascii="Arial" w:eastAsia="Arial" w:hAnsi="Arial" w:cs="Arial"/>
          <w:sz w:val="20"/>
          <w:lang w:val="nl-NL"/>
        </w:rPr>
        <w:t xml:space="preserve">De internen van deze campus </w:t>
      </w:r>
      <w:r w:rsidR="1EA13078" w:rsidRPr="007A4380">
        <w:rPr>
          <w:rFonts w:ascii="Arial" w:eastAsia="Arial" w:hAnsi="Arial" w:cs="Arial"/>
          <w:sz w:val="20"/>
          <w:lang w:val="nl-NL"/>
        </w:rPr>
        <w:t xml:space="preserve">blijven over de middag </w:t>
      </w:r>
      <w:r w:rsidR="0071461E" w:rsidRPr="007A4380">
        <w:rPr>
          <w:rFonts w:ascii="Arial" w:eastAsia="Arial" w:hAnsi="Arial" w:cs="Arial"/>
          <w:sz w:val="20"/>
          <w:lang w:val="nl-NL"/>
        </w:rPr>
        <w:t>op</w:t>
      </w:r>
      <w:r w:rsidR="1EA13078" w:rsidRPr="007A4380">
        <w:rPr>
          <w:rFonts w:ascii="Arial" w:eastAsia="Arial" w:hAnsi="Arial" w:cs="Arial"/>
          <w:sz w:val="20"/>
          <w:lang w:val="nl-NL"/>
        </w:rPr>
        <w:t xml:space="preserve"> de campus om het middagmaal te gebruiken. Ofwel brengen ze een lunchpakket mee van het internaat, ofwel bestellen ze ’s morgens een broodje aan de balie. ’s Avonds is er een warme maaltijd in het internaat.</w:t>
      </w:r>
    </w:p>
    <w:p w14:paraId="73DDD60A" w14:textId="6DA7785E" w:rsidR="00531217" w:rsidRPr="007A4380" w:rsidRDefault="1EA13078" w:rsidP="009D0C4C">
      <w:pPr>
        <w:numPr>
          <w:ilvl w:val="2"/>
          <w:numId w:val="39"/>
        </w:numPr>
        <w:tabs>
          <w:tab w:val="clear" w:pos="2160"/>
          <w:tab w:val="num" w:pos="1134"/>
        </w:tabs>
        <w:spacing w:line="320" w:lineRule="exact"/>
        <w:ind w:left="1134" w:hanging="283"/>
        <w:rPr>
          <w:rFonts w:ascii="Arial" w:eastAsia="Arial" w:hAnsi="Arial" w:cs="Arial"/>
          <w:lang w:val="nl-NL"/>
        </w:rPr>
      </w:pPr>
      <w:r w:rsidRPr="007A4380">
        <w:rPr>
          <w:rFonts w:ascii="Arial" w:eastAsia="Arial" w:hAnsi="Arial" w:cs="Arial"/>
          <w:lang w:val="nl-NL"/>
        </w:rPr>
        <w:t xml:space="preserve">Voor </w:t>
      </w:r>
      <w:r w:rsidR="00956898">
        <w:rPr>
          <w:rFonts w:ascii="Arial" w:eastAsia="Arial" w:hAnsi="Arial" w:cs="Arial"/>
          <w:lang w:val="nl-NL"/>
        </w:rPr>
        <w:t>NOVA campus VISO</w:t>
      </w:r>
      <w:r w:rsidRPr="007A4380">
        <w:rPr>
          <w:rFonts w:ascii="Arial" w:eastAsia="Arial" w:hAnsi="Arial" w:cs="Arial"/>
          <w:lang w:val="nl-NL"/>
        </w:rPr>
        <w:t xml:space="preserve"> Polenplein:</w:t>
      </w:r>
    </w:p>
    <w:p w14:paraId="1847A521" w14:textId="0A8706F5" w:rsidR="004D052D" w:rsidRPr="00140040" w:rsidRDefault="1EA13078" w:rsidP="00140040">
      <w:pPr>
        <w:spacing w:line="320" w:lineRule="exact"/>
        <w:ind w:left="1134"/>
        <w:rPr>
          <w:rFonts w:ascii="Arial" w:eastAsia="Arial" w:hAnsi="Arial" w:cs="Arial"/>
        </w:rPr>
      </w:pPr>
      <w:r w:rsidRPr="007A4380">
        <w:rPr>
          <w:rFonts w:ascii="Arial" w:eastAsia="Arial" w:hAnsi="Arial" w:cs="Arial"/>
        </w:rPr>
        <w:t xml:space="preserve">De maaltijden in het schoolrestaurant van </w:t>
      </w:r>
      <w:r w:rsidR="00956898">
        <w:rPr>
          <w:rFonts w:ascii="Arial" w:eastAsia="Arial" w:hAnsi="Arial" w:cs="Arial"/>
        </w:rPr>
        <w:t>NOVA campus VISO</w:t>
      </w:r>
      <w:r w:rsidR="00DE5C9D">
        <w:rPr>
          <w:rFonts w:ascii="Arial" w:eastAsia="Arial" w:hAnsi="Arial" w:cs="Arial"/>
        </w:rPr>
        <w:t xml:space="preserve"> </w:t>
      </w:r>
      <w:r w:rsidRPr="007A4380">
        <w:rPr>
          <w:rFonts w:ascii="Arial" w:eastAsia="Arial" w:hAnsi="Arial" w:cs="Arial"/>
        </w:rPr>
        <w:t xml:space="preserve">P worden geleverd door de firma </w:t>
      </w:r>
      <w:proofErr w:type="spellStart"/>
      <w:r w:rsidRPr="007A4380">
        <w:rPr>
          <w:rFonts w:ascii="Arial" w:eastAsia="Arial" w:hAnsi="Arial" w:cs="Arial"/>
        </w:rPr>
        <w:t>Scolarest</w:t>
      </w:r>
      <w:proofErr w:type="spellEnd"/>
      <w:r w:rsidRPr="007A4380">
        <w:rPr>
          <w:rFonts w:ascii="Arial" w:eastAsia="Arial" w:hAnsi="Arial" w:cs="Arial"/>
        </w:rPr>
        <w:t xml:space="preserve">. </w:t>
      </w:r>
    </w:p>
    <w:p w14:paraId="10C96C25" w14:textId="77777777" w:rsidR="00B93E10" w:rsidRPr="00E45BF1" w:rsidRDefault="742FF1C5" w:rsidP="742FF1C5">
      <w:pPr>
        <w:spacing w:line="320" w:lineRule="exact"/>
        <w:ind w:left="1134"/>
        <w:rPr>
          <w:rFonts w:ascii="Arial" w:eastAsia="Arial" w:hAnsi="Arial" w:cs="Arial"/>
        </w:rPr>
      </w:pPr>
      <w:r w:rsidRPr="00E45BF1">
        <w:rPr>
          <w:rFonts w:ascii="Arial" w:eastAsia="Arial" w:hAnsi="Arial" w:cs="Arial"/>
        </w:rPr>
        <w:t>Prijzen:</w:t>
      </w:r>
    </w:p>
    <w:p w14:paraId="1703400D" w14:textId="74DA4723" w:rsidR="002E40C3" w:rsidRPr="003A0458" w:rsidRDefault="002E40C3" w:rsidP="002E40C3">
      <w:pPr>
        <w:spacing w:after="0" w:line="240" w:lineRule="auto"/>
        <w:ind w:left="1134"/>
        <w:rPr>
          <w:rFonts w:ascii="Arial" w:eastAsia="Arial" w:hAnsi="Arial" w:cs="Arial"/>
          <w:highlight w:val="lightGray"/>
        </w:rPr>
      </w:pPr>
      <w:r w:rsidRPr="003A0458">
        <w:rPr>
          <w:rFonts w:ascii="Arial" w:eastAsia="Arial" w:hAnsi="Arial" w:cs="Arial"/>
          <w:highlight w:val="lightGray"/>
        </w:rPr>
        <w:t>Soep:</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€ 0,</w:t>
      </w:r>
      <w:r w:rsidR="00B57291" w:rsidRPr="003A0458">
        <w:rPr>
          <w:rFonts w:ascii="Arial" w:eastAsia="Arial" w:hAnsi="Arial" w:cs="Arial"/>
          <w:highlight w:val="lightGray"/>
        </w:rPr>
        <w:t>75</w:t>
      </w:r>
    </w:p>
    <w:p w14:paraId="72BCF4E2" w14:textId="15223F78" w:rsidR="002E40C3" w:rsidRPr="003A0458" w:rsidRDefault="002E40C3" w:rsidP="002E40C3">
      <w:pPr>
        <w:spacing w:after="0" w:line="240" w:lineRule="auto"/>
        <w:ind w:left="1134"/>
        <w:rPr>
          <w:rFonts w:ascii="Arial" w:eastAsia="Arial" w:hAnsi="Arial" w:cs="Arial"/>
          <w:highlight w:val="lightGray"/>
        </w:rPr>
      </w:pPr>
      <w:r w:rsidRPr="003A0458">
        <w:rPr>
          <w:rFonts w:ascii="Arial" w:eastAsia="Arial" w:hAnsi="Arial" w:cs="Arial"/>
          <w:highlight w:val="lightGray"/>
        </w:rPr>
        <w:t>Warme schotel:</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€ 4,9</w:t>
      </w:r>
      <w:r w:rsidR="00084278" w:rsidRPr="003A0458">
        <w:rPr>
          <w:rFonts w:ascii="Arial" w:eastAsia="Arial" w:hAnsi="Arial" w:cs="Arial"/>
          <w:highlight w:val="lightGray"/>
        </w:rPr>
        <w:t>5</w:t>
      </w:r>
    </w:p>
    <w:p w14:paraId="560B6ADA" w14:textId="09A4B07B" w:rsidR="002E40C3" w:rsidRPr="003A0458" w:rsidRDefault="002E40C3" w:rsidP="002E40C3">
      <w:pPr>
        <w:spacing w:after="0" w:line="240" w:lineRule="auto"/>
        <w:ind w:left="1134"/>
        <w:rPr>
          <w:rFonts w:ascii="Arial" w:eastAsia="Arial" w:hAnsi="Arial" w:cs="Arial"/>
          <w:highlight w:val="lightGray"/>
        </w:rPr>
      </w:pPr>
      <w:r w:rsidRPr="003A0458">
        <w:rPr>
          <w:rFonts w:ascii="Arial" w:eastAsia="Arial" w:hAnsi="Arial" w:cs="Arial"/>
          <w:highlight w:val="lightGray"/>
        </w:rPr>
        <w:t xml:space="preserve">Koude schotel: </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€ 4,</w:t>
      </w:r>
      <w:r w:rsidR="00084278" w:rsidRPr="003A0458">
        <w:rPr>
          <w:rFonts w:ascii="Arial" w:eastAsia="Arial" w:hAnsi="Arial" w:cs="Arial"/>
          <w:highlight w:val="lightGray"/>
        </w:rPr>
        <w:t>75</w:t>
      </w:r>
    </w:p>
    <w:p w14:paraId="0F0F04A4" w14:textId="0232B9D5" w:rsidR="002E40C3" w:rsidRPr="003A0458" w:rsidRDefault="002E40C3" w:rsidP="002E40C3">
      <w:pPr>
        <w:spacing w:after="0" w:line="240" w:lineRule="auto"/>
        <w:ind w:left="1134"/>
        <w:rPr>
          <w:rFonts w:ascii="Arial" w:eastAsia="Arial" w:hAnsi="Arial" w:cs="Arial"/>
          <w:highlight w:val="lightGray"/>
        </w:rPr>
      </w:pPr>
      <w:r w:rsidRPr="003A0458">
        <w:rPr>
          <w:rFonts w:ascii="Arial" w:eastAsia="Arial" w:hAnsi="Arial" w:cs="Arial"/>
          <w:highlight w:val="lightGray"/>
        </w:rPr>
        <w:t xml:space="preserve">Vegetarische schotel: </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€ 4,</w:t>
      </w:r>
      <w:r w:rsidR="00084278" w:rsidRPr="003A0458">
        <w:rPr>
          <w:rFonts w:ascii="Arial" w:eastAsia="Arial" w:hAnsi="Arial" w:cs="Arial"/>
          <w:highlight w:val="lightGray"/>
        </w:rPr>
        <w:t>85</w:t>
      </w:r>
    </w:p>
    <w:p w14:paraId="4E31BA14" w14:textId="4E67EDB1" w:rsidR="002E40C3" w:rsidRPr="003A0458" w:rsidRDefault="002E40C3" w:rsidP="002E40C3">
      <w:pPr>
        <w:spacing w:after="0" w:line="240" w:lineRule="auto"/>
        <w:ind w:left="1134"/>
        <w:rPr>
          <w:rFonts w:ascii="Arial" w:eastAsia="Arial" w:hAnsi="Arial" w:cs="Arial"/>
          <w:highlight w:val="lightGray"/>
        </w:rPr>
      </w:pPr>
      <w:proofErr w:type="spellStart"/>
      <w:r w:rsidRPr="003A0458">
        <w:rPr>
          <w:rFonts w:ascii="Arial" w:eastAsia="Arial" w:hAnsi="Arial" w:cs="Arial"/>
          <w:highlight w:val="lightGray"/>
        </w:rPr>
        <w:t>Snelschotel</w:t>
      </w:r>
      <w:proofErr w:type="spellEnd"/>
      <w:r w:rsidRPr="003A0458">
        <w:rPr>
          <w:rFonts w:ascii="Arial" w:eastAsia="Arial" w:hAnsi="Arial" w:cs="Arial"/>
          <w:highlight w:val="lightGray"/>
        </w:rPr>
        <w:t xml:space="preserve">: </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€ 4,</w:t>
      </w:r>
      <w:r w:rsidR="0012213F" w:rsidRPr="003A0458">
        <w:rPr>
          <w:rFonts w:ascii="Arial" w:eastAsia="Arial" w:hAnsi="Arial" w:cs="Arial"/>
          <w:highlight w:val="lightGray"/>
        </w:rPr>
        <w:t>60</w:t>
      </w:r>
    </w:p>
    <w:p w14:paraId="11EB02D2" w14:textId="6BBF5C6E" w:rsidR="002C0036" w:rsidRPr="003A0458" w:rsidRDefault="002E40C3" w:rsidP="002C0036">
      <w:pPr>
        <w:spacing w:after="0" w:line="240" w:lineRule="auto"/>
        <w:ind w:left="1134"/>
        <w:rPr>
          <w:rFonts w:ascii="Arial" w:eastAsia="Arial" w:hAnsi="Arial" w:cs="Arial"/>
          <w:highlight w:val="lightGray"/>
        </w:rPr>
      </w:pPr>
      <w:r w:rsidRPr="003A0458">
        <w:rPr>
          <w:rFonts w:ascii="Arial" w:eastAsia="Arial" w:hAnsi="Arial" w:cs="Arial"/>
          <w:highlight w:val="lightGray"/>
        </w:rPr>
        <w:t>Belegd broodje</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€ 3,</w:t>
      </w:r>
      <w:r w:rsidR="002C0036" w:rsidRPr="003A0458">
        <w:rPr>
          <w:rFonts w:ascii="Arial" w:eastAsia="Arial" w:hAnsi="Arial" w:cs="Arial"/>
          <w:highlight w:val="lightGray"/>
        </w:rPr>
        <w:t>8</w:t>
      </w:r>
      <w:r w:rsidR="0012213F" w:rsidRPr="003A0458">
        <w:rPr>
          <w:rFonts w:ascii="Arial" w:eastAsia="Arial" w:hAnsi="Arial" w:cs="Arial"/>
          <w:highlight w:val="lightGray"/>
        </w:rPr>
        <w:t>5</w:t>
      </w:r>
    </w:p>
    <w:p w14:paraId="2DD8604A" w14:textId="40DE2A7D" w:rsidR="002E40C3" w:rsidRPr="003A0458" w:rsidRDefault="002E40C3" w:rsidP="002E40C3">
      <w:pPr>
        <w:spacing w:after="0" w:line="240" w:lineRule="auto"/>
        <w:ind w:left="1134"/>
        <w:rPr>
          <w:rFonts w:ascii="Arial" w:eastAsia="Arial" w:hAnsi="Arial" w:cs="Arial"/>
          <w:highlight w:val="lightGray"/>
        </w:rPr>
      </w:pPr>
      <w:proofErr w:type="spellStart"/>
      <w:r w:rsidRPr="003A0458">
        <w:rPr>
          <w:rFonts w:ascii="Arial" w:eastAsia="Arial" w:hAnsi="Arial" w:cs="Arial"/>
          <w:highlight w:val="lightGray"/>
        </w:rPr>
        <w:t>Groentenbord</w:t>
      </w:r>
      <w:proofErr w:type="spellEnd"/>
      <w:r w:rsidRPr="003A0458">
        <w:rPr>
          <w:rFonts w:ascii="Arial" w:eastAsia="Arial" w:hAnsi="Arial" w:cs="Arial"/>
          <w:highlight w:val="lightGray"/>
        </w:rPr>
        <w:t>:</w:t>
      </w:r>
      <w:r w:rsidRPr="003A0458">
        <w:rPr>
          <w:rFonts w:ascii="Arial" w:eastAsia="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€ 3,</w:t>
      </w:r>
      <w:r w:rsidR="0012213F" w:rsidRPr="003A0458">
        <w:rPr>
          <w:rFonts w:ascii="Arial" w:eastAsia="Arial" w:hAnsi="Arial" w:cs="Arial"/>
          <w:highlight w:val="lightGray"/>
        </w:rPr>
        <w:t>30</w:t>
      </w:r>
    </w:p>
    <w:p w14:paraId="60F2C03C" w14:textId="77777777" w:rsidR="002E40C3" w:rsidRPr="003A0458" w:rsidRDefault="002E40C3" w:rsidP="002E40C3">
      <w:pPr>
        <w:spacing w:after="0" w:line="240" w:lineRule="auto"/>
        <w:ind w:left="1134"/>
        <w:rPr>
          <w:rFonts w:ascii="Arial" w:eastAsia="Arial" w:hAnsi="Arial" w:cs="Arial"/>
          <w:highlight w:val="lightGray"/>
        </w:rPr>
      </w:pPr>
      <w:r w:rsidRPr="003A0458">
        <w:rPr>
          <w:rFonts w:ascii="Arial" w:eastAsia="Arial" w:hAnsi="Arial" w:cs="Arial"/>
          <w:highlight w:val="lightGray"/>
        </w:rPr>
        <w:t xml:space="preserve">Broodje zonder beleg: </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€ 1,10</w:t>
      </w:r>
    </w:p>
    <w:p w14:paraId="4B17032E" w14:textId="3FA4D1BE" w:rsidR="002E40C3" w:rsidRPr="003A0458" w:rsidRDefault="002E40C3" w:rsidP="002E40C3">
      <w:pPr>
        <w:spacing w:after="0" w:line="240" w:lineRule="auto"/>
        <w:ind w:left="1134"/>
        <w:rPr>
          <w:rFonts w:ascii="Arial" w:eastAsia="Arial" w:hAnsi="Arial" w:cs="Arial"/>
          <w:highlight w:val="lightGray"/>
        </w:rPr>
      </w:pPr>
      <w:r w:rsidRPr="003A0458">
        <w:rPr>
          <w:rFonts w:ascii="Arial" w:eastAsia="Arial" w:hAnsi="Arial" w:cs="Arial"/>
          <w:highlight w:val="lightGray"/>
        </w:rPr>
        <w:t>Water (50 cl)</w:t>
      </w:r>
      <w:r w:rsidRPr="003A0458">
        <w:rPr>
          <w:rFonts w:ascii="Arial" w:eastAsia="Arial" w:hAnsi="Arial" w:cs="Arial"/>
          <w:highlight w:val="lightGray"/>
        </w:rPr>
        <w:tab/>
      </w:r>
      <w:r w:rsidRPr="003A0458">
        <w:rPr>
          <w:rFonts w:ascii="Arial" w:eastAsia="Arial" w:hAnsi="Arial" w:cs="Arial"/>
          <w:highlight w:val="lightGray"/>
        </w:rPr>
        <w:tab/>
      </w:r>
      <w:r w:rsidRPr="003A0458">
        <w:rPr>
          <w:rFonts w:ascii="Arial" w:eastAsia="Arial" w:hAnsi="Arial" w:cs="Arial"/>
          <w:highlight w:val="lightGray"/>
        </w:rPr>
        <w:tab/>
      </w:r>
      <w:r w:rsidR="00787E9F" w:rsidRPr="003A0458">
        <w:rPr>
          <w:rFonts w:ascii="Arial" w:eastAsia="Arial" w:hAnsi="Arial" w:cs="Arial"/>
          <w:highlight w:val="lightGray"/>
        </w:rPr>
        <w:tab/>
      </w:r>
      <w:r w:rsidR="00787E9F" w:rsidRPr="003A0458">
        <w:rPr>
          <w:rFonts w:ascii="Arial" w:eastAsia="Arial" w:hAnsi="Arial" w:cs="Arial"/>
          <w:highlight w:val="lightGray"/>
        </w:rPr>
        <w:tab/>
      </w:r>
      <w:r w:rsidRPr="003A0458">
        <w:rPr>
          <w:rFonts w:ascii="Arial" w:eastAsia="Arial" w:hAnsi="Arial" w:cs="Arial"/>
          <w:highlight w:val="lightGray"/>
        </w:rPr>
        <w:t>€ 0,</w:t>
      </w:r>
      <w:r w:rsidR="002C0036" w:rsidRPr="003A0458">
        <w:rPr>
          <w:rFonts w:ascii="Arial" w:eastAsia="Arial" w:hAnsi="Arial" w:cs="Arial"/>
          <w:highlight w:val="lightGray"/>
        </w:rPr>
        <w:t>70</w:t>
      </w:r>
    </w:p>
    <w:p w14:paraId="4CE1EA9B" w14:textId="77777777" w:rsidR="002E40C3" w:rsidRPr="003A0458" w:rsidRDefault="002E40C3" w:rsidP="002E40C3">
      <w:pPr>
        <w:spacing w:after="0" w:line="240" w:lineRule="auto"/>
        <w:ind w:left="1134"/>
        <w:rPr>
          <w:rFonts w:ascii="Arial" w:eastAsia="Arial" w:hAnsi="Arial" w:cs="Arial"/>
          <w:highlight w:val="lightGray"/>
        </w:rPr>
      </w:pPr>
      <w:r w:rsidRPr="003A0458">
        <w:rPr>
          <w:rFonts w:ascii="Arial" w:eastAsia="Arial" w:hAnsi="Arial" w:cs="Arial"/>
          <w:highlight w:val="lightGray"/>
        </w:rPr>
        <w:t xml:space="preserve">Gearomatiseerd water (50 cl) </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€ 1,10</w:t>
      </w:r>
    </w:p>
    <w:p w14:paraId="11F20F8F" w14:textId="77777777" w:rsidR="002E40C3" w:rsidRPr="002E40C3" w:rsidRDefault="002E40C3" w:rsidP="002E40C3">
      <w:pPr>
        <w:spacing w:after="0" w:line="240" w:lineRule="auto"/>
        <w:ind w:left="1134"/>
        <w:rPr>
          <w:rFonts w:ascii="Arial" w:eastAsia="Arial" w:hAnsi="Arial" w:cs="Arial"/>
        </w:rPr>
      </w:pPr>
      <w:r w:rsidRPr="003A0458">
        <w:rPr>
          <w:rFonts w:ascii="Arial" w:eastAsia="Arial" w:hAnsi="Arial" w:cs="Arial"/>
          <w:highlight w:val="lightGray"/>
        </w:rPr>
        <w:t xml:space="preserve">Dessert: </w:t>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hAnsi="Arial" w:cs="Arial"/>
          <w:highlight w:val="lightGray"/>
        </w:rPr>
        <w:tab/>
      </w:r>
      <w:r w:rsidRPr="003A0458">
        <w:rPr>
          <w:rFonts w:ascii="Arial" w:eastAsia="Arial" w:hAnsi="Arial" w:cs="Arial"/>
          <w:highlight w:val="lightGray"/>
        </w:rPr>
        <w:t>€ 1,10</w:t>
      </w:r>
    </w:p>
    <w:p w14:paraId="7CB5EF9A" w14:textId="77777777" w:rsidR="00140040" w:rsidRPr="00140040" w:rsidRDefault="00140040" w:rsidP="00140040">
      <w:pPr>
        <w:spacing w:after="0" w:line="240" w:lineRule="auto"/>
        <w:ind w:left="1134"/>
        <w:rPr>
          <w:rFonts w:ascii="Arial" w:eastAsia="Arial" w:hAnsi="Arial" w:cs="Arial"/>
        </w:rPr>
      </w:pPr>
    </w:p>
    <w:p w14:paraId="47DA742D" w14:textId="3DE7402B" w:rsidR="00734681" w:rsidRPr="007A4380" w:rsidRDefault="1EA13078" w:rsidP="1EA13078">
      <w:pPr>
        <w:spacing w:line="320" w:lineRule="exact"/>
        <w:ind w:left="1134"/>
        <w:rPr>
          <w:rFonts w:ascii="Arial" w:eastAsia="Arial" w:hAnsi="Arial" w:cs="Arial"/>
        </w:rPr>
      </w:pPr>
      <w:r w:rsidRPr="007A4380">
        <w:rPr>
          <w:rFonts w:ascii="Arial" w:eastAsia="Arial" w:hAnsi="Arial" w:cs="Arial"/>
        </w:rPr>
        <w:t xml:space="preserve">Er is altijd gratis gekoeld water te verkrijgen. Enkel water, fruitsap (géén frisdranken!) en chocolademelk mag je van thuis meebrengen. </w:t>
      </w:r>
    </w:p>
    <w:p w14:paraId="1EC197FB" w14:textId="05B4DDC6" w:rsidR="0027248C" w:rsidRPr="00B02884" w:rsidRDefault="1EA13078" w:rsidP="00B02884">
      <w:pPr>
        <w:spacing w:line="320" w:lineRule="exact"/>
        <w:ind w:left="1134"/>
        <w:rPr>
          <w:rFonts w:ascii="Arial" w:eastAsia="Arial" w:hAnsi="Arial" w:cs="Arial"/>
        </w:rPr>
      </w:pPr>
      <w:r w:rsidRPr="007A4380">
        <w:rPr>
          <w:rFonts w:ascii="Arial" w:eastAsia="Arial" w:hAnsi="Arial" w:cs="Arial"/>
        </w:rPr>
        <w:t>Je volgt de afspraken die uithangen bij de ingang van het restaurant.</w:t>
      </w:r>
    </w:p>
    <w:p w14:paraId="0C70330C" w14:textId="6E1B5CCC" w:rsidR="00531217" w:rsidRPr="00140040" w:rsidRDefault="00531217" w:rsidP="00140040">
      <w:pPr>
        <w:pStyle w:val="Kopje4"/>
      </w:pPr>
      <w:bookmarkStart w:id="117" w:name="_Toc238482613"/>
      <w:r>
        <w:t>Fietsers of bromfietsers</w:t>
      </w:r>
      <w:bookmarkEnd w:id="117"/>
    </w:p>
    <w:p w14:paraId="3F20B95C" w14:textId="4BE25BDE" w:rsidR="00531217" w:rsidRPr="00140040" w:rsidRDefault="1EA13078" w:rsidP="00AE0183">
      <w:pPr>
        <w:spacing w:line="320" w:lineRule="exact"/>
        <w:rPr>
          <w:rFonts w:ascii="Arial" w:eastAsia="Arial" w:hAnsi="Arial" w:cs="Arial"/>
        </w:rPr>
      </w:pPr>
      <w:r w:rsidRPr="007A4380">
        <w:rPr>
          <w:rFonts w:ascii="Arial" w:eastAsia="Arial" w:hAnsi="Arial" w:cs="Arial"/>
        </w:rPr>
        <w:t>In afspraak met de politie mogen aan de schoolmuren en in de omgeving rond de school geen fietsen of bromfietsen van leerlingen gestald worden. Doe je dit wel, dan kan je beboet worden. Je stalt je fiets of bromfiets dus verplicht binnen de schoolmuren.</w:t>
      </w:r>
    </w:p>
    <w:p w14:paraId="6ED95ABD" w14:textId="45EB3E7F" w:rsidR="00EF7644" w:rsidRPr="007A4380" w:rsidRDefault="1EA13078" w:rsidP="1EA13078">
      <w:pPr>
        <w:spacing w:line="320" w:lineRule="exact"/>
        <w:rPr>
          <w:rFonts w:ascii="Arial" w:eastAsia="Arial" w:hAnsi="Arial" w:cs="Arial"/>
        </w:rPr>
      </w:pPr>
      <w:r w:rsidRPr="007A4380">
        <w:rPr>
          <w:rFonts w:ascii="Arial" w:eastAsia="Arial" w:hAnsi="Arial" w:cs="Arial"/>
        </w:rPr>
        <w:t>Op de stoep en op het terrein van de school stap je steeds naast je fiets of bromfiets.</w:t>
      </w:r>
    </w:p>
    <w:p w14:paraId="6689780A" w14:textId="72EF11E0" w:rsidR="00531217" w:rsidRPr="007A4380" w:rsidRDefault="1EA13078" w:rsidP="1EA13078">
      <w:pPr>
        <w:spacing w:line="320" w:lineRule="exact"/>
        <w:rPr>
          <w:rFonts w:ascii="Arial" w:eastAsia="Arial" w:hAnsi="Arial" w:cs="Arial"/>
        </w:rPr>
      </w:pPr>
      <w:r w:rsidRPr="007A4380">
        <w:rPr>
          <w:rFonts w:ascii="Arial" w:eastAsia="Arial" w:hAnsi="Arial" w:cs="Arial"/>
        </w:rPr>
        <w:t>Voor fietsers:</w:t>
      </w:r>
    </w:p>
    <w:p w14:paraId="42CF0DB8" w14:textId="5FA122E2" w:rsidR="00531217" w:rsidRPr="007A4380" w:rsidRDefault="1EA13078" w:rsidP="00D544AA">
      <w:pPr>
        <w:numPr>
          <w:ilvl w:val="0"/>
          <w:numId w:val="19"/>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lastRenderedPageBreak/>
        <w:t>Als je met de fiets naar school komt, krijg je een fietsnummer dat je goed zichtbaar aan je fietszadel hangt.</w:t>
      </w:r>
    </w:p>
    <w:p w14:paraId="1C4E2FE0" w14:textId="42D64EC3" w:rsidR="00531217" w:rsidRPr="007A4380" w:rsidRDefault="00DB18FF" w:rsidP="1EA13078">
      <w:pPr>
        <w:tabs>
          <w:tab w:val="num" w:pos="1134"/>
        </w:tabs>
        <w:spacing w:line="320" w:lineRule="exact"/>
        <w:ind w:left="1134" w:hanging="283"/>
        <w:rPr>
          <w:rFonts w:ascii="Arial" w:eastAsia="Arial" w:hAnsi="Arial" w:cs="Arial"/>
        </w:rPr>
      </w:pPr>
      <w:r w:rsidRPr="007A4380">
        <w:rPr>
          <w:rFonts w:ascii="Arial" w:hAnsi="Arial" w:cs="Arial"/>
        </w:rPr>
        <w:tab/>
      </w:r>
      <w:r w:rsidR="0071461E" w:rsidRPr="007A4380">
        <w:rPr>
          <w:rFonts w:ascii="Arial" w:hAnsi="Arial" w:cs="Arial"/>
        </w:rPr>
        <w:t>Op</w:t>
      </w:r>
      <w:r w:rsidR="00531217" w:rsidRPr="007A4380">
        <w:rPr>
          <w:rFonts w:ascii="Arial" w:eastAsia="Arial" w:hAnsi="Arial" w:cs="Arial"/>
        </w:rPr>
        <w:t xml:space="preserve"> campus </w:t>
      </w:r>
      <w:r w:rsidR="005E4E33" w:rsidRPr="007A4380">
        <w:rPr>
          <w:rFonts w:ascii="Arial" w:eastAsia="Arial" w:hAnsi="Arial" w:cs="Arial"/>
        </w:rPr>
        <w:t>Polenplein</w:t>
      </w:r>
      <w:r w:rsidR="00531217" w:rsidRPr="007A4380">
        <w:rPr>
          <w:rFonts w:ascii="Arial" w:eastAsia="Arial" w:hAnsi="Arial" w:cs="Arial"/>
        </w:rPr>
        <w:t xml:space="preserve"> gebruik je altijd de ingang Polenplein 23</w:t>
      </w:r>
      <w:r w:rsidR="00117F5A" w:rsidRPr="007A4380">
        <w:rPr>
          <w:rFonts w:ascii="Arial" w:eastAsia="Arial" w:hAnsi="Arial" w:cs="Arial"/>
        </w:rPr>
        <w:t xml:space="preserve">. De </w:t>
      </w:r>
      <w:r w:rsidR="00531217" w:rsidRPr="007A4380">
        <w:rPr>
          <w:rFonts w:ascii="Arial" w:eastAsia="Arial" w:hAnsi="Arial" w:cs="Arial"/>
        </w:rPr>
        <w:t xml:space="preserve">fietsrekken hebben het standaardformaat en zijn daardoor </w:t>
      </w:r>
      <w:r w:rsidR="00B667C4" w:rsidRPr="007A4380">
        <w:rPr>
          <w:rFonts w:ascii="Arial" w:eastAsia="Arial" w:hAnsi="Arial" w:cs="Arial"/>
        </w:rPr>
        <w:t xml:space="preserve">minder </w:t>
      </w:r>
      <w:r w:rsidR="00531217" w:rsidRPr="007A4380">
        <w:rPr>
          <w:rFonts w:ascii="Arial" w:eastAsia="Arial" w:hAnsi="Arial" w:cs="Arial"/>
        </w:rPr>
        <w:t>geschikt voor fietsen met extra brede banden.</w:t>
      </w:r>
    </w:p>
    <w:p w14:paraId="2B95E154" w14:textId="47937390" w:rsidR="004D7414" w:rsidRPr="007A4380" w:rsidRDefault="1EA13078" w:rsidP="00D544AA">
      <w:pPr>
        <w:numPr>
          <w:ilvl w:val="0"/>
          <w:numId w:val="19"/>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Je plaatst je fiets steeds in de fietsenkelder, dus nooit op de stoep tegen de muur!</w:t>
      </w:r>
    </w:p>
    <w:p w14:paraId="7E8F6AA7" w14:textId="77777777" w:rsidR="00531217" w:rsidRPr="007A4380" w:rsidRDefault="1EA13078" w:rsidP="00D544AA">
      <w:pPr>
        <w:numPr>
          <w:ilvl w:val="0"/>
          <w:numId w:val="19"/>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Je sluit je fiets in de fietsenkelder.</w:t>
      </w:r>
    </w:p>
    <w:p w14:paraId="2A40F253" w14:textId="7BAAD133" w:rsidR="0086451C" w:rsidRPr="00140040" w:rsidRDefault="1EA13078" w:rsidP="00140040">
      <w:pPr>
        <w:numPr>
          <w:ilvl w:val="0"/>
          <w:numId w:val="19"/>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Je haalt ‘s avonds na de les of na de studie steeds onmiddellijk je fiets uit de fietsenkelder. De fietsenkelder wordt dan afgesloten.</w:t>
      </w:r>
    </w:p>
    <w:p w14:paraId="281FC5A0" w14:textId="77777777" w:rsidR="00531217" w:rsidRPr="007A4380" w:rsidRDefault="1EA13078" w:rsidP="1EA13078">
      <w:pPr>
        <w:tabs>
          <w:tab w:val="num" w:pos="900"/>
        </w:tabs>
        <w:spacing w:line="320" w:lineRule="exact"/>
        <w:rPr>
          <w:rFonts w:ascii="Arial" w:eastAsia="Arial" w:hAnsi="Arial" w:cs="Arial"/>
        </w:rPr>
      </w:pPr>
      <w:r w:rsidRPr="007A4380">
        <w:rPr>
          <w:rFonts w:ascii="Arial" w:eastAsia="Arial" w:hAnsi="Arial" w:cs="Arial"/>
        </w:rPr>
        <w:t>Voor bromfietsers:</w:t>
      </w:r>
    </w:p>
    <w:p w14:paraId="65ED512E" w14:textId="77777777" w:rsidR="00531217" w:rsidRPr="007A4380" w:rsidRDefault="1EA13078" w:rsidP="00D544AA">
      <w:pPr>
        <w:numPr>
          <w:ilvl w:val="0"/>
          <w:numId w:val="20"/>
        </w:numPr>
        <w:tabs>
          <w:tab w:val="clear" w:pos="1260"/>
        </w:tabs>
        <w:spacing w:line="320" w:lineRule="exact"/>
        <w:ind w:left="1134" w:hanging="283"/>
        <w:rPr>
          <w:rFonts w:ascii="Arial" w:eastAsia="Arial" w:hAnsi="Arial" w:cs="Arial"/>
        </w:rPr>
      </w:pPr>
      <w:r w:rsidRPr="007A4380">
        <w:rPr>
          <w:rFonts w:ascii="Arial" w:eastAsia="Arial" w:hAnsi="Arial" w:cs="Arial"/>
          <w:lang w:val="nl-NL"/>
        </w:rPr>
        <w:t>Je helm moet je in een gehuurde locker of in het gesloten bagagekoffertje van je bromfiets opbergen.</w:t>
      </w:r>
    </w:p>
    <w:p w14:paraId="5C504B8B" w14:textId="73C58DC3" w:rsidR="009122F4" w:rsidRPr="007A4380" w:rsidRDefault="00956898" w:rsidP="00D544AA">
      <w:pPr>
        <w:numPr>
          <w:ilvl w:val="0"/>
          <w:numId w:val="19"/>
        </w:numPr>
        <w:tabs>
          <w:tab w:val="clear" w:pos="1260"/>
          <w:tab w:val="num" w:pos="900"/>
        </w:tabs>
        <w:spacing w:line="320" w:lineRule="exact"/>
        <w:ind w:left="1134" w:hanging="283"/>
        <w:rPr>
          <w:rFonts w:ascii="Arial" w:eastAsia="Arial" w:hAnsi="Arial" w:cs="Arial"/>
        </w:rPr>
      </w:pPr>
      <w:r>
        <w:rPr>
          <w:rFonts w:ascii="Arial" w:eastAsia="Arial" w:hAnsi="Arial" w:cs="Arial"/>
        </w:rPr>
        <w:t>NOVA campus VISO</w:t>
      </w:r>
      <w:r w:rsidR="1EA13078" w:rsidRPr="007A4380">
        <w:rPr>
          <w:rFonts w:ascii="Arial" w:eastAsia="Arial" w:hAnsi="Arial" w:cs="Arial"/>
        </w:rPr>
        <w:t xml:space="preserve"> Polenplein: je stalt de bromfiets met bijzondere toelating van de </w:t>
      </w:r>
      <w:r w:rsidR="00D249C9" w:rsidRPr="007A4380">
        <w:rPr>
          <w:rFonts w:ascii="Arial" w:eastAsia="Arial" w:hAnsi="Arial" w:cs="Arial"/>
        </w:rPr>
        <w:t>inlichtingen</w:t>
      </w:r>
      <w:r w:rsidR="1EA13078" w:rsidRPr="007A4380">
        <w:rPr>
          <w:rFonts w:ascii="Arial" w:eastAsia="Arial" w:hAnsi="Arial" w:cs="Arial"/>
        </w:rPr>
        <w:t xml:space="preserve"> in de daartoe voorbehouden plaats in het VTI Leenstraat (je volgt het plaatselijke reglement).</w:t>
      </w:r>
    </w:p>
    <w:p w14:paraId="164E3D58" w14:textId="2DEADA5F" w:rsidR="00140040" w:rsidRPr="008C134C" w:rsidRDefault="00956898" w:rsidP="008C134C">
      <w:pPr>
        <w:numPr>
          <w:ilvl w:val="0"/>
          <w:numId w:val="19"/>
        </w:numPr>
        <w:tabs>
          <w:tab w:val="clear" w:pos="1260"/>
          <w:tab w:val="num" w:pos="900"/>
        </w:tabs>
        <w:spacing w:line="320" w:lineRule="exact"/>
        <w:ind w:left="1134" w:hanging="283"/>
        <w:rPr>
          <w:rFonts w:ascii="Arial" w:eastAsia="Arial" w:hAnsi="Arial" w:cs="Arial"/>
          <w:lang w:val="nl-NL"/>
        </w:rPr>
      </w:pPr>
      <w:r>
        <w:rPr>
          <w:rFonts w:ascii="Arial" w:eastAsia="Arial" w:hAnsi="Arial" w:cs="Arial"/>
        </w:rPr>
        <w:t>NOVA campus VISO</w:t>
      </w:r>
      <w:r w:rsidR="1EA13078" w:rsidRPr="007A4380">
        <w:rPr>
          <w:rFonts w:ascii="Arial" w:eastAsia="Arial" w:hAnsi="Arial" w:cs="Arial"/>
        </w:rPr>
        <w:t xml:space="preserve"> Dr. Delbekestraat: je maakt je </w:t>
      </w:r>
      <w:r w:rsidR="1EA13078" w:rsidRPr="007A4380">
        <w:rPr>
          <w:rFonts w:ascii="Arial" w:eastAsia="Arial" w:hAnsi="Arial" w:cs="Arial"/>
          <w:lang w:val="nl-NL"/>
        </w:rPr>
        <w:t xml:space="preserve">bromfiets vast aan de beveiliging in de daartoe voorbehouden plaats bij het Achterhuis (’s Gravenstraat). </w:t>
      </w:r>
    </w:p>
    <w:p w14:paraId="3DB4D25F" w14:textId="28AFC81F" w:rsidR="00531217" w:rsidRPr="00140040" w:rsidRDefault="00531217" w:rsidP="00140040">
      <w:pPr>
        <w:pStyle w:val="Kopje4"/>
      </w:pPr>
      <w:bookmarkStart w:id="118" w:name="_Toc238482614"/>
      <w:r>
        <w:t>Tijdens de pauzes</w:t>
      </w:r>
      <w:bookmarkEnd w:id="118"/>
    </w:p>
    <w:p w14:paraId="5CF76B97" w14:textId="77777777" w:rsidR="00531217" w:rsidRPr="007A4380" w:rsidRDefault="1EA13078" w:rsidP="00D544AA">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Je zit vele uren in de klas. Wat beweging op de speelplaats is gezond en wenselijk.</w:t>
      </w:r>
    </w:p>
    <w:p w14:paraId="1AE75AF9" w14:textId="77777777" w:rsidR="00531217" w:rsidRPr="007A4380" w:rsidRDefault="1EA13078" w:rsidP="00D544AA">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Buiten de lestijden ben je steeds op de speelplaats, die je zonder de toestemming van de opvoeders niet mag verlaten.</w:t>
      </w:r>
    </w:p>
    <w:p w14:paraId="3899B123" w14:textId="77777777" w:rsidR="00F645D4" w:rsidRPr="007A4380" w:rsidRDefault="1EA13078" w:rsidP="00D544AA">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Zonder toestemming ben je niet in de gangen, lokalen, gebouwen. Je zit enkel op de voorziene zitbanken op de speelplaats. Je zit dus niet op de grond, je boekentas, beautycase, de boekentasrekken, vensterbanken…</w:t>
      </w:r>
    </w:p>
    <w:p w14:paraId="7B2D6BC5" w14:textId="77777777" w:rsidR="00690DA7" w:rsidRPr="007A4380" w:rsidRDefault="1EA13078" w:rsidP="00D544AA">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Heb eerbied voor het groen op school.</w:t>
      </w:r>
    </w:p>
    <w:p w14:paraId="5C39745D" w14:textId="731293AF" w:rsidR="00531217" w:rsidRPr="008448D3" w:rsidRDefault="1EA13078" w:rsidP="00AE0183">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Lees iedere dag het digitale scherm (</w:t>
      </w:r>
      <w:r w:rsidR="0071461E" w:rsidRPr="007A4380">
        <w:rPr>
          <w:rFonts w:ascii="Arial" w:eastAsia="Arial" w:hAnsi="Arial" w:cs="Arial"/>
        </w:rPr>
        <w:t>op</w:t>
      </w:r>
      <w:r w:rsidRPr="007A4380">
        <w:rPr>
          <w:rFonts w:ascii="Arial" w:eastAsia="Arial" w:hAnsi="Arial" w:cs="Arial"/>
        </w:rPr>
        <w:t xml:space="preserve"> campus Dr. Delbekestraat aan de onthaaldienst of aan het D-blok, </w:t>
      </w:r>
      <w:r w:rsidR="0071461E" w:rsidRPr="007A4380">
        <w:rPr>
          <w:rFonts w:ascii="Arial" w:eastAsia="Arial" w:hAnsi="Arial" w:cs="Arial"/>
        </w:rPr>
        <w:t>op</w:t>
      </w:r>
      <w:r w:rsidRPr="007A4380">
        <w:rPr>
          <w:rFonts w:ascii="Arial" w:eastAsia="Arial" w:hAnsi="Arial" w:cs="Arial"/>
        </w:rPr>
        <w:t xml:space="preserve"> campus Polenplein aan de ingang Poststraat). Zo weet je wat er gevraagd wordt, bv. bij lokaal- of programmawijzigingen, richtlijnen…</w:t>
      </w:r>
    </w:p>
    <w:p w14:paraId="516C9725" w14:textId="43564DE4" w:rsidR="00531217" w:rsidRPr="00140040" w:rsidRDefault="00531217" w:rsidP="00140040">
      <w:pPr>
        <w:pStyle w:val="Kopje4"/>
      </w:pPr>
      <w:bookmarkStart w:id="119" w:name="_Toc238482615"/>
      <w:r>
        <w:t>Bescherming eigen materiaal</w:t>
      </w:r>
      <w:bookmarkEnd w:id="119"/>
    </w:p>
    <w:p w14:paraId="4DEF42E7" w14:textId="77777777"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lang w:val="nl-NL"/>
        </w:rPr>
        <w:t>Naam</w:t>
      </w:r>
      <w:r w:rsidRPr="007A4380">
        <w:rPr>
          <w:rFonts w:ascii="Arial" w:eastAsia="Arial" w:hAnsi="Arial" w:cs="Arial"/>
        </w:rPr>
        <w:t>teken al je schoolmateriaal, ook je boeken en schriften, met je volledige naam.</w:t>
      </w:r>
    </w:p>
    <w:p w14:paraId="6EE6774D" w14:textId="77777777"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 xml:space="preserve">Je bent altijd verantwoordelijk voor je eigen materiaal. </w:t>
      </w:r>
    </w:p>
    <w:p w14:paraId="1A7BA795" w14:textId="77777777" w:rsidR="00ED3515"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 xml:space="preserve">Voor je boeken en schoolgerei gebruik je enkel een stevige tas. </w:t>
      </w:r>
    </w:p>
    <w:p w14:paraId="14D8B41B" w14:textId="7BB369E3" w:rsidR="007E5509"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Ben je iets verloren, gelieve dit dan zo snel mogelijk te melden. Informeer bij de onthaaldienst van de school. Gevonden voorwerpen geef je daar ook af.</w:t>
      </w:r>
      <w:r w:rsidR="00193EC8" w:rsidRPr="007A4380">
        <w:rPr>
          <w:rFonts w:ascii="Arial" w:eastAsia="Arial" w:hAnsi="Arial" w:cs="Arial"/>
        </w:rPr>
        <w:t xml:space="preserve"> De school kan verloren voorwerpen gebruiken voor een goed doel als ze na een tijdje nog steeds niet afgehaald werden. </w:t>
      </w:r>
    </w:p>
    <w:p w14:paraId="58823365" w14:textId="77777777"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 xml:space="preserve">Persoonlijk materiaal neem je ’s avonds mee naar huis. Je laat niets achter op de speelplaats, in de gangen of in de kleedkamers. </w:t>
      </w:r>
    </w:p>
    <w:p w14:paraId="15FA7D64" w14:textId="6B14B2EF"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lang w:val="nl-NL"/>
        </w:rPr>
      </w:pPr>
      <w:r w:rsidRPr="007A4380">
        <w:rPr>
          <w:rFonts w:ascii="Arial" w:eastAsia="Arial" w:hAnsi="Arial" w:cs="Arial"/>
        </w:rPr>
        <w:lastRenderedPageBreak/>
        <w:t>Geld of waardevolle voorwerpen houd je steeds bij jou. Je laat ze niet in je (boeken)tas</w:t>
      </w:r>
      <w:r w:rsidR="00D249C9" w:rsidRPr="007A4380">
        <w:rPr>
          <w:rFonts w:ascii="Arial" w:eastAsia="Arial" w:hAnsi="Arial" w:cs="Arial"/>
        </w:rPr>
        <w:t xml:space="preserve"> of jas zitten als je die onbewaakt op de speelplaats, gang… achterlaat. Laat ze ook n</w:t>
      </w:r>
      <w:r w:rsidRPr="007A4380">
        <w:rPr>
          <w:rFonts w:ascii="Arial" w:eastAsia="Arial" w:hAnsi="Arial" w:cs="Arial"/>
        </w:rPr>
        <w:t>ergens anders rondslingeren. Het niet bij hebben van waardevolle voorwerpen is uiteraard het veiligst. De school is niet verantwoor</w:t>
      </w:r>
      <w:r w:rsidR="00692E94" w:rsidRPr="007A4380">
        <w:rPr>
          <w:rFonts w:ascii="Arial" w:eastAsia="Arial" w:hAnsi="Arial" w:cs="Arial"/>
        </w:rPr>
        <w:t>delijk bij verlies, diefstal</w:t>
      </w:r>
      <w:r w:rsidRPr="007A4380">
        <w:rPr>
          <w:rFonts w:ascii="Arial" w:eastAsia="Arial" w:hAnsi="Arial" w:cs="Arial"/>
        </w:rPr>
        <w:t xml:space="preserve"> of beschadiging.</w:t>
      </w:r>
    </w:p>
    <w:p w14:paraId="45A914AF" w14:textId="0CB816F6"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lang w:val="nl-NL"/>
        </w:rPr>
        <w:t xml:space="preserve">Voor </w:t>
      </w:r>
      <w:r w:rsidR="00956898">
        <w:rPr>
          <w:rFonts w:ascii="Arial" w:eastAsia="Arial" w:hAnsi="Arial" w:cs="Arial"/>
        </w:rPr>
        <w:t>NOVA campus VISO</w:t>
      </w:r>
      <w:r w:rsidR="00A93981" w:rsidRPr="007A4380">
        <w:rPr>
          <w:rFonts w:ascii="Arial" w:eastAsia="Arial" w:hAnsi="Arial" w:cs="Arial"/>
        </w:rPr>
        <w:t xml:space="preserve"> </w:t>
      </w:r>
      <w:r w:rsidRPr="007A4380">
        <w:rPr>
          <w:rFonts w:ascii="Arial" w:eastAsia="Arial" w:hAnsi="Arial" w:cs="Arial"/>
        </w:rPr>
        <w:t>Polenplein: voor sommige lessen plaats je je boekentas in de rekken op de speelplaats.</w:t>
      </w:r>
    </w:p>
    <w:p w14:paraId="1AB64A35" w14:textId="52BAF7CC" w:rsidR="00BA393D" w:rsidRPr="002E40C3" w:rsidRDefault="00FC7763" w:rsidP="00B777D1">
      <w:pPr>
        <w:numPr>
          <w:ilvl w:val="0"/>
          <w:numId w:val="23"/>
        </w:numPr>
        <w:tabs>
          <w:tab w:val="clear" w:pos="1260"/>
          <w:tab w:val="num" w:pos="1134"/>
        </w:tabs>
        <w:spacing w:line="320" w:lineRule="exact"/>
        <w:ind w:left="1134" w:hanging="283"/>
        <w:rPr>
          <w:rFonts w:ascii="Arial" w:eastAsia="Arial" w:hAnsi="Arial" w:cs="Arial"/>
        </w:rPr>
      </w:pPr>
      <w:bookmarkStart w:id="120" w:name="_Hlk80784461"/>
      <w:r w:rsidRPr="007A4380">
        <w:rPr>
          <w:rFonts w:ascii="Arial" w:eastAsia="Arial" w:hAnsi="Arial" w:cs="Arial"/>
        </w:rPr>
        <w:t xml:space="preserve">Draag zorg voor je </w:t>
      </w:r>
      <w:r w:rsidR="00CA2BA1" w:rsidRPr="00116C11">
        <w:rPr>
          <w:rFonts w:ascii="Arial" w:eastAsia="Arial" w:hAnsi="Arial" w:cs="Arial"/>
        </w:rPr>
        <w:t>laptop</w:t>
      </w:r>
      <w:r w:rsidRPr="00116C11">
        <w:rPr>
          <w:rFonts w:ascii="Arial" w:eastAsia="Arial" w:hAnsi="Arial" w:cs="Arial"/>
        </w:rPr>
        <w:t xml:space="preserve"> </w:t>
      </w:r>
      <w:r w:rsidRPr="007A4380">
        <w:rPr>
          <w:rFonts w:ascii="Arial" w:eastAsia="Arial" w:hAnsi="Arial" w:cs="Arial"/>
        </w:rPr>
        <w:t>en toebehoren</w:t>
      </w:r>
      <w:r w:rsidR="00763AAA" w:rsidRPr="007A4380">
        <w:rPr>
          <w:rFonts w:ascii="Arial" w:eastAsia="Arial" w:hAnsi="Arial" w:cs="Arial"/>
        </w:rPr>
        <w:t xml:space="preserve">. </w:t>
      </w:r>
      <w:r w:rsidR="007D5784" w:rsidRPr="007A4380">
        <w:rPr>
          <w:rFonts w:ascii="Arial" w:eastAsia="Arial" w:hAnsi="Arial" w:cs="Arial"/>
        </w:rPr>
        <w:t>Vervoer die steeds in de beschermhoes, ook in je boekentas.</w:t>
      </w:r>
      <w:r w:rsidRPr="007A4380">
        <w:rPr>
          <w:rFonts w:ascii="Arial" w:eastAsia="Arial" w:hAnsi="Arial" w:cs="Arial"/>
        </w:rPr>
        <w:t xml:space="preserve"> Je huurt verplicht een locker</w:t>
      </w:r>
      <w:r w:rsidR="0003292C" w:rsidRPr="007A4380">
        <w:rPr>
          <w:rFonts w:ascii="Arial" w:eastAsia="Arial" w:hAnsi="Arial" w:cs="Arial"/>
        </w:rPr>
        <w:t xml:space="preserve">. Je </w:t>
      </w:r>
      <w:r w:rsidR="00FD70F4" w:rsidRPr="00116C11">
        <w:rPr>
          <w:rFonts w:ascii="Arial" w:eastAsia="Arial" w:hAnsi="Arial" w:cs="Arial"/>
        </w:rPr>
        <w:t xml:space="preserve">laptop </w:t>
      </w:r>
      <w:r w:rsidR="0003292C" w:rsidRPr="007A4380">
        <w:rPr>
          <w:rFonts w:ascii="Arial" w:eastAsia="Arial" w:hAnsi="Arial" w:cs="Arial"/>
        </w:rPr>
        <w:t xml:space="preserve">moet je er </w:t>
      </w:r>
      <w:r w:rsidRPr="007A4380">
        <w:rPr>
          <w:rFonts w:ascii="Arial" w:eastAsia="Arial" w:hAnsi="Arial" w:cs="Arial"/>
        </w:rPr>
        <w:t xml:space="preserve">tijdens </w:t>
      </w:r>
      <w:r w:rsidR="00C3264D" w:rsidRPr="007A4380">
        <w:rPr>
          <w:rFonts w:ascii="Arial" w:eastAsia="Arial" w:hAnsi="Arial" w:cs="Arial"/>
        </w:rPr>
        <w:t xml:space="preserve">de </w:t>
      </w:r>
      <w:r w:rsidR="00A95D78" w:rsidRPr="007A4380">
        <w:rPr>
          <w:rFonts w:ascii="Arial" w:eastAsia="Arial" w:hAnsi="Arial" w:cs="Arial"/>
        </w:rPr>
        <w:t>middag</w:t>
      </w:r>
      <w:r w:rsidRPr="007A4380">
        <w:rPr>
          <w:rFonts w:ascii="Arial" w:eastAsia="Arial" w:hAnsi="Arial" w:cs="Arial"/>
        </w:rPr>
        <w:t xml:space="preserve">pauze of bij activiteiten wanneer je </w:t>
      </w:r>
      <w:r w:rsidR="0003292C" w:rsidRPr="007A4380">
        <w:rPr>
          <w:rFonts w:ascii="Arial" w:eastAsia="Arial" w:hAnsi="Arial" w:cs="Arial"/>
        </w:rPr>
        <w:t xml:space="preserve">hem </w:t>
      </w:r>
      <w:r w:rsidRPr="007A4380">
        <w:rPr>
          <w:rFonts w:ascii="Arial" w:eastAsia="Arial" w:hAnsi="Arial" w:cs="Arial"/>
        </w:rPr>
        <w:t>niet nodig hebt</w:t>
      </w:r>
      <w:r w:rsidR="0003292C" w:rsidRPr="007A4380">
        <w:rPr>
          <w:rFonts w:ascii="Arial" w:eastAsia="Arial" w:hAnsi="Arial" w:cs="Arial"/>
        </w:rPr>
        <w:t xml:space="preserve"> verplicht in opbergen</w:t>
      </w:r>
      <w:r w:rsidRPr="007A4380">
        <w:rPr>
          <w:rFonts w:ascii="Arial" w:eastAsia="Arial" w:hAnsi="Arial" w:cs="Arial"/>
        </w:rPr>
        <w:t>.</w:t>
      </w:r>
      <w:r w:rsidR="00A95D78" w:rsidRPr="007A4380">
        <w:rPr>
          <w:rFonts w:ascii="Arial" w:eastAsia="Arial" w:hAnsi="Arial" w:cs="Arial"/>
        </w:rPr>
        <w:t xml:space="preserve"> Tijdens de korte pauze laat je je </w:t>
      </w:r>
      <w:r w:rsidR="00FD70F4" w:rsidRPr="00116C11">
        <w:rPr>
          <w:rFonts w:ascii="Arial" w:eastAsia="Arial" w:hAnsi="Arial" w:cs="Arial"/>
        </w:rPr>
        <w:t>laptop</w:t>
      </w:r>
      <w:r w:rsidR="00FD70F4" w:rsidRPr="007A4380">
        <w:rPr>
          <w:rFonts w:ascii="Arial" w:eastAsia="Arial" w:hAnsi="Arial" w:cs="Arial"/>
        </w:rPr>
        <w:t xml:space="preserve"> </w:t>
      </w:r>
      <w:r w:rsidR="00C3264D" w:rsidRPr="007A4380">
        <w:rPr>
          <w:rFonts w:ascii="Arial" w:eastAsia="Arial" w:hAnsi="Arial" w:cs="Arial"/>
        </w:rPr>
        <w:t>na akkoord van de leerkracht in het lokaal liggen (wordt gesloten) of zit hij in je boekentas die je bij je houdt of in je locker</w:t>
      </w:r>
      <w:r w:rsidR="00763AAA" w:rsidRPr="007A4380">
        <w:rPr>
          <w:rFonts w:ascii="Arial" w:eastAsia="Arial" w:hAnsi="Arial" w:cs="Arial"/>
        </w:rPr>
        <w:t xml:space="preserve">. Je </w:t>
      </w:r>
      <w:r w:rsidR="00FD70F4" w:rsidRPr="00116C11">
        <w:rPr>
          <w:rFonts w:ascii="Arial" w:eastAsia="Arial" w:hAnsi="Arial" w:cs="Arial"/>
        </w:rPr>
        <w:t>laptop</w:t>
      </w:r>
      <w:r w:rsidR="00763AAA" w:rsidRPr="007A4380">
        <w:rPr>
          <w:rFonts w:ascii="Arial" w:eastAsia="Arial" w:hAnsi="Arial" w:cs="Arial"/>
        </w:rPr>
        <w:t xml:space="preserve"> gebruik je enkel in een klaslokaal in functie van de les, niet op de speelplaats, in de gang…</w:t>
      </w:r>
      <w:r w:rsidR="00C3264D" w:rsidRPr="007A4380">
        <w:rPr>
          <w:rFonts w:ascii="Arial" w:eastAsia="Arial" w:hAnsi="Arial" w:cs="Arial"/>
        </w:rPr>
        <w:t xml:space="preserve"> (zie ook de praktische afspraken in bijlage 2).</w:t>
      </w:r>
      <w:r w:rsidR="00BA393D">
        <w:rPr>
          <w:rFonts w:ascii="Arial" w:eastAsia="Arial" w:hAnsi="Arial" w:cs="Arial"/>
        </w:rPr>
        <w:t xml:space="preserve"> </w:t>
      </w:r>
      <w:r w:rsidR="00BA393D" w:rsidRPr="002E40C3">
        <w:rPr>
          <w:rFonts w:ascii="Arial" w:eastAsia="Arial" w:hAnsi="Arial" w:cs="Arial"/>
        </w:rPr>
        <w:t>Elke avond neem je hem mee naar huis.</w:t>
      </w:r>
    </w:p>
    <w:p w14:paraId="028B4FA0" w14:textId="1EE88D47" w:rsidR="008778A3" w:rsidRPr="00F137A7" w:rsidRDefault="4CBDDC77" w:rsidP="2B339EEE">
      <w:pPr>
        <w:spacing w:line="320" w:lineRule="exact"/>
        <w:ind w:left="1134"/>
        <w:rPr>
          <w:rFonts w:ascii="Arial" w:eastAsia="Arial" w:hAnsi="Arial" w:cs="Arial"/>
          <w:highlight w:val="lightGray"/>
        </w:rPr>
      </w:pPr>
      <w:r w:rsidRPr="00116C11">
        <w:rPr>
          <w:rFonts w:ascii="Arial" w:eastAsia="Arial" w:hAnsi="Arial" w:cs="Arial"/>
        </w:rPr>
        <w:t>Als</w:t>
      </w:r>
      <w:r w:rsidR="001139FF" w:rsidRPr="00116C11">
        <w:rPr>
          <w:rFonts w:ascii="Arial" w:eastAsia="Arial" w:hAnsi="Arial" w:cs="Arial"/>
        </w:rPr>
        <w:t xml:space="preserve"> je een laptop van de school gebruikt en</w:t>
      </w:r>
      <w:r w:rsidRPr="2B339EEE">
        <w:rPr>
          <w:rFonts w:ascii="Arial" w:eastAsia="Arial" w:hAnsi="Arial" w:cs="Arial"/>
        </w:rPr>
        <w:t xml:space="preserve"> je deze afspraken niet volgt of onvoorzichtig bent</w:t>
      </w:r>
      <w:r w:rsidR="325C0D0B" w:rsidRPr="2B339EEE">
        <w:rPr>
          <w:rFonts w:ascii="Arial" w:eastAsia="Arial" w:hAnsi="Arial" w:cs="Arial"/>
        </w:rPr>
        <w:t>,</w:t>
      </w:r>
      <w:r w:rsidRPr="2B339EEE">
        <w:rPr>
          <w:rFonts w:ascii="Arial" w:eastAsia="Arial" w:hAnsi="Arial" w:cs="Arial"/>
        </w:rPr>
        <w:t xml:space="preserve"> krijg je hiervoor een sanctie. </w:t>
      </w:r>
      <w:bookmarkEnd w:id="120"/>
      <w:r w:rsidR="3CD5F012" w:rsidRPr="00FD70F4">
        <w:rPr>
          <w:rFonts w:ascii="Arial" w:eastAsia="Arial" w:hAnsi="Arial" w:cs="Arial"/>
        </w:rPr>
        <w:t xml:space="preserve">Zit je </w:t>
      </w:r>
      <w:r w:rsidR="00FD70F4" w:rsidRPr="00116C11">
        <w:rPr>
          <w:rFonts w:ascii="Arial" w:eastAsia="Arial" w:hAnsi="Arial" w:cs="Arial"/>
        </w:rPr>
        <w:t>laptop</w:t>
      </w:r>
      <w:r w:rsidR="3CD5F012" w:rsidRPr="00FD70F4">
        <w:rPr>
          <w:rFonts w:ascii="Arial" w:eastAsia="Arial" w:hAnsi="Arial" w:cs="Arial"/>
        </w:rPr>
        <w:t xml:space="preserve"> bv. niet in de hoes, dan krijg je een nota </w:t>
      </w:r>
      <w:r w:rsidR="23605BEA" w:rsidRPr="00FD70F4">
        <w:rPr>
          <w:rFonts w:ascii="Arial" w:eastAsia="Arial" w:hAnsi="Arial" w:cs="Arial"/>
        </w:rPr>
        <w:t>afspraken niet nakomen</w:t>
      </w:r>
      <w:r w:rsidR="3CD5F012" w:rsidRPr="00FD70F4">
        <w:rPr>
          <w:rFonts w:ascii="Arial" w:eastAsia="Arial" w:hAnsi="Arial" w:cs="Arial"/>
        </w:rPr>
        <w:t>.</w:t>
      </w:r>
      <w:r w:rsidR="0BD38265" w:rsidRPr="00FD70F4">
        <w:rPr>
          <w:rFonts w:ascii="Arial" w:eastAsia="Arial" w:hAnsi="Arial" w:cs="Arial"/>
        </w:rPr>
        <w:t xml:space="preserve"> De schade loopt hierdoor immers heel snel op, samen met de kosten.</w:t>
      </w:r>
      <w:r w:rsidR="0BD38265" w:rsidRPr="2B339EEE">
        <w:rPr>
          <w:rFonts w:ascii="Arial" w:eastAsia="Arial" w:hAnsi="Arial" w:cs="Arial"/>
        </w:rPr>
        <w:t xml:space="preserve"> </w:t>
      </w:r>
      <w:r w:rsidR="3CD5F012" w:rsidRPr="2B339EEE">
        <w:rPr>
          <w:rFonts w:ascii="Arial" w:eastAsia="Arial" w:hAnsi="Arial" w:cs="Arial"/>
        </w:rPr>
        <w:t xml:space="preserve"> </w:t>
      </w:r>
    </w:p>
    <w:p w14:paraId="32406C7A" w14:textId="7768D503" w:rsidR="00531217" w:rsidRPr="00140040" w:rsidRDefault="1EA13078" w:rsidP="00140040">
      <w:pPr>
        <w:pStyle w:val="Kopje4"/>
      </w:pPr>
      <w:bookmarkStart w:id="121" w:name="_Toc238482616"/>
      <w:r>
        <w:t>Netheid in lokalen en op speelplaats</w:t>
      </w:r>
      <w:bookmarkEnd w:id="121"/>
    </w:p>
    <w:p w14:paraId="6C8E4295" w14:textId="3C3D562C" w:rsidR="00531217" w:rsidRPr="007A4380" w:rsidRDefault="1EA13078"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 xml:space="preserve">De lokalen en de speelplaats zijn er voor alle leerlingen. Houd ze net. Ook je medeleerlingen zijn graag in een verzorgde omgeving. </w:t>
      </w:r>
    </w:p>
    <w:p w14:paraId="289D4C29" w14:textId="77777777" w:rsidR="00531217" w:rsidRPr="007A4380" w:rsidRDefault="1EA13078"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 xml:space="preserve">We vragen speciale aandacht voor het netjes houden van lessenaars, muren, stoelen en centrale verwarming. </w:t>
      </w:r>
    </w:p>
    <w:p w14:paraId="5E1460F8" w14:textId="6E53ED4A" w:rsidR="00531217" w:rsidRPr="00116C11" w:rsidRDefault="7C4A22EE" w:rsidP="36FC4EB2">
      <w:pPr>
        <w:numPr>
          <w:ilvl w:val="0"/>
          <w:numId w:val="27"/>
        </w:numPr>
        <w:tabs>
          <w:tab w:val="num" w:pos="1134"/>
        </w:tabs>
        <w:spacing w:line="320" w:lineRule="exact"/>
        <w:ind w:left="1134" w:hanging="283"/>
        <w:rPr>
          <w:rFonts w:ascii="Arial" w:eastAsia="Arial" w:hAnsi="Arial" w:cs="Arial"/>
        </w:rPr>
      </w:pPr>
      <w:r w:rsidRPr="00116C11">
        <w:rPr>
          <w:rFonts w:ascii="Arial" w:eastAsia="Arial" w:hAnsi="Arial" w:cs="Arial"/>
        </w:rPr>
        <w:t>Op het einde van elke les wordt het lokaal gecontroleerd op orde en netheid</w:t>
      </w:r>
      <w:r w:rsidR="67DC8C66" w:rsidRPr="00116C11">
        <w:rPr>
          <w:rFonts w:ascii="Arial" w:eastAsia="Arial" w:hAnsi="Arial" w:cs="Arial"/>
        </w:rPr>
        <w:t xml:space="preserve"> door de leerkracht en leerlingen</w:t>
      </w:r>
      <w:r w:rsidRPr="00116C11">
        <w:rPr>
          <w:rFonts w:ascii="Arial" w:eastAsia="Arial" w:hAnsi="Arial" w:cs="Arial"/>
        </w:rPr>
        <w:t xml:space="preserve"> (afval in de vuilnisbak, banken en stoel</w:t>
      </w:r>
      <w:r w:rsidR="7E14A610" w:rsidRPr="00116C11">
        <w:rPr>
          <w:rFonts w:ascii="Arial" w:eastAsia="Arial" w:hAnsi="Arial" w:cs="Arial"/>
        </w:rPr>
        <w:t>en netjes op een rij, lichten en beamer/tv-scherm uitgeschakeld)</w:t>
      </w:r>
      <w:r w:rsidRPr="00116C11">
        <w:rPr>
          <w:rFonts w:ascii="Arial" w:eastAsia="Arial" w:hAnsi="Arial" w:cs="Arial"/>
        </w:rPr>
        <w:t xml:space="preserve">. </w:t>
      </w:r>
    </w:p>
    <w:p w14:paraId="357F8874" w14:textId="23E5D942" w:rsidR="00531217" w:rsidRPr="002E40C3" w:rsidRDefault="1EA13078"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Er wordt een beurtrol per klas opgemaakt voor het onderhoud van het klaslokaal (bord schoonmaken, vegen, klas in orde zetten</w:t>
      </w:r>
      <w:r w:rsidR="009D385F">
        <w:rPr>
          <w:rFonts w:ascii="Arial" w:eastAsia="Arial" w:hAnsi="Arial" w:cs="Arial"/>
        </w:rPr>
        <w:t>, vuilnisbakken ledigen</w:t>
      </w:r>
      <w:r w:rsidR="009D385F" w:rsidRPr="009D385F">
        <w:rPr>
          <w:rFonts w:ascii="Arial" w:eastAsia="Arial" w:hAnsi="Arial" w:cs="Arial"/>
          <w:color w:val="9BBB59" w:themeColor="accent3"/>
        </w:rPr>
        <w:t xml:space="preserve">, </w:t>
      </w:r>
      <w:r w:rsidR="009D385F" w:rsidRPr="00891316">
        <w:rPr>
          <w:rFonts w:ascii="Arial" w:eastAsia="Arial" w:hAnsi="Arial" w:cs="Arial"/>
        </w:rPr>
        <w:t>gang aan het lokaal ordelijk houden en afval opruimen</w:t>
      </w:r>
      <w:r w:rsidRPr="00891316">
        <w:rPr>
          <w:rFonts w:ascii="Arial" w:eastAsia="Arial" w:hAnsi="Arial" w:cs="Arial"/>
        </w:rPr>
        <w:t xml:space="preserve">…). </w:t>
      </w:r>
      <w:r w:rsidR="44A01118" w:rsidRPr="36FC4EB2">
        <w:rPr>
          <w:rFonts w:ascii="Arial" w:eastAsia="Arial" w:hAnsi="Arial" w:cs="Arial"/>
        </w:rPr>
        <w:t xml:space="preserve">In campus </w:t>
      </w:r>
      <w:proofErr w:type="spellStart"/>
      <w:r w:rsidR="44A01118" w:rsidRPr="36FC4EB2">
        <w:rPr>
          <w:rFonts w:ascii="Arial" w:eastAsia="Arial" w:hAnsi="Arial" w:cs="Arial"/>
        </w:rPr>
        <w:t>D</w:t>
      </w:r>
      <w:r w:rsidR="00184AC1" w:rsidRPr="36FC4EB2">
        <w:rPr>
          <w:rFonts w:ascii="Arial" w:eastAsia="Arial" w:hAnsi="Arial" w:cs="Arial"/>
        </w:rPr>
        <w:t>T</w:t>
      </w:r>
      <w:r w:rsidR="00CC06A5" w:rsidRPr="36FC4EB2">
        <w:rPr>
          <w:rFonts w:ascii="Arial" w:eastAsia="Arial" w:hAnsi="Arial" w:cs="Arial"/>
        </w:rPr>
        <w:t>w</w:t>
      </w:r>
      <w:r w:rsidRPr="36FC4EB2">
        <w:rPr>
          <w:rFonts w:ascii="Arial" w:eastAsia="Arial" w:hAnsi="Arial" w:cs="Arial"/>
        </w:rPr>
        <w:t>ee</w:t>
      </w:r>
      <w:proofErr w:type="spellEnd"/>
      <w:r w:rsidRPr="00891316">
        <w:rPr>
          <w:rFonts w:ascii="Arial" w:eastAsia="Arial" w:hAnsi="Arial" w:cs="Arial"/>
        </w:rPr>
        <w:t xml:space="preserve"> leerlingen </w:t>
      </w:r>
      <w:r w:rsidR="00184AC1" w:rsidRPr="00891316">
        <w:rPr>
          <w:rFonts w:ascii="Arial" w:eastAsia="Arial" w:hAnsi="Arial" w:cs="Arial"/>
        </w:rPr>
        <w:t xml:space="preserve">doen </w:t>
      </w:r>
      <w:r w:rsidR="00CC06A5" w:rsidRPr="00891316">
        <w:rPr>
          <w:rFonts w:ascii="Arial" w:eastAsia="Arial" w:hAnsi="Arial" w:cs="Arial"/>
        </w:rPr>
        <w:t xml:space="preserve">de klasorde </w:t>
      </w:r>
      <w:r w:rsidRPr="00891316">
        <w:rPr>
          <w:rFonts w:ascii="Arial" w:eastAsia="Arial" w:hAnsi="Arial" w:cs="Arial"/>
        </w:rPr>
        <w:t xml:space="preserve">op het einde van </w:t>
      </w:r>
      <w:r w:rsidR="00CC06A5" w:rsidRPr="00891316">
        <w:rPr>
          <w:rFonts w:ascii="Arial" w:eastAsia="Arial" w:hAnsi="Arial" w:cs="Arial"/>
        </w:rPr>
        <w:t>elke</w:t>
      </w:r>
      <w:r w:rsidRPr="00891316">
        <w:rPr>
          <w:rFonts w:ascii="Arial" w:eastAsia="Arial" w:hAnsi="Arial" w:cs="Arial"/>
        </w:rPr>
        <w:t xml:space="preserve"> lesdag</w:t>
      </w:r>
      <w:r w:rsidR="00CC06A5" w:rsidRPr="00891316">
        <w:rPr>
          <w:rFonts w:ascii="Arial" w:eastAsia="Arial" w:hAnsi="Arial" w:cs="Arial"/>
        </w:rPr>
        <w:t>.</w:t>
      </w:r>
      <w:r w:rsidR="00CC06A5" w:rsidRPr="002E40C3">
        <w:rPr>
          <w:rFonts w:ascii="Arial" w:eastAsia="Arial" w:hAnsi="Arial" w:cs="Arial"/>
        </w:rPr>
        <w:t xml:space="preserve"> In campus Polenplein word</w:t>
      </w:r>
      <w:r w:rsidR="00184AC1" w:rsidRPr="002E40C3">
        <w:rPr>
          <w:rFonts w:ascii="Arial" w:eastAsia="Arial" w:hAnsi="Arial" w:cs="Arial"/>
        </w:rPr>
        <w:t xml:space="preserve">t </w:t>
      </w:r>
      <w:r w:rsidR="00CC06A5" w:rsidRPr="002E40C3">
        <w:rPr>
          <w:rFonts w:ascii="Arial" w:eastAsia="Arial" w:hAnsi="Arial" w:cs="Arial"/>
        </w:rPr>
        <w:t xml:space="preserve">twee keer per week </w:t>
      </w:r>
      <w:r w:rsidR="00184AC1" w:rsidRPr="002E40C3">
        <w:rPr>
          <w:rFonts w:ascii="Arial" w:eastAsia="Arial" w:hAnsi="Arial" w:cs="Arial"/>
        </w:rPr>
        <w:t>een grote klasorde</w:t>
      </w:r>
      <w:r w:rsidR="00CC06A5" w:rsidRPr="002E40C3">
        <w:rPr>
          <w:rFonts w:ascii="Arial" w:eastAsia="Arial" w:hAnsi="Arial" w:cs="Arial"/>
        </w:rPr>
        <w:t xml:space="preserve"> gedaan op woensdagmiddag en vrijdagavond. </w:t>
      </w:r>
    </w:p>
    <w:p w14:paraId="78A28F85" w14:textId="1701D501" w:rsidR="00531217" w:rsidRPr="007A4380" w:rsidRDefault="1EA13078"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 xml:space="preserve">Sorteer vuilnis op de juiste manier (vuilnisbakken restafval, PMD, </w:t>
      </w:r>
      <w:r w:rsidR="00B819F1">
        <w:rPr>
          <w:rFonts w:ascii="Arial" w:eastAsia="Arial" w:hAnsi="Arial" w:cs="Arial"/>
        </w:rPr>
        <w:t>voedingsafval,</w:t>
      </w:r>
      <w:r w:rsidRPr="007A4380">
        <w:rPr>
          <w:rFonts w:ascii="Arial" w:eastAsia="Arial" w:hAnsi="Arial" w:cs="Arial"/>
        </w:rPr>
        <w:t xml:space="preserve"> papier en karton).</w:t>
      </w:r>
    </w:p>
    <w:p w14:paraId="0F68E92A" w14:textId="26AC0243" w:rsidR="0043240C" w:rsidRPr="007A4380" w:rsidRDefault="0071461E"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w:t>
      </w:r>
      <w:r w:rsidR="00956898">
        <w:rPr>
          <w:rFonts w:ascii="Arial" w:eastAsia="Arial" w:hAnsi="Arial" w:cs="Arial"/>
        </w:rPr>
        <w:t>NOVA campus VISO</w:t>
      </w:r>
      <w:r w:rsidR="00A74EEE">
        <w:rPr>
          <w:rFonts w:ascii="Arial" w:eastAsia="Arial" w:hAnsi="Arial" w:cs="Arial"/>
        </w:rPr>
        <w:t xml:space="preserve"> </w:t>
      </w:r>
      <w:r w:rsidR="1EA13078" w:rsidRPr="007A4380">
        <w:rPr>
          <w:rFonts w:ascii="Arial" w:eastAsia="Arial" w:hAnsi="Arial" w:cs="Arial"/>
        </w:rPr>
        <w:t>Polenplein wordt de speelplaats om 10.20 uur, om 13.15 uur en om 15.10 uur net gemaakt. Iedere week is een klas, volgens een beurtsysteem, verantwoordelijk.</w:t>
      </w:r>
    </w:p>
    <w:p w14:paraId="32AA27CC" w14:textId="2F6B2BE7" w:rsidR="002A58F6" w:rsidRPr="002D2983" w:rsidRDefault="00531217" w:rsidP="002D2983">
      <w:pPr>
        <w:tabs>
          <w:tab w:val="num" w:pos="1134"/>
        </w:tabs>
        <w:spacing w:line="320" w:lineRule="exact"/>
        <w:ind w:left="1134" w:hanging="283"/>
        <w:rPr>
          <w:rFonts w:ascii="Arial" w:eastAsia="Arial" w:hAnsi="Arial" w:cs="Arial"/>
        </w:rPr>
      </w:pPr>
      <w:r w:rsidRPr="007A4380">
        <w:rPr>
          <w:rFonts w:ascii="Arial" w:hAnsi="Arial" w:cs="Arial"/>
        </w:rPr>
        <w:tab/>
      </w:r>
      <w:r w:rsidRPr="007A4380">
        <w:rPr>
          <w:rFonts w:ascii="Arial" w:eastAsia="Arial" w:hAnsi="Arial" w:cs="Arial"/>
        </w:rPr>
        <w:t xml:space="preserve">Ook </w:t>
      </w:r>
      <w:r w:rsidR="0071461E" w:rsidRPr="007A4380">
        <w:rPr>
          <w:rFonts w:ascii="Arial" w:eastAsia="Arial" w:hAnsi="Arial" w:cs="Arial"/>
        </w:rPr>
        <w:t>op</w:t>
      </w:r>
      <w:r w:rsidRPr="007A4380">
        <w:rPr>
          <w:rFonts w:ascii="Arial" w:eastAsia="Arial" w:hAnsi="Arial" w:cs="Arial"/>
        </w:rPr>
        <w:t xml:space="preserve"> </w:t>
      </w:r>
      <w:r w:rsidR="00956898">
        <w:rPr>
          <w:rFonts w:ascii="Arial" w:eastAsia="Arial" w:hAnsi="Arial" w:cs="Arial"/>
        </w:rPr>
        <w:t>NOVA campus VISO</w:t>
      </w:r>
      <w:r w:rsidRPr="007A4380">
        <w:rPr>
          <w:rFonts w:ascii="Arial" w:eastAsia="Arial" w:hAnsi="Arial" w:cs="Arial"/>
        </w:rPr>
        <w:t xml:space="preserve"> Delbekestraat is er orde op de speelplaatsen volgens een beurtsysteem, dit om 8.25 uur, 10.20 uur, 13.15 uur en 15.10 uur.</w:t>
      </w:r>
    </w:p>
    <w:p w14:paraId="13D7E91D" w14:textId="3C4D9A3F" w:rsidR="00531217" w:rsidRPr="00140040" w:rsidRDefault="1EA13078" w:rsidP="00140040">
      <w:pPr>
        <w:pStyle w:val="Kopje4"/>
      </w:pPr>
      <w:bookmarkStart w:id="122" w:name="_Toc238482617"/>
      <w:r>
        <w:t>Gebruik van toiletten</w:t>
      </w:r>
      <w:bookmarkEnd w:id="122"/>
      <w:r>
        <w:t xml:space="preserve"> </w:t>
      </w:r>
    </w:p>
    <w:p w14:paraId="5D16B0B6" w14:textId="77777777" w:rsidR="007E5509" w:rsidRPr="007A4380" w:rsidRDefault="1EA13078" w:rsidP="00D544AA">
      <w:pPr>
        <w:numPr>
          <w:ilvl w:val="0"/>
          <w:numId w:val="26"/>
        </w:numPr>
        <w:tabs>
          <w:tab w:val="num" w:pos="2160"/>
        </w:tabs>
        <w:spacing w:line="320" w:lineRule="exact"/>
        <w:ind w:left="1134" w:hanging="283"/>
        <w:rPr>
          <w:rFonts w:ascii="Arial" w:eastAsia="Arial" w:hAnsi="Arial" w:cs="Arial"/>
        </w:rPr>
      </w:pPr>
      <w:r w:rsidRPr="007A4380">
        <w:rPr>
          <w:rFonts w:ascii="Arial" w:eastAsia="Arial" w:hAnsi="Arial" w:cs="Arial"/>
        </w:rPr>
        <w:t xml:space="preserve">Tijdens de pauzes en voor en na de lessen, gebruik je enkel de toiletten op de speelplaats. </w:t>
      </w:r>
    </w:p>
    <w:p w14:paraId="4A861247" w14:textId="7543AA2A" w:rsidR="00531217" w:rsidRPr="007A4380" w:rsidRDefault="0071461E" w:rsidP="1EA13078">
      <w:pPr>
        <w:tabs>
          <w:tab w:val="num" w:pos="2160"/>
        </w:tabs>
        <w:spacing w:line="320" w:lineRule="exact"/>
        <w:ind w:left="1134"/>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w:t>
      </w:r>
      <w:r w:rsidR="00956898">
        <w:rPr>
          <w:rFonts w:ascii="Arial" w:eastAsia="Arial" w:hAnsi="Arial" w:cs="Arial"/>
        </w:rPr>
        <w:t>NOVA campus VISO</w:t>
      </w:r>
      <w:r w:rsidR="006A363E">
        <w:rPr>
          <w:rFonts w:ascii="Arial" w:eastAsia="Arial" w:hAnsi="Arial" w:cs="Arial"/>
        </w:rPr>
        <w:t xml:space="preserve"> </w:t>
      </w:r>
      <w:r w:rsidR="00692E94" w:rsidRPr="007A4380">
        <w:rPr>
          <w:rFonts w:ascii="Arial" w:eastAsia="Arial" w:hAnsi="Arial" w:cs="Arial"/>
        </w:rPr>
        <w:t>Delbekestraat zijn de jongens</w:t>
      </w:r>
      <w:r w:rsidR="1EA13078" w:rsidRPr="007A4380">
        <w:rPr>
          <w:rFonts w:ascii="Arial" w:eastAsia="Arial" w:hAnsi="Arial" w:cs="Arial"/>
        </w:rPr>
        <w:t>toiletten in het D-blok op de verdiepingen.</w:t>
      </w:r>
    </w:p>
    <w:p w14:paraId="147817AB" w14:textId="00930C0D" w:rsidR="00531217" w:rsidRPr="007A4380" w:rsidRDefault="1EA13078" w:rsidP="00D544AA">
      <w:pPr>
        <w:numPr>
          <w:ilvl w:val="0"/>
          <w:numId w:val="26"/>
        </w:numPr>
        <w:tabs>
          <w:tab w:val="num" w:pos="2160"/>
        </w:tabs>
        <w:spacing w:line="320" w:lineRule="exact"/>
        <w:ind w:left="1134" w:hanging="283"/>
        <w:rPr>
          <w:rFonts w:ascii="Arial" w:eastAsia="Arial" w:hAnsi="Arial" w:cs="Arial"/>
          <w:lang w:val="nl-NL"/>
        </w:rPr>
      </w:pPr>
      <w:r w:rsidRPr="007A4380">
        <w:rPr>
          <w:rFonts w:ascii="Arial" w:eastAsia="Arial" w:hAnsi="Arial" w:cs="Arial"/>
        </w:rPr>
        <w:lastRenderedPageBreak/>
        <w:t>Tijdens de lessen kan je in dringende en uitzonderlijke gevallen en mits toelating van de leerkracht gebruik maken van de toiletten in de gebouwen.</w:t>
      </w:r>
    </w:p>
    <w:p w14:paraId="5E30C7D9" w14:textId="1FDD74B5" w:rsidR="00FB2883" w:rsidRPr="005F71A2" w:rsidRDefault="00D249C9" w:rsidP="00AE0183">
      <w:pPr>
        <w:numPr>
          <w:ilvl w:val="0"/>
          <w:numId w:val="26"/>
        </w:numPr>
        <w:tabs>
          <w:tab w:val="num" w:pos="2160"/>
        </w:tabs>
        <w:spacing w:line="320" w:lineRule="exact"/>
        <w:ind w:left="1134" w:hanging="283"/>
        <w:rPr>
          <w:rFonts w:ascii="Arial" w:eastAsia="Arial" w:hAnsi="Arial" w:cs="Arial"/>
          <w:lang w:val="nl-NL"/>
        </w:rPr>
      </w:pPr>
      <w:r w:rsidRPr="007A4380">
        <w:rPr>
          <w:rFonts w:ascii="Arial" w:eastAsia="Arial" w:hAnsi="Arial" w:cs="Arial"/>
        </w:rPr>
        <w:t xml:space="preserve">Je gaat alleen in een toilethokje en na gebruik van het toilet, verlaat je </w:t>
      </w:r>
      <w:r w:rsidR="004B7913">
        <w:rPr>
          <w:rFonts w:ascii="Arial" w:eastAsia="Arial" w:hAnsi="Arial" w:cs="Arial"/>
        </w:rPr>
        <w:t xml:space="preserve">meteen </w:t>
      </w:r>
      <w:r w:rsidRPr="007A4380">
        <w:rPr>
          <w:rFonts w:ascii="Arial" w:eastAsia="Arial" w:hAnsi="Arial" w:cs="Arial"/>
        </w:rPr>
        <w:t xml:space="preserve">het toiletgebouw. </w:t>
      </w:r>
    </w:p>
    <w:p w14:paraId="26CCFD28" w14:textId="2B4AC30B" w:rsidR="00531217" w:rsidRPr="00140040" w:rsidRDefault="1EA13078" w:rsidP="00140040">
      <w:pPr>
        <w:pStyle w:val="Kopje4"/>
      </w:pPr>
      <w:bookmarkStart w:id="123" w:name="_Toc238482618"/>
      <w:r>
        <w:t>Studie</w:t>
      </w:r>
      <w:bookmarkEnd w:id="123"/>
    </w:p>
    <w:p w14:paraId="2118C0EC" w14:textId="28DFD0E5" w:rsidR="00083F08" w:rsidRPr="007A4380" w:rsidRDefault="0071461E" w:rsidP="1EA13078">
      <w:pPr>
        <w:spacing w:line="320" w:lineRule="exact"/>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w:t>
      </w:r>
      <w:r w:rsidR="00956898">
        <w:rPr>
          <w:rFonts w:ascii="Arial" w:eastAsia="Arial" w:hAnsi="Arial" w:cs="Arial"/>
        </w:rPr>
        <w:t>NOVA campus VISO</w:t>
      </w:r>
      <w:r w:rsidR="1EA13078" w:rsidRPr="007A4380">
        <w:rPr>
          <w:rFonts w:ascii="Arial" w:eastAsia="Arial" w:hAnsi="Arial" w:cs="Arial"/>
        </w:rPr>
        <w:t xml:space="preserve"> Delbekestraat is er tot 17.30 uur opvangstudie in afwachting van bus, trein of auto. </w:t>
      </w:r>
    </w:p>
    <w:p w14:paraId="600F8A09" w14:textId="6238181E" w:rsidR="00C02E7A" w:rsidRPr="007A4380" w:rsidRDefault="00C02E7A" w:rsidP="1EA13078">
      <w:pPr>
        <w:spacing w:line="320" w:lineRule="exact"/>
        <w:rPr>
          <w:rFonts w:ascii="Arial" w:eastAsia="Arial" w:hAnsi="Arial" w:cs="Arial"/>
        </w:rPr>
      </w:pPr>
      <w:r w:rsidRPr="007A4380">
        <w:rPr>
          <w:rFonts w:ascii="Arial" w:eastAsia="Arial" w:hAnsi="Arial" w:cs="Arial"/>
        </w:rPr>
        <w:t>Leerlingen van campus Dr. Delbekestraat kunnen studie volgen op campus Polenplein.</w:t>
      </w:r>
    </w:p>
    <w:p w14:paraId="2442081F" w14:textId="7D05B44B" w:rsidR="00994E1C" w:rsidRPr="007A4380" w:rsidRDefault="0071461E" w:rsidP="1EA13078">
      <w:pPr>
        <w:spacing w:line="320" w:lineRule="exact"/>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w:t>
      </w:r>
      <w:r w:rsidR="00956898">
        <w:rPr>
          <w:rFonts w:ascii="Arial" w:eastAsia="Arial" w:hAnsi="Arial" w:cs="Arial"/>
        </w:rPr>
        <w:t>NOVA campus VISO</w:t>
      </w:r>
      <w:r w:rsidR="00393F27">
        <w:rPr>
          <w:rFonts w:ascii="Arial" w:eastAsia="Arial" w:hAnsi="Arial" w:cs="Arial"/>
        </w:rPr>
        <w:t xml:space="preserve"> </w:t>
      </w:r>
      <w:r w:rsidR="1EA13078" w:rsidRPr="007A4380">
        <w:rPr>
          <w:rFonts w:ascii="Arial" w:eastAsia="Arial" w:hAnsi="Arial" w:cs="Arial"/>
        </w:rPr>
        <w:t xml:space="preserve">Polenplein kan je in de </w:t>
      </w:r>
      <w:r w:rsidR="00EE6A4D" w:rsidRPr="007A4380">
        <w:rPr>
          <w:rFonts w:ascii="Arial" w:eastAsia="Arial" w:hAnsi="Arial" w:cs="Arial"/>
        </w:rPr>
        <w:t xml:space="preserve">opvangstudie </w:t>
      </w:r>
      <w:r w:rsidR="1EA13078" w:rsidRPr="007A4380">
        <w:rPr>
          <w:rFonts w:ascii="Arial" w:eastAsia="Arial" w:hAnsi="Arial" w:cs="Arial"/>
        </w:rPr>
        <w:t xml:space="preserve">blijven van 16 uur tot 16.50 uur en </w:t>
      </w:r>
      <w:r w:rsidR="00EE6A4D" w:rsidRPr="007A4380">
        <w:rPr>
          <w:rFonts w:ascii="Arial" w:eastAsia="Arial" w:hAnsi="Arial" w:cs="Arial"/>
        </w:rPr>
        <w:t xml:space="preserve">in de avondstudie </w:t>
      </w:r>
      <w:r w:rsidR="1EA13078" w:rsidRPr="007A4380">
        <w:rPr>
          <w:rFonts w:ascii="Arial" w:eastAsia="Arial" w:hAnsi="Arial" w:cs="Arial"/>
        </w:rPr>
        <w:t xml:space="preserve">van 17 uur tot maximum 18.15 uur. Dit kan op maandag, dinsdag en donderdag. </w:t>
      </w:r>
    </w:p>
    <w:p w14:paraId="4C399999" w14:textId="5442AB13" w:rsidR="002C4DB9" w:rsidRPr="007A3547" w:rsidRDefault="1EA13078" w:rsidP="00AE0183">
      <w:pPr>
        <w:spacing w:line="320" w:lineRule="exact"/>
        <w:rPr>
          <w:rFonts w:ascii="Arial" w:eastAsia="Arial" w:hAnsi="Arial" w:cs="Arial"/>
        </w:rPr>
      </w:pPr>
      <w:r w:rsidRPr="007A4380">
        <w:rPr>
          <w:rFonts w:ascii="Arial" w:eastAsia="Arial" w:hAnsi="Arial" w:cs="Arial"/>
        </w:rPr>
        <w:t>Op woensdagnamiddag kan je studie volgen van 12.45 uur tot 14.55 uur. Er is een pauze voorzien van 10 minuten.</w:t>
      </w:r>
    </w:p>
    <w:p w14:paraId="676323E7" w14:textId="77777777" w:rsidR="00EE6A4D" w:rsidRPr="007A4380" w:rsidRDefault="1EA13078" w:rsidP="1EA13078">
      <w:pPr>
        <w:spacing w:line="320" w:lineRule="exact"/>
        <w:rPr>
          <w:rFonts w:ascii="Arial" w:eastAsia="Arial" w:hAnsi="Arial" w:cs="Arial"/>
        </w:rPr>
      </w:pPr>
      <w:r w:rsidRPr="007A4380">
        <w:rPr>
          <w:rFonts w:ascii="Arial" w:eastAsia="Arial" w:hAnsi="Arial" w:cs="Arial"/>
        </w:rPr>
        <w:t>Wie van de studie gebruik maakt, houdt zich aan de afspraken.</w:t>
      </w:r>
      <w:r w:rsidR="00EE6A4D" w:rsidRPr="007A4380">
        <w:rPr>
          <w:rFonts w:ascii="Arial" w:eastAsia="Arial" w:hAnsi="Arial" w:cs="Arial"/>
        </w:rPr>
        <w:t xml:space="preserve"> </w:t>
      </w:r>
    </w:p>
    <w:p w14:paraId="4A9E2662" w14:textId="61653CD7" w:rsidR="00531217" w:rsidRPr="007A4380" w:rsidRDefault="1EA13078" w:rsidP="1EA13078">
      <w:pPr>
        <w:spacing w:line="320" w:lineRule="exact"/>
        <w:rPr>
          <w:rFonts w:ascii="Arial" w:eastAsia="Arial" w:hAnsi="Arial" w:cs="Arial"/>
        </w:rPr>
      </w:pPr>
      <w:r w:rsidRPr="007A4380">
        <w:rPr>
          <w:rFonts w:ascii="Arial" w:eastAsia="Arial" w:hAnsi="Arial" w:cs="Arial"/>
        </w:rPr>
        <w:t>Wie regelmatig afwezig is of niet ernstig studeert, wordt niet meer toegelaten tot de studie.</w:t>
      </w:r>
    </w:p>
    <w:p w14:paraId="30335D36"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 xml:space="preserve">Wie studie volgt, is minstens voor een volledig trimester aanwezig. Uitzonderingen worden besproken met de directie. </w:t>
      </w:r>
    </w:p>
    <w:p w14:paraId="3D8BB1C4" w14:textId="77777777" w:rsidR="00872277" w:rsidRPr="007A4380" w:rsidRDefault="1EA13078" w:rsidP="1EA13078">
      <w:pPr>
        <w:pStyle w:val="Normaalweb"/>
        <w:spacing w:before="0" w:beforeAutospacing="0" w:after="0" w:afterAutospacing="0" w:line="320" w:lineRule="exact"/>
        <w:rPr>
          <w:rFonts w:ascii="Arial" w:eastAsia="Arial" w:hAnsi="Arial" w:cs="Arial"/>
          <w:sz w:val="20"/>
          <w:szCs w:val="20"/>
        </w:rPr>
      </w:pPr>
      <w:r w:rsidRPr="007A4380">
        <w:rPr>
          <w:rFonts w:ascii="Arial" w:eastAsia="Arial" w:hAnsi="Arial" w:cs="Arial"/>
          <w:sz w:val="20"/>
          <w:szCs w:val="20"/>
        </w:rPr>
        <w:t>De klassenraad kan studie adviseren.</w:t>
      </w:r>
    </w:p>
    <w:p w14:paraId="332F7B2E" w14:textId="77777777" w:rsidR="00BD2125" w:rsidRPr="007A4380" w:rsidRDefault="00BD2125" w:rsidP="00AE0183">
      <w:pPr>
        <w:pStyle w:val="Normaalweb"/>
        <w:spacing w:before="0" w:beforeAutospacing="0" w:after="0" w:afterAutospacing="0" w:line="320" w:lineRule="exact"/>
        <w:rPr>
          <w:rFonts w:ascii="Arial" w:hAnsi="Arial" w:cs="Arial"/>
          <w:sz w:val="20"/>
          <w:szCs w:val="20"/>
        </w:rPr>
      </w:pPr>
    </w:p>
    <w:p w14:paraId="5F6DF05D" w14:textId="3D23DFE7" w:rsidR="00872277" w:rsidRPr="007A4380" w:rsidRDefault="00EE6A4D" w:rsidP="1EA13078">
      <w:pPr>
        <w:spacing w:line="320" w:lineRule="exact"/>
        <w:rPr>
          <w:rFonts w:ascii="Arial" w:eastAsia="Arial" w:hAnsi="Arial" w:cs="Arial"/>
        </w:rPr>
      </w:pPr>
      <w:r w:rsidRPr="007A4380">
        <w:rPr>
          <w:rFonts w:ascii="Arial" w:eastAsia="Arial" w:hAnsi="Arial" w:cs="Arial"/>
        </w:rPr>
        <w:t>Opgelet, e</w:t>
      </w:r>
      <w:r w:rsidR="1EA13078" w:rsidRPr="007A4380">
        <w:rPr>
          <w:rFonts w:ascii="Arial" w:eastAsia="Arial" w:hAnsi="Arial" w:cs="Arial"/>
        </w:rPr>
        <w:t xml:space="preserve">r is geen </w:t>
      </w:r>
      <w:r w:rsidR="00615F0B" w:rsidRPr="007A4380">
        <w:rPr>
          <w:rFonts w:ascii="Arial" w:eastAsia="Arial" w:hAnsi="Arial" w:cs="Arial"/>
        </w:rPr>
        <w:t>avond</w:t>
      </w:r>
      <w:r w:rsidR="1EA13078" w:rsidRPr="007A4380">
        <w:rPr>
          <w:rFonts w:ascii="Arial" w:eastAsia="Arial" w:hAnsi="Arial" w:cs="Arial"/>
        </w:rPr>
        <w:t>studie</w:t>
      </w:r>
      <w:r w:rsidR="00615F0B" w:rsidRPr="007A4380">
        <w:rPr>
          <w:rFonts w:ascii="Arial" w:eastAsia="Arial" w:hAnsi="Arial" w:cs="Arial"/>
        </w:rPr>
        <w:t>, wel opvangstudie</w:t>
      </w:r>
      <w:r w:rsidR="1EA13078" w:rsidRPr="007A4380">
        <w:rPr>
          <w:rFonts w:ascii="Arial" w:eastAsia="Arial" w:hAnsi="Arial" w:cs="Arial"/>
        </w:rPr>
        <w:t xml:space="preserve">: </w:t>
      </w:r>
    </w:p>
    <w:p w14:paraId="17AB046B" w14:textId="3DD648A7" w:rsidR="00531217" w:rsidRPr="007A4380" w:rsidRDefault="1EA13078" w:rsidP="009D0C4C">
      <w:pPr>
        <w:numPr>
          <w:ilvl w:val="0"/>
          <w:numId w:val="28"/>
        </w:numPr>
        <w:tabs>
          <w:tab w:val="num" w:pos="1134"/>
        </w:tabs>
        <w:spacing w:line="320" w:lineRule="exact"/>
        <w:ind w:left="1134" w:hanging="283"/>
        <w:rPr>
          <w:rFonts w:ascii="Arial" w:eastAsia="Arial" w:hAnsi="Arial" w:cs="Arial"/>
        </w:rPr>
      </w:pPr>
      <w:r w:rsidRPr="007A4380">
        <w:rPr>
          <w:rFonts w:ascii="Arial" w:eastAsia="Arial" w:hAnsi="Arial" w:cs="Arial"/>
        </w:rPr>
        <w:t xml:space="preserve">de eerste week van </w:t>
      </w:r>
      <w:r w:rsidR="00276EDE" w:rsidRPr="007A4380">
        <w:rPr>
          <w:rFonts w:ascii="Arial" w:eastAsia="Arial" w:hAnsi="Arial" w:cs="Arial"/>
        </w:rPr>
        <w:t>elk trimester</w:t>
      </w:r>
      <w:r w:rsidR="00615F0B" w:rsidRPr="007A4380">
        <w:rPr>
          <w:rFonts w:ascii="Arial" w:eastAsia="Arial" w:hAnsi="Arial" w:cs="Arial"/>
        </w:rPr>
        <w:t xml:space="preserve"> (</w:t>
      </w:r>
      <w:proofErr w:type="spellStart"/>
      <w:r w:rsidR="00615F0B" w:rsidRPr="007A4380">
        <w:rPr>
          <w:rFonts w:ascii="Arial" w:eastAsia="Arial" w:hAnsi="Arial" w:cs="Arial"/>
        </w:rPr>
        <w:t>uitz</w:t>
      </w:r>
      <w:proofErr w:type="spellEnd"/>
      <w:r w:rsidR="00615F0B" w:rsidRPr="007A4380">
        <w:rPr>
          <w:rFonts w:ascii="Arial" w:eastAsia="Arial" w:hAnsi="Arial" w:cs="Arial"/>
        </w:rPr>
        <w:t>.: de eerste week van het schooljaar is er ook geen opvangstudie</w:t>
      </w:r>
      <w:r w:rsidR="004A5036" w:rsidRPr="007A4380">
        <w:rPr>
          <w:rFonts w:ascii="Arial" w:eastAsia="Arial" w:hAnsi="Arial" w:cs="Arial"/>
        </w:rPr>
        <w:t xml:space="preserve"> in </w:t>
      </w:r>
      <w:r w:rsidR="00956898">
        <w:rPr>
          <w:rFonts w:ascii="Arial" w:eastAsia="Arial" w:hAnsi="Arial" w:cs="Arial"/>
        </w:rPr>
        <w:t>NOVA campus VISO</w:t>
      </w:r>
      <w:r w:rsidR="004A5036" w:rsidRPr="007A4380">
        <w:rPr>
          <w:rFonts w:ascii="Arial" w:eastAsia="Arial" w:hAnsi="Arial" w:cs="Arial"/>
        </w:rPr>
        <w:t xml:space="preserve"> P</w:t>
      </w:r>
      <w:r w:rsidR="00615F0B" w:rsidRPr="007A4380">
        <w:rPr>
          <w:rFonts w:ascii="Arial" w:eastAsia="Arial" w:hAnsi="Arial" w:cs="Arial"/>
        </w:rPr>
        <w:t>),</w:t>
      </w:r>
    </w:p>
    <w:p w14:paraId="75937979" w14:textId="77777777" w:rsidR="00B40278" w:rsidRPr="007A4380" w:rsidRDefault="1EA13078" w:rsidP="009D0C4C">
      <w:pPr>
        <w:numPr>
          <w:ilvl w:val="0"/>
          <w:numId w:val="28"/>
        </w:numPr>
        <w:tabs>
          <w:tab w:val="num" w:pos="1134"/>
        </w:tabs>
        <w:spacing w:line="320" w:lineRule="exact"/>
        <w:ind w:left="1134" w:hanging="283"/>
        <w:rPr>
          <w:rFonts w:ascii="Arial" w:eastAsia="Arial" w:hAnsi="Arial" w:cs="Arial"/>
        </w:rPr>
      </w:pPr>
      <w:r w:rsidRPr="007A4380">
        <w:rPr>
          <w:rFonts w:ascii="Arial" w:eastAsia="Arial" w:hAnsi="Arial" w:cs="Arial"/>
        </w:rPr>
        <w:t>de dag voor een vrije dag,</w:t>
      </w:r>
    </w:p>
    <w:p w14:paraId="58BB72D9" w14:textId="65B2FFF4" w:rsidR="00276EDE" w:rsidRPr="005F71A2" w:rsidRDefault="1EA13078" w:rsidP="005F71A2">
      <w:pPr>
        <w:numPr>
          <w:ilvl w:val="0"/>
          <w:numId w:val="28"/>
        </w:numPr>
        <w:tabs>
          <w:tab w:val="num" w:pos="1134"/>
        </w:tabs>
        <w:spacing w:line="320" w:lineRule="exact"/>
        <w:ind w:left="1134" w:hanging="283"/>
        <w:rPr>
          <w:rFonts w:ascii="Arial" w:eastAsia="Arial" w:hAnsi="Arial" w:cs="Arial"/>
          <w:lang w:val="nl-NL"/>
        </w:rPr>
      </w:pPr>
      <w:r w:rsidRPr="007A4380">
        <w:rPr>
          <w:rFonts w:ascii="Arial" w:eastAsia="Arial" w:hAnsi="Arial" w:cs="Arial"/>
        </w:rPr>
        <w:t xml:space="preserve">op de avond zelf van een oudercontact, </w:t>
      </w:r>
      <w:proofErr w:type="spellStart"/>
      <w:r w:rsidRPr="007A4380">
        <w:rPr>
          <w:rFonts w:ascii="Arial" w:eastAsia="Arial" w:hAnsi="Arial" w:cs="Arial"/>
        </w:rPr>
        <w:t>bezinningsdag</w:t>
      </w:r>
      <w:proofErr w:type="spellEnd"/>
      <w:r w:rsidRPr="007A4380">
        <w:rPr>
          <w:rFonts w:ascii="Arial" w:eastAsia="Arial" w:hAnsi="Arial" w:cs="Arial"/>
        </w:rPr>
        <w:t>, sportdag, ééndaagse studiereis, leerlingenfeest.</w:t>
      </w:r>
    </w:p>
    <w:p w14:paraId="61A4BF07" w14:textId="2BFD70FE" w:rsidR="00531217" w:rsidRPr="00140040" w:rsidRDefault="1EA13078" w:rsidP="00140040">
      <w:pPr>
        <w:pStyle w:val="Kopje4"/>
      </w:pPr>
      <w:bookmarkStart w:id="124" w:name="_Toc238482619"/>
      <w:r>
        <w:t>Lockers</w:t>
      </w:r>
      <w:bookmarkStart w:id="125" w:name="_Hlk80784525"/>
      <w:bookmarkEnd w:id="124"/>
    </w:p>
    <w:p w14:paraId="2CE28BB3" w14:textId="49237C0A" w:rsidR="00FC7763" w:rsidRPr="007A4380" w:rsidRDefault="00C76197" w:rsidP="1EA13078">
      <w:pPr>
        <w:spacing w:line="320" w:lineRule="exact"/>
        <w:rPr>
          <w:rFonts w:ascii="Arial" w:eastAsia="Arial" w:hAnsi="Arial" w:cs="Arial"/>
          <w:lang w:val="nl-NL"/>
        </w:rPr>
      </w:pPr>
      <w:r w:rsidRPr="007A4380">
        <w:rPr>
          <w:rFonts w:ascii="Arial" w:eastAsia="Arial" w:hAnsi="Arial" w:cs="Arial"/>
          <w:lang w:val="nl-NL"/>
        </w:rPr>
        <w:t xml:space="preserve">Alle leerlingen </w:t>
      </w:r>
      <w:r w:rsidR="00FC7763" w:rsidRPr="007A4380">
        <w:rPr>
          <w:rFonts w:ascii="Arial" w:eastAsia="Arial" w:hAnsi="Arial" w:cs="Arial"/>
          <w:lang w:val="nl-NL"/>
        </w:rPr>
        <w:t xml:space="preserve">huren verplicht een locker om hun pen device </w:t>
      </w:r>
      <w:r w:rsidR="00352E8D" w:rsidRPr="007A4380">
        <w:rPr>
          <w:rFonts w:ascii="Arial" w:eastAsia="Arial" w:hAnsi="Arial" w:cs="Arial"/>
          <w:lang w:val="nl-NL"/>
        </w:rPr>
        <w:t>te kunnen opbergen.</w:t>
      </w:r>
    </w:p>
    <w:p w14:paraId="084163D6" w14:textId="5518810B" w:rsidR="00531217" w:rsidRPr="004B03AC" w:rsidRDefault="742FF1C5" w:rsidP="742FF1C5">
      <w:pPr>
        <w:spacing w:line="320" w:lineRule="exact"/>
        <w:rPr>
          <w:rFonts w:ascii="Arial" w:eastAsia="Arial" w:hAnsi="Arial" w:cs="Arial"/>
          <w:lang w:val="nl-NL"/>
        </w:rPr>
      </w:pPr>
      <w:r w:rsidRPr="007A4380">
        <w:rPr>
          <w:rFonts w:ascii="Arial" w:eastAsia="Arial" w:hAnsi="Arial" w:cs="Arial"/>
          <w:lang w:val="nl-NL"/>
        </w:rPr>
        <w:t xml:space="preserve">De </w:t>
      </w:r>
      <w:r w:rsidRPr="004B03AC">
        <w:rPr>
          <w:rFonts w:ascii="Arial" w:eastAsia="Arial" w:hAnsi="Arial" w:cs="Arial"/>
          <w:lang w:val="nl-NL"/>
        </w:rPr>
        <w:t xml:space="preserve">huurprijs is € </w:t>
      </w:r>
      <w:r w:rsidR="00D249C9" w:rsidRPr="004B03AC">
        <w:rPr>
          <w:rFonts w:ascii="Arial" w:eastAsia="Arial" w:hAnsi="Arial" w:cs="Arial"/>
          <w:lang w:val="nl-NL"/>
        </w:rPr>
        <w:t>20</w:t>
      </w:r>
      <w:r w:rsidRPr="004B03AC">
        <w:rPr>
          <w:rFonts w:ascii="Arial" w:eastAsia="Arial" w:hAnsi="Arial" w:cs="Arial"/>
          <w:lang w:val="nl-NL"/>
        </w:rPr>
        <w:t xml:space="preserve"> per jaar. Lockers zijn strikt persoonlijk, dit betekent 1 locker voor 1 leerling.</w:t>
      </w:r>
    </w:p>
    <w:p w14:paraId="4F9FB89F" w14:textId="74C109A1" w:rsidR="00760FDC" w:rsidRPr="004B03AC" w:rsidRDefault="1EA13078" w:rsidP="1EA13078">
      <w:pPr>
        <w:spacing w:line="320" w:lineRule="exact"/>
        <w:rPr>
          <w:rFonts w:ascii="Arial" w:eastAsia="Arial" w:hAnsi="Arial" w:cs="Arial"/>
          <w:lang w:val="nl-NL"/>
        </w:rPr>
      </w:pPr>
      <w:r w:rsidRPr="004B03AC">
        <w:rPr>
          <w:rFonts w:ascii="Arial" w:eastAsia="Arial" w:hAnsi="Arial" w:cs="Arial"/>
          <w:lang w:val="nl-NL"/>
        </w:rPr>
        <w:t>Voor de sleutel betaal je een borg van € 1</w:t>
      </w:r>
      <w:r w:rsidR="00D249C9" w:rsidRPr="004B03AC">
        <w:rPr>
          <w:rFonts w:ascii="Arial" w:eastAsia="Arial" w:hAnsi="Arial" w:cs="Arial"/>
          <w:lang w:val="nl-NL"/>
        </w:rPr>
        <w:t>2</w:t>
      </w:r>
      <w:r w:rsidRPr="004B03AC">
        <w:rPr>
          <w:rFonts w:ascii="Arial" w:eastAsia="Arial" w:hAnsi="Arial" w:cs="Arial"/>
          <w:lang w:val="nl-NL"/>
        </w:rPr>
        <w:t>, die je uiteraard terugkrijgt wanneer je de sleutel weer inlevert (ten laatste de dag voor het administratief verlof).</w:t>
      </w:r>
    </w:p>
    <w:p w14:paraId="327C5F17" w14:textId="4CAD6233" w:rsidR="004D052D" w:rsidRPr="005F71A2" w:rsidRDefault="00615F0B" w:rsidP="00AE0183">
      <w:pPr>
        <w:spacing w:line="320" w:lineRule="exact"/>
        <w:rPr>
          <w:rFonts w:ascii="Arial" w:eastAsia="Arial" w:hAnsi="Arial" w:cs="Arial"/>
          <w:lang w:val="nl-NL"/>
        </w:rPr>
      </w:pPr>
      <w:r w:rsidRPr="004B03AC">
        <w:rPr>
          <w:rFonts w:ascii="Arial" w:eastAsia="Arial" w:hAnsi="Arial" w:cs="Arial"/>
          <w:lang w:val="nl-NL"/>
        </w:rPr>
        <w:t xml:space="preserve">Leerlingen </w:t>
      </w:r>
      <w:r w:rsidR="00C3264D" w:rsidRPr="004B03AC">
        <w:rPr>
          <w:rFonts w:ascii="Arial" w:eastAsia="Arial" w:hAnsi="Arial" w:cs="Arial"/>
          <w:lang w:val="nl-NL"/>
        </w:rPr>
        <w:t xml:space="preserve">3 </w:t>
      </w:r>
      <w:r w:rsidR="002508AF" w:rsidRPr="004B03AC">
        <w:rPr>
          <w:rFonts w:ascii="Arial" w:eastAsia="Arial" w:hAnsi="Arial" w:cs="Arial"/>
          <w:lang w:val="nl-NL"/>
        </w:rPr>
        <w:t xml:space="preserve">en 4 </w:t>
      </w:r>
      <w:r w:rsidR="00C3264D" w:rsidRPr="004B03AC">
        <w:rPr>
          <w:rFonts w:ascii="Arial" w:eastAsia="Arial" w:hAnsi="Arial" w:cs="Arial"/>
          <w:lang w:val="nl-NL"/>
        </w:rPr>
        <w:t>Haar- en schoonheidsverzorging</w:t>
      </w:r>
      <w:r w:rsidR="00C3264D" w:rsidRPr="004B03AC">
        <w:rPr>
          <w:rFonts w:ascii="Arial" w:eastAsia="Arial" w:hAnsi="Arial" w:cs="Arial"/>
          <w:color w:val="000000" w:themeColor="text1"/>
          <w:lang w:val="nl-NL"/>
        </w:rPr>
        <w:t xml:space="preserve">, </w:t>
      </w:r>
      <w:r w:rsidR="00193EC8" w:rsidRPr="004B03AC">
        <w:rPr>
          <w:rFonts w:ascii="Arial" w:eastAsia="Arial" w:hAnsi="Arial" w:cs="Arial"/>
          <w:color w:val="000000" w:themeColor="text1"/>
          <w:lang w:val="nl-NL"/>
        </w:rPr>
        <w:t xml:space="preserve">5 </w:t>
      </w:r>
      <w:r w:rsidR="00AF01CE" w:rsidRPr="004B03AC">
        <w:rPr>
          <w:rFonts w:ascii="Arial" w:eastAsia="Arial" w:hAnsi="Arial" w:cs="Arial"/>
          <w:color w:val="000000" w:themeColor="text1"/>
          <w:lang w:val="nl-NL"/>
        </w:rPr>
        <w:t xml:space="preserve">en 6 </w:t>
      </w:r>
      <w:r w:rsidR="00193EC8" w:rsidRPr="004B03AC">
        <w:rPr>
          <w:rFonts w:ascii="Arial" w:eastAsia="Arial" w:hAnsi="Arial" w:cs="Arial"/>
          <w:color w:val="000000" w:themeColor="text1"/>
          <w:lang w:val="nl-NL"/>
        </w:rPr>
        <w:t xml:space="preserve">Schoonheidsverzorging, </w:t>
      </w:r>
      <w:r w:rsidR="002D712F" w:rsidRPr="004B03AC">
        <w:rPr>
          <w:rFonts w:ascii="Arial" w:eastAsia="Arial" w:hAnsi="Arial" w:cs="Arial"/>
          <w:color w:val="000000" w:themeColor="text1"/>
          <w:lang w:val="nl-NL"/>
        </w:rPr>
        <w:t>5</w:t>
      </w:r>
      <w:r w:rsidR="00AF01CE" w:rsidRPr="004B03AC">
        <w:rPr>
          <w:rFonts w:ascii="Arial" w:eastAsia="Arial" w:hAnsi="Arial" w:cs="Arial"/>
          <w:color w:val="000000" w:themeColor="text1"/>
          <w:lang w:val="nl-NL"/>
        </w:rPr>
        <w:t xml:space="preserve"> en 6</w:t>
      </w:r>
      <w:r w:rsidR="002D712F" w:rsidRPr="004B03AC">
        <w:rPr>
          <w:rFonts w:ascii="Arial" w:eastAsia="Arial" w:hAnsi="Arial" w:cs="Arial"/>
          <w:color w:val="000000" w:themeColor="text1"/>
          <w:lang w:val="nl-NL"/>
        </w:rPr>
        <w:t xml:space="preserve"> </w:t>
      </w:r>
      <w:r w:rsidR="002D712F" w:rsidRPr="004B03AC">
        <w:rPr>
          <w:rFonts w:ascii="Arial" w:eastAsia="Arial" w:hAnsi="Arial" w:cs="Arial"/>
          <w:lang w:val="nl-NL"/>
        </w:rPr>
        <w:t xml:space="preserve">Haarverzorging, </w:t>
      </w:r>
      <w:r w:rsidR="00C3264D" w:rsidRPr="004B03AC">
        <w:rPr>
          <w:rFonts w:ascii="Arial" w:eastAsia="Arial" w:hAnsi="Arial" w:cs="Arial"/>
          <w:lang w:val="nl-NL"/>
        </w:rPr>
        <w:t xml:space="preserve">en </w:t>
      </w:r>
      <w:r w:rsidR="00C3264D" w:rsidRPr="00784B95">
        <w:rPr>
          <w:rFonts w:ascii="Arial" w:eastAsia="Arial" w:hAnsi="Arial" w:cs="Arial"/>
          <w:lang w:val="nl-NL"/>
        </w:rPr>
        <w:t xml:space="preserve">7 </w:t>
      </w:r>
      <w:r w:rsidR="005D5275" w:rsidRPr="00784B95">
        <w:rPr>
          <w:rFonts w:ascii="Arial" w:eastAsia="Arial" w:hAnsi="Arial" w:cs="Arial"/>
          <w:lang w:val="nl-NL"/>
        </w:rPr>
        <w:t>Kapper-stylist</w:t>
      </w:r>
      <w:r w:rsidRPr="00784B95">
        <w:rPr>
          <w:rFonts w:ascii="Arial" w:eastAsia="Arial" w:hAnsi="Arial" w:cs="Arial"/>
          <w:lang w:val="nl-NL"/>
        </w:rPr>
        <w:t xml:space="preserve"> </w:t>
      </w:r>
      <w:r w:rsidRPr="004B03AC">
        <w:rPr>
          <w:rFonts w:ascii="Arial" w:eastAsia="Arial" w:hAnsi="Arial" w:cs="Arial"/>
          <w:lang w:val="nl-NL"/>
        </w:rPr>
        <w:t xml:space="preserve">kunnen twee lockers huren om hun materiaal op te bergen. Leerlingen </w:t>
      </w:r>
      <w:r w:rsidR="00300305" w:rsidRPr="004B03AC">
        <w:rPr>
          <w:rFonts w:ascii="Arial" w:eastAsia="Arial" w:hAnsi="Arial" w:cs="Arial"/>
          <w:lang w:val="nl-NL"/>
        </w:rPr>
        <w:t xml:space="preserve">3 en 4 </w:t>
      </w:r>
      <w:proofErr w:type="spellStart"/>
      <w:r w:rsidR="00300305" w:rsidRPr="004B03AC">
        <w:rPr>
          <w:rFonts w:ascii="Arial" w:eastAsia="Arial" w:hAnsi="Arial" w:cs="Arial"/>
          <w:lang w:val="nl-NL"/>
        </w:rPr>
        <w:t>Wellness</w:t>
      </w:r>
      <w:proofErr w:type="spellEnd"/>
      <w:r w:rsidR="00300305" w:rsidRPr="004B03AC">
        <w:rPr>
          <w:rFonts w:ascii="Arial" w:eastAsia="Arial" w:hAnsi="Arial" w:cs="Arial"/>
          <w:lang w:val="nl-NL"/>
        </w:rPr>
        <w:t xml:space="preserve"> en lifestyle</w:t>
      </w:r>
      <w:r w:rsidR="008E01A4" w:rsidRPr="004B03AC">
        <w:rPr>
          <w:rFonts w:ascii="Arial" w:eastAsia="Arial" w:hAnsi="Arial" w:cs="Arial"/>
          <w:lang w:val="nl-NL"/>
        </w:rPr>
        <w:t xml:space="preserve"> </w:t>
      </w:r>
      <w:r w:rsidR="008F7B03" w:rsidRPr="004B03AC">
        <w:rPr>
          <w:rFonts w:ascii="Arial" w:eastAsia="Arial" w:hAnsi="Arial" w:cs="Arial"/>
          <w:lang w:val="nl-NL"/>
        </w:rPr>
        <w:t xml:space="preserve">en </w:t>
      </w:r>
      <w:r w:rsidR="00300305" w:rsidRPr="004B03AC">
        <w:rPr>
          <w:rFonts w:ascii="Arial" w:eastAsia="Arial" w:hAnsi="Arial" w:cs="Arial"/>
          <w:lang w:val="nl-NL"/>
        </w:rPr>
        <w:t>5</w:t>
      </w:r>
      <w:r w:rsidR="00AF01CE" w:rsidRPr="004B03AC">
        <w:rPr>
          <w:rFonts w:ascii="Arial" w:eastAsia="Arial" w:hAnsi="Arial" w:cs="Arial"/>
          <w:lang w:val="nl-NL"/>
        </w:rPr>
        <w:t xml:space="preserve"> en 6</w:t>
      </w:r>
      <w:r w:rsidR="00300305" w:rsidRPr="004B03AC">
        <w:rPr>
          <w:rFonts w:ascii="Arial" w:eastAsia="Arial" w:hAnsi="Arial" w:cs="Arial"/>
          <w:lang w:val="nl-NL"/>
        </w:rPr>
        <w:t xml:space="preserve"> </w:t>
      </w:r>
      <w:proofErr w:type="spellStart"/>
      <w:r w:rsidR="00300305" w:rsidRPr="004B03AC">
        <w:rPr>
          <w:rFonts w:ascii="Arial" w:eastAsia="Arial" w:hAnsi="Arial" w:cs="Arial"/>
          <w:lang w:val="nl-NL"/>
        </w:rPr>
        <w:t>Wellness</w:t>
      </w:r>
      <w:proofErr w:type="spellEnd"/>
      <w:r w:rsidR="00300305" w:rsidRPr="004B03AC">
        <w:rPr>
          <w:rFonts w:ascii="Arial" w:eastAsia="Arial" w:hAnsi="Arial" w:cs="Arial"/>
          <w:lang w:val="nl-NL"/>
        </w:rPr>
        <w:t xml:space="preserve"> en schoonheid </w:t>
      </w:r>
      <w:r w:rsidRPr="004B03AC">
        <w:rPr>
          <w:rFonts w:ascii="Arial" w:eastAsia="Arial" w:hAnsi="Arial" w:cs="Arial"/>
          <w:lang w:val="nl-NL"/>
        </w:rPr>
        <w:t xml:space="preserve">kunnen een grote locker huren voor € </w:t>
      </w:r>
      <w:r w:rsidR="00D249C9" w:rsidRPr="004B03AC">
        <w:rPr>
          <w:rFonts w:ascii="Arial" w:eastAsia="Arial" w:hAnsi="Arial" w:cs="Arial"/>
          <w:lang w:val="nl-NL"/>
        </w:rPr>
        <w:t>30</w:t>
      </w:r>
      <w:r w:rsidRPr="004B03AC">
        <w:rPr>
          <w:rFonts w:ascii="Arial" w:eastAsia="Arial" w:hAnsi="Arial" w:cs="Arial"/>
          <w:lang w:val="nl-NL"/>
        </w:rPr>
        <w:t xml:space="preserve"> per jaar. Voor het slot betaal je een borg van € </w:t>
      </w:r>
      <w:r w:rsidR="00D249C9" w:rsidRPr="004B03AC">
        <w:rPr>
          <w:rFonts w:ascii="Arial" w:eastAsia="Arial" w:hAnsi="Arial" w:cs="Arial"/>
          <w:lang w:val="nl-NL"/>
        </w:rPr>
        <w:t>18</w:t>
      </w:r>
      <w:r w:rsidRPr="004B03AC">
        <w:rPr>
          <w:rFonts w:ascii="Arial" w:eastAsia="Arial" w:hAnsi="Arial" w:cs="Arial"/>
          <w:lang w:val="nl-NL"/>
        </w:rPr>
        <w:t>.</w:t>
      </w:r>
    </w:p>
    <w:p w14:paraId="53309EF6" w14:textId="6CEAEBCB" w:rsidR="00D81890" w:rsidRPr="00140040" w:rsidRDefault="1EA13078" w:rsidP="00140040">
      <w:pPr>
        <w:pStyle w:val="Kopje4"/>
      </w:pPr>
      <w:bookmarkStart w:id="126" w:name="_Toc238482620"/>
      <w:bookmarkEnd w:id="125"/>
      <w:r>
        <w:t>Betaalkaart</w:t>
      </w:r>
      <w:bookmarkEnd w:id="126"/>
    </w:p>
    <w:p w14:paraId="0B4F1EB5" w14:textId="4BB06503" w:rsidR="00653F2E" w:rsidRPr="007A4380" w:rsidRDefault="1EA13078" w:rsidP="1EA13078">
      <w:pPr>
        <w:spacing w:line="320" w:lineRule="exact"/>
        <w:rPr>
          <w:rFonts w:ascii="Arial" w:eastAsia="Arial" w:hAnsi="Arial" w:cs="Arial"/>
        </w:rPr>
      </w:pPr>
      <w:r w:rsidRPr="007A4380">
        <w:rPr>
          <w:rFonts w:ascii="Arial" w:eastAsia="Arial" w:hAnsi="Arial" w:cs="Arial"/>
        </w:rPr>
        <w:t xml:space="preserve">Alle leerlingen van het </w:t>
      </w:r>
      <w:r w:rsidRPr="00116C11">
        <w:rPr>
          <w:rFonts w:ascii="Arial" w:eastAsia="Arial" w:hAnsi="Arial" w:cs="Arial"/>
        </w:rPr>
        <w:t>1</w:t>
      </w:r>
      <w:r w:rsidRPr="00116C11">
        <w:rPr>
          <w:rFonts w:ascii="Arial" w:eastAsia="Arial" w:hAnsi="Arial" w:cs="Arial"/>
          <w:vertAlign w:val="superscript"/>
        </w:rPr>
        <w:t>ste</w:t>
      </w:r>
      <w:r w:rsidRPr="00116C11">
        <w:rPr>
          <w:rFonts w:ascii="Arial" w:eastAsia="Arial" w:hAnsi="Arial" w:cs="Arial"/>
        </w:rPr>
        <w:t xml:space="preserve"> tot en met het </w:t>
      </w:r>
      <w:r w:rsidR="0089753C" w:rsidRPr="00116C11">
        <w:rPr>
          <w:rFonts w:ascii="Arial" w:eastAsia="Arial" w:hAnsi="Arial" w:cs="Arial"/>
        </w:rPr>
        <w:t>6</w:t>
      </w:r>
      <w:r w:rsidRPr="00116C11">
        <w:rPr>
          <w:rFonts w:ascii="Arial" w:eastAsia="Arial" w:hAnsi="Arial" w:cs="Arial"/>
          <w:vertAlign w:val="superscript"/>
        </w:rPr>
        <w:t>de</w:t>
      </w:r>
      <w:r w:rsidRPr="00116C11">
        <w:rPr>
          <w:rFonts w:ascii="Arial" w:eastAsia="Arial" w:hAnsi="Arial" w:cs="Arial"/>
        </w:rPr>
        <w:t xml:space="preserve"> jaar</w:t>
      </w:r>
      <w:r w:rsidRPr="007A4380">
        <w:rPr>
          <w:rFonts w:ascii="Arial" w:eastAsia="Arial" w:hAnsi="Arial" w:cs="Arial"/>
        </w:rPr>
        <w:t xml:space="preserve"> </w:t>
      </w:r>
      <w:r w:rsidR="0094747B" w:rsidRPr="002E40C3">
        <w:rPr>
          <w:rFonts w:ascii="Arial" w:eastAsia="Arial" w:hAnsi="Arial" w:cs="Arial"/>
        </w:rPr>
        <w:t>krijgen</w:t>
      </w:r>
      <w:r w:rsidRPr="002E40C3">
        <w:rPr>
          <w:rFonts w:ascii="Arial" w:eastAsia="Arial" w:hAnsi="Arial" w:cs="Arial"/>
        </w:rPr>
        <w:t xml:space="preserve"> </w:t>
      </w:r>
      <w:r w:rsidRPr="00116C11">
        <w:rPr>
          <w:rFonts w:ascii="Arial" w:eastAsia="Arial" w:hAnsi="Arial" w:cs="Arial"/>
        </w:rPr>
        <w:t xml:space="preserve">op </w:t>
      </w:r>
      <w:r w:rsidR="0089753C" w:rsidRPr="00116C11">
        <w:rPr>
          <w:rFonts w:ascii="Arial" w:eastAsia="Arial" w:hAnsi="Arial" w:cs="Arial"/>
        </w:rPr>
        <w:t xml:space="preserve">1 september </w:t>
      </w:r>
      <w:r w:rsidRPr="007A4380">
        <w:rPr>
          <w:rFonts w:ascii="Arial" w:eastAsia="Arial" w:hAnsi="Arial" w:cs="Arial"/>
        </w:rPr>
        <w:t>een betaalkaart.</w:t>
      </w:r>
    </w:p>
    <w:p w14:paraId="7559C956" w14:textId="61D2D4C9" w:rsidR="009E39D3" w:rsidRPr="007A4380" w:rsidRDefault="1EA13078" w:rsidP="1EA13078">
      <w:pPr>
        <w:spacing w:line="320" w:lineRule="exact"/>
        <w:rPr>
          <w:rFonts w:ascii="Arial" w:eastAsia="Arial" w:hAnsi="Arial" w:cs="Arial"/>
        </w:rPr>
      </w:pPr>
      <w:r w:rsidRPr="007A4380">
        <w:rPr>
          <w:rFonts w:ascii="Arial" w:eastAsia="Arial" w:hAnsi="Arial" w:cs="Arial"/>
        </w:rPr>
        <w:t xml:space="preserve">Leerlingen van het </w:t>
      </w:r>
      <w:r w:rsidRPr="00116C11">
        <w:rPr>
          <w:rFonts w:ascii="Arial" w:eastAsia="Arial" w:hAnsi="Arial" w:cs="Arial"/>
        </w:rPr>
        <w:t>7</w:t>
      </w:r>
      <w:r w:rsidRPr="00116C11">
        <w:rPr>
          <w:rFonts w:ascii="Arial" w:eastAsia="Arial" w:hAnsi="Arial" w:cs="Arial"/>
          <w:vertAlign w:val="superscript"/>
        </w:rPr>
        <w:t>de</w:t>
      </w:r>
      <w:r w:rsidRPr="00116C11">
        <w:rPr>
          <w:rFonts w:ascii="Arial" w:eastAsia="Arial" w:hAnsi="Arial" w:cs="Arial"/>
        </w:rPr>
        <w:t xml:space="preserve"> jaar</w:t>
      </w:r>
      <w:r w:rsidRPr="007A4380">
        <w:rPr>
          <w:rFonts w:ascii="Arial" w:eastAsia="Arial" w:hAnsi="Arial" w:cs="Arial"/>
        </w:rPr>
        <w:t xml:space="preserve"> kunnen op vrijwillige basis op het secretariaat zo’n kaart aanschaffen. </w:t>
      </w:r>
    </w:p>
    <w:p w14:paraId="2E2F79C4" w14:textId="61A88B0E" w:rsidR="00DC5225" w:rsidRPr="00140040" w:rsidRDefault="1EA13078" w:rsidP="00AE0183">
      <w:pPr>
        <w:spacing w:line="320" w:lineRule="exact"/>
        <w:rPr>
          <w:rFonts w:ascii="Arial" w:eastAsia="Arial" w:hAnsi="Arial" w:cs="Arial"/>
        </w:rPr>
      </w:pPr>
      <w:r w:rsidRPr="007A4380">
        <w:rPr>
          <w:rFonts w:ascii="Arial" w:eastAsia="Arial" w:hAnsi="Arial" w:cs="Arial"/>
        </w:rPr>
        <w:t xml:space="preserve">Deze kaart, met duidelijk herkenbare foto, geldt een volledig schooljaar </w:t>
      </w:r>
      <w:r w:rsidRPr="00F15227">
        <w:rPr>
          <w:rFonts w:ascii="Arial" w:eastAsia="Arial" w:hAnsi="Arial" w:cs="Arial"/>
        </w:rPr>
        <w:t xml:space="preserve">en </w:t>
      </w:r>
      <w:r w:rsidR="00D631C8" w:rsidRPr="00F15227">
        <w:rPr>
          <w:rFonts w:ascii="Arial" w:eastAsia="Arial" w:hAnsi="Arial" w:cs="Arial"/>
        </w:rPr>
        <w:t>is de eerste keer gratis</w:t>
      </w:r>
      <w:r w:rsidRPr="00F15227">
        <w:rPr>
          <w:rFonts w:ascii="Arial" w:eastAsia="Arial" w:hAnsi="Arial" w:cs="Arial"/>
        </w:rPr>
        <w:t xml:space="preserve">. Deze kaart is opgeladen met € </w:t>
      </w:r>
      <w:r w:rsidR="0071119B" w:rsidRPr="00F15227">
        <w:rPr>
          <w:rFonts w:ascii="Arial" w:eastAsia="Arial" w:hAnsi="Arial" w:cs="Arial"/>
        </w:rPr>
        <w:t>20</w:t>
      </w:r>
      <w:r w:rsidR="00D631C8" w:rsidRPr="00F15227">
        <w:rPr>
          <w:rFonts w:ascii="Arial" w:eastAsia="Arial" w:hAnsi="Arial" w:cs="Arial"/>
        </w:rPr>
        <w:t xml:space="preserve"> die verrekend wordt op de boekenrekening</w:t>
      </w:r>
      <w:r w:rsidRPr="00F15227">
        <w:rPr>
          <w:rFonts w:ascii="Arial" w:eastAsia="Arial" w:hAnsi="Arial" w:cs="Arial"/>
        </w:rPr>
        <w:t xml:space="preserve">. Verdere opladingen van de kaart gebeuren door de ouder(s) </w:t>
      </w:r>
      <w:r w:rsidR="00943B92" w:rsidRPr="00F15227">
        <w:rPr>
          <w:rFonts w:ascii="Arial" w:eastAsia="Arial" w:hAnsi="Arial" w:cs="Arial"/>
        </w:rPr>
        <w:t xml:space="preserve">en enkel via de app </w:t>
      </w:r>
      <w:r w:rsidR="00DF5AD9" w:rsidRPr="00F15227">
        <w:rPr>
          <w:rFonts w:ascii="Arial" w:eastAsia="Arial" w:hAnsi="Arial" w:cs="Arial"/>
        </w:rPr>
        <w:t>(zie info brief begin schooljaar</w:t>
      </w:r>
      <w:r w:rsidR="00DF5AD9" w:rsidRPr="007A4380">
        <w:rPr>
          <w:rFonts w:ascii="Arial" w:eastAsia="Arial" w:hAnsi="Arial" w:cs="Arial"/>
        </w:rPr>
        <w:t>).</w:t>
      </w:r>
      <w:r w:rsidR="00943B92" w:rsidRPr="007A4380">
        <w:rPr>
          <w:rFonts w:ascii="Arial" w:eastAsia="Arial" w:hAnsi="Arial" w:cs="Arial"/>
        </w:rPr>
        <w:t xml:space="preserve"> Cash is niet toegelaten. </w:t>
      </w:r>
    </w:p>
    <w:p w14:paraId="6E5F2D37" w14:textId="77777777" w:rsidR="008E24C6" w:rsidRPr="007A4380" w:rsidRDefault="1EA13078" w:rsidP="1EA13078">
      <w:pPr>
        <w:spacing w:line="320" w:lineRule="exact"/>
        <w:rPr>
          <w:rFonts w:ascii="Arial" w:eastAsia="Arial" w:hAnsi="Arial" w:cs="Arial"/>
        </w:rPr>
      </w:pPr>
      <w:r w:rsidRPr="007A4380">
        <w:rPr>
          <w:rFonts w:ascii="Arial" w:eastAsia="Arial" w:hAnsi="Arial" w:cs="Arial"/>
        </w:rPr>
        <w:lastRenderedPageBreak/>
        <w:t xml:space="preserve">In het schoolrestaurant / de refter kan enkel met de betaalkaart betaald worden. </w:t>
      </w:r>
    </w:p>
    <w:p w14:paraId="54568F17" w14:textId="77777777" w:rsidR="003F27DC" w:rsidRPr="007A4380" w:rsidRDefault="1EA13078" w:rsidP="1EA13078">
      <w:pPr>
        <w:pStyle w:val="Plattetekst2"/>
        <w:spacing w:line="320" w:lineRule="exact"/>
        <w:rPr>
          <w:rFonts w:ascii="Arial" w:eastAsia="Arial" w:hAnsi="Arial" w:cs="Arial"/>
          <w:sz w:val="20"/>
        </w:rPr>
      </w:pPr>
      <w:r w:rsidRPr="007A4380">
        <w:rPr>
          <w:rFonts w:ascii="Arial" w:eastAsia="Arial" w:hAnsi="Arial" w:cs="Arial"/>
          <w:sz w:val="20"/>
        </w:rPr>
        <w:t>Wie de betaalkaart verliest of van wie de betaalkaart beschadigd is, meldt dit op het secretariaat en betaalt</w:t>
      </w:r>
    </w:p>
    <w:p w14:paraId="2CCE2775" w14:textId="4C8F6218" w:rsidR="008E24C6" w:rsidRPr="00140040" w:rsidRDefault="1EA13078" w:rsidP="00140040">
      <w:pPr>
        <w:pStyle w:val="Plattetekst2"/>
        <w:spacing w:line="320" w:lineRule="exact"/>
        <w:rPr>
          <w:rFonts w:ascii="Arial" w:eastAsia="Arial" w:hAnsi="Arial" w:cs="Arial"/>
          <w:sz w:val="20"/>
        </w:rPr>
      </w:pPr>
      <w:r w:rsidRPr="00116C11">
        <w:rPr>
          <w:rFonts w:ascii="Arial" w:eastAsia="Arial" w:hAnsi="Arial" w:cs="Arial"/>
          <w:sz w:val="20"/>
        </w:rPr>
        <w:t xml:space="preserve">€ </w:t>
      </w:r>
      <w:r w:rsidR="005F11F1" w:rsidRPr="00116C11">
        <w:rPr>
          <w:rFonts w:ascii="Arial" w:eastAsia="Arial" w:hAnsi="Arial" w:cs="Arial"/>
          <w:sz w:val="20"/>
        </w:rPr>
        <w:t>3</w:t>
      </w:r>
      <w:r w:rsidRPr="00491525">
        <w:rPr>
          <w:rFonts w:ascii="Arial" w:eastAsia="Arial" w:hAnsi="Arial" w:cs="Arial"/>
          <w:sz w:val="20"/>
        </w:rPr>
        <w:t xml:space="preserve"> voor een nieuwe kaart.</w:t>
      </w:r>
      <w:r w:rsidRPr="007A4380">
        <w:rPr>
          <w:rFonts w:ascii="Arial" w:eastAsia="Arial" w:hAnsi="Arial" w:cs="Arial"/>
          <w:sz w:val="20"/>
        </w:rPr>
        <w:t xml:space="preserve"> Het geld dat op de kaart stond, ben je niet kwijt. Dit bedrag staat geregistreerd in het computersysteem. </w:t>
      </w:r>
    </w:p>
    <w:p w14:paraId="6EAB196B" w14:textId="61AB4195" w:rsidR="000145ED" w:rsidRPr="00116C11" w:rsidRDefault="1EA13078" w:rsidP="1EA13078">
      <w:pPr>
        <w:spacing w:line="320" w:lineRule="exact"/>
        <w:rPr>
          <w:rFonts w:ascii="Arial" w:eastAsia="Arial" w:hAnsi="Arial" w:cs="Arial"/>
          <w:strike/>
        </w:rPr>
      </w:pPr>
      <w:r w:rsidRPr="007A4380">
        <w:rPr>
          <w:rFonts w:ascii="Arial" w:eastAsia="Arial" w:hAnsi="Arial" w:cs="Arial"/>
        </w:rPr>
        <w:t xml:space="preserve">Als ouder kan je geld bijplaatsen op de betaalkaart </w:t>
      </w:r>
      <w:r w:rsidR="00692755" w:rsidRPr="00116C11">
        <w:rPr>
          <w:rFonts w:ascii="Arial" w:eastAsia="Arial" w:hAnsi="Arial" w:cs="Arial"/>
        </w:rPr>
        <w:t xml:space="preserve">via de app </w:t>
      </w:r>
      <w:r w:rsidR="006E7615" w:rsidRPr="00116C11">
        <w:rPr>
          <w:rFonts w:ascii="Arial" w:eastAsia="Arial" w:hAnsi="Arial" w:cs="Arial"/>
        </w:rPr>
        <w:t>C</w:t>
      </w:r>
      <w:r w:rsidR="00692755" w:rsidRPr="00116C11">
        <w:rPr>
          <w:rFonts w:ascii="Arial" w:eastAsia="Arial" w:hAnsi="Arial" w:cs="Arial"/>
        </w:rPr>
        <w:t xml:space="preserve">lick4food. De handleiding hiervoor vind je op </w:t>
      </w:r>
      <w:proofErr w:type="spellStart"/>
      <w:r w:rsidR="00692755" w:rsidRPr="00116C11">
        <w:rPr>
          <w:rFonts w:ascii="Arial" w:eastAsia="Arial" w:hAnsi="Arial" w:cs="Arial"/>
        </w:rPr>
        <w:t>intradesk</w:t>
      </w:r>
      <w:proofErr w:type="spellEnd"/>
      <w:r w:rsidR="00692755" w:rsidRPr="00116C11">
        <w:rPr>
          <w:rFonts w:ascii="Arial" w:eastAsia="Arial" w:hAnsi="Arial" w:cs="Arial"/>
        </w:rPr>
        <w:t xml:space="preserve"> -&gt; </w:t>
      </w:r>
      <w:proofErr w:type="spellStart"/>
      <w:r w:rsidR="00692755" w:rsidRPr="00116C11">
        <w:rPr>
          <w:rFonts w:ascii="Arial" w:eastAsia="Arial" w:hAnsi="Arial" w:cs="Arial"/>
        </w:rPr>
        <w:t>doc</w:t>
      </w:r>
      <w:proofErr w:type="spellEnd"/>
      <w:r w:rsidR="00692755" w:rsidRPr="00116C11">
        <w:rPr>
          <w:rFonts w:ascii="Arial" w:eastAsia="Arial" w:hAnsi="Arial" w:cs="Arial"/>
        </w:rPr>
        <w:t xml:space="preserve">. voor ouders en </w:t>
      </w:r>
      <w:proofErr w:type="spellStart"/>
      <w:r w:rsidR="00692755" w:rsidRPr="00116C11">
        <w:rPr>
          <w:rFonts w:ascii="Arial" w:eastAsia="Arial" w:hAnsi="Arial" w:cs="Arial"/>
        </w:rPr>
        <w:t>lln</w:t>
      </w:r>
      <w:proofErr w:type="spellEnd"/>
      <w:r w:rsidR="00692755" w:rsidRPr="00116C11">
        <w:rPr>
          <w:rFonts w:ascii="Arial" w:eastAsia="Arial" w:hAnsi="Arial" w:cs="Arial"/>
        </w:rPr>
        <w:t xml:space="preserve"> -&gt; </w:t>
      </w:r>
      <w:r w:rsidR="006E7615" w:rsidRPr="00116C11">
        <w:rPr>
          <w:rFonts w:ascii="Arial" w:eastAsia="Arial" w:hAnsi="Arial" w:cs="Arial"/>
        </w:rPr>
        <w:t xml:space="preserve">9.8 weekmenu – kaart opladen. </w:t>
      </w:r>
    </w:p>
    <w:p w14:paraId="34FB0CFE" w14:textId="77777777" w:rsidR="00640502" w:rsidRPr="007A4380" w:rsidRDefault="1EA13078" w:rsidP="1EA13078">
      <w:pPr>
        <w:spacing w:line="320" w:lineRule="exact"/>
        <w:rPr>
          <w:rFonts w:ascii="Arial" w:eastAsia="Arial" w:hAnsi="Arial" w:cs="Arial"/>
        </w:rPr>
      </w:pPr>
      <w:r w:rsidRPr="007A4380">
        <w:rPr>
          <w:rFonts w:ascii="Arial" w:eastAsia="Arial" w:hAnsi="Arial" w:cs="Arial"/>
        </w:rPr>
        <w:t xml:space="preserve">Je kan zelf kiezen welk bedrag je overschrijft op de betaalkaart. </w:t>
      </w:r>
    </w:p>
    <w:p w14:paraId="30DD61EA" w14:textId="20324518" w:rsidR="00147CAF" w:rsidRPr="002E40C3" w:rsidRDefault="1EA13078" w:rsidP="0D64077F">
      <w:pPr>
        <w:spacing w:line="320" w:lineRule="exact"/>
        <w:rPr>
          <w:rFonts w:ascii="Arial" w:eastAsia="Arial" w:hAnsi="Arial" w:cs="Arial"/>
        </w:rPr>
      </w:pPr>
      <w:r w:rsidRPr="007A4380">
        <w:rPr>
          <w:rFonts w:ascii="Arial" w:eastAsia="Arial" w:hAnsi="Arial" w:cs="Arial"/>
        </w:rPr>
        <w:t xml:space="preserve">Zodra het krediet lager is dan 20 euro, wordt je dochter/zoon verwittigd en wordt er aan je dochter/zoon de kans </w:t>
      </w:r>
      <w:r w:rsidRPr="002E40C3">
        <w:rPr>
          <w:rFonts w:ascii="Arial" w:eastAsia="Arial" w:hAnsi="Arial" w:cs="Arial"/>
        </w:rPr>
        <w:t xml:space="preserve">geboden </w:t>
      </w:r>
      <w:r w:rsidR="00D9250E" w:rsidRPr="002E40C3">
        <w:rPr>
          <w:rFonts w:ascii="Arial" w:eastAsia="Arial" w:hAnsi="Arial" w:cs="Arial"/>
        </w:rPr>
        <w:t>info over opladen via de app mee te nemen</w:t>
      </w:r>
      <w:r w:rsidRPr="002E40C3">
        <w:rPr>
          <w:rFonts w:ascii="Arial" w:eastAsia="Arial" w:hAnsi="Arial" w:cs="Arial"/>
        </w:rPr>
        <w:t xml:space="preserve">. Op die manier kan je het krediet verhogen. </w:t>
      </w:r>
      <w:r w:rsidR="00D9250E" w:rsidRPr="002E40C3">
        <w:rPr>
          <w:rFonts w:ascii="Arial" w:eastAsia="Arial" w:hAnsi="Arial" w:cs="Arial"/>
        </w:rPr>
        <w:t>Die info ligt</w:t>
      </w:r>
      <w:r w:rsidRPr="002E40C3">
        <w:rPr>
          <w:rFonts w:ascii="Arial" w:eastAsia="Arial" w:hAnsi="Arial" w:cs="Arial"/>
        </w:rPr>
        <w:t xml:space="preserve"> aan de kassa’s en in het secretariaat.</w:t>
      </w:r>
    </w:p>
    <w:p w14:paraId="2366E12B" w14:textId="6826AE34" w:rsidR="008778A3" w:rsidRDefault="1EA13078" w:rsidP="005F71A2">
      <w:pPr>
        <w:spacing w:line="320" w:lineRule="exact"/>
        <w:rPr>
          <w:rFonts w:ascii="Arial" w:eastAsia="Arial" w:hAnsi="Arial" w:cs="Arial"/>
        </w:rPr>
      </w:pPr>
      <w:r w:rsidRPr="007A4380">
        <w:rPr>
          <w:rFonts w:ascii="Arial" w:eastAsia="Arial" w:hAnsi="Arial" w:cs="Arial"/>
        </w:rPr>
        <w:t xml:space="preserve">Als ouder kan je zicht krijgen op het saldo en op welke maaltijden er door je kind genomen werden. Dit kan </w:t>
      </w:r>
      <w:r w:rsidRPr="00116C11">
        <w:rPr>
          <w:rFonts w:ascii="Arial" w:eastAsia="Arial" w:hAnsi="Arial" w:cs="Arial"/>
        </w:rPr>
        <w:t xml:space="preserve">via </w:t>
      </w:r>
      <w:r w:rsidR="006F7F20" w:rsidRPr="00116C11">
        <w:rPr>
          <w:rFonts w:ascii="Arial" w:eastAsia="Arial" w:hAnsi="Arial" w:cs="Arial"/>
        </w:rPr>
        <w:t>de app</w:t>
      </w:r>
      <w:r w:rsidR="006E7615" w:rsidRPr="00116C11">
        <w:rPr>
          <w:rFonts w:ascii="Arial" w:eastAsia="Arial" w:hAnsi="Arial" w:cs="Arial"/>
        </w:rPr>
        <w:t xml:space="preserve"> van </w:t>
      </w:r>
      <w:proofErr w:type="spellStart"/>
      <w:r w:rsidR="006E7615" w:rsidRPr="00116C11">
        <w:rPr>
          <w:rFonts w:ascii="Arial" w:eastAsia="Arial" w:hAnsi="Arial" w:cs="Arial"/>
        </w:rPr>
        <w:t>Scolarest</w:t>
      </w:r>
      <w:proofErr w:type="spellEnd"/>
      <w:r w:rsidR="006E7615" w:rsidRPr="00116C11">
        <w:rPr>
          <w:rFonts w:ascii="Arial" w:eastAsia="Arial" w:hAnsi="Arial" w:cs="Arial"/>
        </w:rPr>
        <w:t>, Click4food</w:t>
      </w:r>
      <w:r w:rsidRPr="007A4380">
        <w:rPr>
          <w:rFonts w:ascii="Arial" w:eastAsia="Arial" w:hAnsi="Arial" w:cs="Arial"/>
        </w:rPr>
        <w:t>. Je kan ook een automatische melding via mail instellen als het saldo onder een bepaald bedrag gaa</w:t>
      </w:r>
      <w:r w:rsidR="003158BB" w:rsidRPr="007A4380">
        <w:rPr>
          <w:rFonts w:ascii="Arial" w:eastAsia="Arial" w:hAnsi="Arial" w:cs="Arial"/>
        </w:rPr>
        <w:t>t (zie info brief begin schooljaar</w:t>
      </w:r>
      <w:r w:rsidRPr="007A4380">
        <w:rPr>
          <w:rFonts w:ascii="Arial" w:eastAsia="Arial" w:hAnsi="Arial" w:cs="Arial"/>
        </w:rPr>
        <w:t>).</w:t>
      </w:r>
    </w:p>
    <w:p w14:paraId="40D84686" w14:textId="77777777" w:rsidR="005F71A2" w:rsidRPr="005F71A2" w:rsidRDefault="005F71A2" w:rsidP="005F71A2">
      <w:pPr>
        <w:spacing w:line="320" w:lineRule="exact"/>
        <w:rPr>
          <w:rFonts w:ascii="Arial" w:eastAsia="Arial" w:hAnsi="Arial" w:cs="Arial"/>
        </w:rPr>
      </w:pPr>
    </w:p>
    <w:p w14:paraId="3CED1F94" w14:textId="7A649FAD" w:rsidR="00D53458" w:rsidRPr="00140040" w:rsidRDefault="00D53458" w:rsidP="00140040">
      <w:pPr>
        <w:pStyle w:val="Kopje3"/>
      </w:pPr>
      <w:bookmarkStart w:id="127" w:name="_Toc238482621"/>
      <w:r>
        <w:t>Veiligheid</w:t>
      </w:r>
      <w:bookmarkEnd w:id="127"/>
    </w:p>
    <w:p w14:paraId="37EAA50B" w14:textId="77777777" w:rsidR="003B6786" w:rsidRPr="007A4380" w:rsidRDefault="003B6786" w:rsidP="003B6786">
      <w:pPr>
        <w:spacing w:line="320" w:lineRule="exact"/>
        <w:rPr>
          <w:rFonts w:ascii="Arial" w:eastAsia="Arial" w:hAnsi="Arial" w:cs="Arial"/>
          <w:lang w:val="nl-NL"/>
        </w:rPr>
      </w:pPr>
      <w:r w:rsidRPr="007A4380">
        <w:rPr>
          <w:rFonts w:ascii="Arial" w:eastAsia="Arial" w:hAnsi="Arial" w:cs="Arial"/>
          <w:lang w:val="nl-NL"/>
        </w:rPr>
        <w:t>De school staat in voor de veiligheid en de gezondheid van de personen die er leven en werken. In het kader van veiligheid treft zij ook maatregelen betreffende brandpreventie, brandbestrijding en evacuatie. Zij brengt veilige elektrische installaties aan. Zij zorgt voor EHBO-voorzieningen. Het spreekt vanzelf dat je deze inspanningen respecteert en dat je je mee inzet om de veiligheid op school te bevorderen. We verwachten dat je je aan de voorgeschreven richtlijnen houdt.</w:t>
      </w:r>
    </w:p>
    <w:p w14:paraId="51D69041" w14:textId="2A72F781" w:rsidR="003B6786" w:rsidRPr="00140040" w:rsidRDefault="003B6786" w:rsidP="003B6786">
      <w:pPr>
        <w:spacing w:line="320" w:lineRule="exact"/>
        <w:rPr>
          <w:rFonts w:ascii="Arial" w:eastAsia="Arial" w:hAnsi="Arial" w:cs="Arial"/>
        </w:rPr>
      </w:pPr>
      <w:r w:rsidRPr="007A4380">
        <w:rPr>
          <w:rFonts w:ascii="Arial" w:eastAsia="Arial" w:hAnsi="Arial" w:cs="Arial"/>
        </w:rPr>
        <w:t xml:space="preserve">De school doet inspanningen om defecten en storingen te vermijden en op te sporen. Het is echter een taak van iedereen om deze te signaleren. </w:t>
      </w:r>
    </w:p>
    <w:p w14:paraId="6630C290" w14:textId="3D4FEF35" w:rsidR="003B6786" w:rsidRPr="00140040" w:rsidRDefault="003B6786" w:rsidP="003B6786">
      <w:pPr>
        <w:spacing w:line="320" w:lineRule="exact"/>
        <w:rPr>
          <w:rFonts w:ascii="Arial" w:eastAsia="Arial" w:hAnsi="Arial" w:cs="Arial"/>
          <w:lang w:val="nl-NL"/>
        </w:rPr>
      </w:pPr>
      <w:r w:rsidRPr="007A4380">
        <w:rPr>
          <w:rFonts w:ascii="Arial" w:eastAsia="Arial" w:hAnsi="Arial" w:cs="Arial"/>
        </w:rPr>
        <w:t>Voor een aantal specifieke lokalen of vakken gelden er bijzondere richtlijnen. Die vind je dan ook terug in de verschillende reglementen (bv. laboreglement, reglement voor keukens, haarzorg en schoonheidsverzorging…). Het niet naleven van deze reglementen kan leiden tot orde- of tuchtmaatregelen.</w:t>
      </w:r>
    </w:p>
    <w:p w14:paraId="77A4EC1F" w14:textId="77777777" w:rsidR="003B6786" w:rsidRPr="007A4380" w:rsidRDefault="003B6786" w:rsidP="003B6786">
      <w:pPr>
        <w:spacing w:line="320" w:lineRule="exact"/>
        <w:ind w:right="22"/>
        <w:rPr>
          <w:rFonts w:ascii="Arial" w:eastAsia="Arial" w:hAnsi="Arial" w:cs="Arial"/>
        </w:rPr>
      </w:pPr>
      <w:r w:rsidRPr="007A4380">
        <w:rPr>
          <w:rFonts w:ascii="Arial" w:eastAsia="Arial" w:hAnsi="Arial" w:cs="Arial"/>
        </w:rPr>
        <w:t xml:space="preserve">In de loop van het schooljaar krijgen alle leerlingen richtlijnen rond veiligheid op onze school. </w:t>
      </w:r>
    </w:p>
    <w:p w14:paraId="355087FC" w14:textId="77777777" w:rsidR="003B6786" w:rsidRPr="007A4380" w:rsidRDefault="003B6786" w:rsidP="003B6786">
      <w:pPr>
        <w:spacing w:line="320" w:lineRule="exact"/>
        <w:ind w:right="22"/>
        <w:rPr>
          <w:rFonts w:ascii="Arial" w:eastAsia="Arial" w:hAnsi="Arial" w:cs="Arial"/>
          <w:u w:val="single"/>
        </w:rPr>
      </w:pPr>
      <w:r w:rsidRPr="007A4380">
        <w:rPr>
          <w:rFonts w:ascii="Arial" w:eastAsia="Arial" w:hAnsi="Arial" w:cs="Arial"/>
          <w:u w:val="single"/>
        </w:rPr>
        <w:t>Preventiemaatregelen:</w:t>
      </w:r>
    </w:p>
    <w:p w14:paraId="6D7DAF5A" w14:textId="77777777" w:rsidR="003B6786" w:rsidRPr="007A4380" w:rsidRDefault="003B6786" w:rsidP="003B6786">
      <w:pPr>
        <w:spacing w:line="320" w:lineRule="exact"/>
        <w:ind w:right="22"/>
        <w:rPr>
          <w:rFonts w:ascii="Arial" w:eastAsia="Arial" w:hAnsi="Arial" w:cs="Arial"/>
        </w:rPr>
      </w:pPr>
      <w:r w:rsidRPr="007A4380">
        <w:rPr>
          <w:rFonts w:ascii="Arial" w:eastAsia="Arial" w:hAnsi="Arial" w:cs="Arial"/>
        </w:rPr>
        <w:t>Wanneer de omstandigheden dat vereisen, kan de school op basis van een risicoanalyse opgesteld in samenspraak met de preventieadviseur, preventiemaatregelen opleggen om de veiligheid van het schoolgebeuren te garanderen. Deze maatregelen worden enkel genomen indien ze noodzakelijk zijn. Ze zijn bovendien in verhouding tot de nagestreefde doelstelling en beperkt in de tijd. Het kan bijvoorbeeld gaan om het verplicht dragen van veiligheidskledij, het verplicht dragen van een mondmasker of het beperken van contacten tussen leerlingen.</w:t>
      </w:r>
    </w:p>
    <w:p w14:paraId="33405183" w14:textId="54AD18A4" w:rsidR="003B6786" w:rsidRDefault="003B6786" w:rsidP="003B6786">
      <w:pPr>
        <w:spacing w:line="320" w:lineRule="exact"/>
        <w:ind w:right="22"/>
        <w:rPr>
          <w:rFonts w:ascii="Arial" w:eastAsia="Arial" w:hAnsi="Arial" w:cs="Arial"/>
        </w:rPr>
      </w:pPr>
      <w:r w:rsidRPr="007A4380">
        <w:rPr>
          <w:rFonts w:ascii="Arial" w:eastAsia="Arial" w:hAnsi="Arial" w:cs="Arial"/>
        </w:rPr>
        <w:t>Indien dergelijke maatregelen aan de orde zijn, zullen we jou en je ouders hierover informeren.</w:t>
      </w:r>
    </w:p>
    <w:p w14:paraId="2AA485B9" w14:textId="3746ACDE" w:rsidR="00225BCC" w:rsidRPr="00116C11" w:rsidRDefault="00D74572" w:rsidP="0066222B">
      <w:pPr>
        <w:spacing w:line="320" w:lineRule="exact"/>
        <w:rPr>
          <w:rFonts w:ascii="Arial" w:hAnsi="Arial" w:cs="Arial"/>
        </w:rPr>
      </w:pPr>
      <w:r w:rsidRPr="00116C11">
        <w:rPr>
          <w:rFonts w:ascii="Arial" w:hAnsi="Arial" w:cs="Arial"/>
        </w:rPr>
        <w:t xml:space="preserve">Wapens zijn verboden op school. Het verbod geldt voor alle leerlingen, personeelsleden, ouders en bezoekers </w:t>
      </w:r>
      <w:r w:rsidR="003B1F73" w:rsidRPr="00116C11">
        <w:rPr>
          <w:rFonts w:ascii="Arial" w:hAnsi="Arial" w:cs="Arial"/>
        </w:rPr>
        <w:t xml:space="preserve">die </w:t>
      </w:r>
      <w:r w:rsidRPr="00116C11">
        <w:rPr>
          <w:rFonts w:ascii="Arial" w:hAnsi="Arial" w:cs="Arial"/>
        </w:rPr>
        <w:t>het schooldomein betreden.</w:t>
      </w:r>
    </w:p>
    <w:p w14:paraId="6F3F43BA" w14:textId="42756E41" w:rsidR="003B6786" w:rsidRPr="00140040" w:rsidRDefault="003B6786" w:rsidP="00140040">
      <w:pPr>
        <w:pStyle w:val="Kopje4"/>
      </w:pPr>
      <w:bookmarkStart w:id="128" w:name="_Toc238482622"/>
      <w:bookmarkStart w:id="129" w:name="_Hlk143264388"/>
      <w:r>
        <w:t>Veiligheidssignalisatie</w:t>
      </w:r>
      <w:bookmarkEnd w:id="128"/>
    </w:p>
    <w:p w14:paraId="69162B28"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het hele gebouw zie je veiligheidssignalisatie. Zorg dat je deze tekens kent.</w:t>
      </w:r>
    </w:p>
    <w:p w14:paraId="12828FA6"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lastRenderedPageBreak/>
        <w:t>Zorg dat je weet wat je moet doen in noodsituaties. Lees regelmatig de instructies op de affiches in de lokalen. Deze signalisaties kunnen levens redden. Meld onduidelijkheden of tekorten aan de leerkracht. Gebruik alarmknoppen enkel bij noodsituaties.</w:t>
      </w:r>
    </w:p>
    <w:p w14:paraId="35CD9F48" w14:textId="77777777" w:rsidR="003B6786" w:rsidRPr="007A4380" w:rsidRDefault="003B6786" w:rsidP="003B6786">
      <w:pPr>
        <w:spacing w:line="320" w:lineRule="exact"/>
        <w:rPr>
          <w:rFonts w:ascii="Arial" w:eastAsia="Arial" w:hAnsi="Arial" w:cs="Arial"/>
        </w:rPr>
      </w:pPr>
    </w:p>
    <w:tbl>
      <w:tblPr>
        <w:tblW w:w="0" w:type="auto"/>
        <w:tblLook w:val="04A0" w:firstRow="1" w:lastRow="0" w:firstColumn="1" w:lastColumn="0" w:noHBand="0" w:noVBand="1"/>
      </w:tblPr>
      <w:tblGrid>
        <w:gridCol w:w="2167"/>
        <w:gridCol w:w="7461"/>
      </w:tblGrid>
      <w:tr w:rsidR="003B6786" w:rsidRPr="007A4380" w14:paraId="21CF8FD0" w14:textId="77777777" w:rsidTr="006B6705">
        <w:trPr>
          <w:trHeight w:val="1296"/>
        </w:trPr>
        <w:tc>
          <w:tcPr>
            <w:tcW w:w="2167" w:type="dxa"/>
          </w:tcPr>
          <w:p w14:paraId="2C646E0A" w14:textId="77777777" w:rsidR="003B6786" w:rsidRPr="007A4380" w:rsidRDefault="003B6786" w:rsidP="006B6705">
            <w:pPr>
              <w:rPr>
                <w:rFonts w:eastAsia="Arial" w:cs="Arial"/>
                <w:b/>
              </w:rPr>
            </w:pPr>
            <w:r w:rsidRPr="007A4380">
              <w:rPr>
                <w:rFonts w:cs="Arial"/>
                <w:b/>
              </w:rPr>
              <w:t>BLUSMIDDELEN</w:t>
            </w:r>
          </w:p>
        </w:tc>
        <w:tc>
          <w:tcPr>
            <w:tcW w:w="7461" w:type="dxa"/>
          </w:tcPr>
          <w:p w14:paraId="23DE4A27" w14:textId="77777777" w:rsidR="003B6786" w:rsidRPr="007A4380" w:rsidRDefault="003B6786" w:rsidP="006B6705">
            <w:pPr>
              <w:rPr>
                <w:rFonts w:eastAsia="Arial" w:cs="Arial"/>
              </w:rPr>
            </w:pPr>
            <w:r w:rsidRPr="007A4380">
              <w:rPr>
                <w:rFonts w:cs="Arial"/>
                <w:noProof/>
              </w:rPr>
              <w:drawing>
                <wp:inline distT="0" distB="0" distL="0" distR="0" wp14:anchorId="73BEA23E" wp14:editId="7363258C">
                  <wp:extent cx="611505" cy="611505"/>
                  <wp:effectExtent l="0" t="0" r="0" b="0"/>
                  <wp:docPr id="1" name="Afbeelding 1" descr="Afbeeldingsresultaat voor pictogram brandblusappar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pictogram brandblusapparaa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05" cy="611505"/>
                          </a:xfrm>
                          <a:prstGeom prst="rect">
                            <a:avLst/>
                          </a:prstGeom>
                          <a:noFill/>
                          <a:ln>
                            <a:noFill/>
                          </a:ln>
                        </pic:spPr>
                      </pic:pic>
                    </a:graphicData>
                  </a:graphic>
                </wp:inline>
              </w:drawing>
            </w:r>
            <w:r w:rsidRPr="007A4380">
              <w:rPr>
                <w:rFonts w:eastAsia="Arial" w:cs="Arial"/>
              </w:rPr>
              <w:t xml:space="preserve">    </w:t>
            </w:r>
            <w:r w:rsidRPr="007A4380">
              <w:rPr>
                <w:rFonts w:cs="Arial"/>
                <w:noProof/>
              </w:rPr>
              <w:drawing>
                <wp:inline distT="0" distB="0" distL="0" distR="0" wp14:anchorId="3DA463F8" wp14:editId="6E65DA9C">
                  <wp:extent cx="286254" cy="602615"/>
                  <wp:effectExtent l="0" t="0" r="0" b="698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171" cy="619282"/>
                          </a:xfrm>
                          <a:prstGeom prst="rect">
                            <a:avLst/>
                          </a:prstGeom>
                          <a:noFill/>
                        </pic:spPr>
                      </pic:pic>
                    </a:graphicData>
                  </a:graphic>
                </wp:inline>
              </w:drawing>
            </w:r>
            <w:r w:rsidRPr="007A4380">
              <w:rPr>
                <w:rFonts w:eastAsia="Arial" w:cs="Arial"/>
              </w:rPr>
              <w:t xml:space="preserve">    </w:t>
            </w:r>
            <w:r w:rsidRPr="007A4380">
              <w:rPr>
                <w:rFonts w:cs="Arial"/>
                <w:noProof/>
              </w:rPr>
              <w:drawing>
                <wp:inline distT="0" distB="0" distL="0" distR="0" wp14:anchorId="09F3691E" wp14:editId="5A146BE7">
                  <wp:extent cx="605155" cy="611505"/>
                  <wp:effectExtent l="0" t="0" r="4445" b="0"/>
                  <wp:docPr id="3" name="Afbeelding 3" descr="Afbeeldingsresultaat voor pictogram brands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fbeeldingsresultaat voor pictogram brandsla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1344" t="1" b="-1106"/>
                          <a:stretch/>
                        </pic:blipFill>
                        <pic:spPr bwMode="auto">
                          <a:xfrm>
                            <a:off x="0" y="0"/>
                            <a:ext cx="605155" cy="611505"/>
                          </a:xfrm>
                          <a:prstGeom prst="rect">
                            <a:avLst/>
                          </a:prstGeom>
                          <a:noFill/>
                          <a:ln>
                            <a:noFill/>
                          </a:ln>
                          <a:extLst>
                            <a:ext uri="{53640926-AAD7-44D8-BBD7-CCE9431645EC}">
                              <a14:shadowObscured xmlns:a14="http://schemas.microsoft.com/office/drawing/2010/main"/>
                            </a:ext>
                          </a:extLst>
                        </pic:spPr>
                      </pic:pic>
                    </a:graphicData>
                  </a:graphic>
                </wp:inline>
              </w:drawing>
            </w:r>
            <w:r w:rsidRPr="007A4380">
              <w:rPr>
                <w:rFonts w:eastAsia="Arial" w:cs="Arial"/>
              </w:rPr>
              <w:t xml:space="preserve">    </w:t>
            </w:r>
            <w:r w:rsidRPr="007A4380">
              <w:rPr>
                <w:rFonts w:cs="Arial"/>
                <w:noProof/>
              </w:rPr>
              <w:drawing>
                <wp:inline distT="0" distB="0" distL="0" distR="0" wp14:anchorId="5C7C6C1C" wp14:editId="2C4C5D4B">
                  <wp:extent cx="457079" cy="608965"/>
                  <wp:effectExtent l="0" t="0" r="635" b="635"/>
                  <wp:docPr id="4" name="Picture 5" descr="P102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10201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0007" cy="612866"/>
                          </a:xfrm>
                          <a:prstGeom prst="rect">
                            <a:avLst/>
                          </a:prstGeom>
                          <a:noFill/>
                          <a:ln w="9525">
                            <a:noFill/>
                            <a:miter lim="800000"/>
                            <a:headEnd/>
                            <a:tailEnd/>
                          </a:ln>
                        </pic:spPr>
                      </pic:pic>
                    </a:graphicData>
                  </a:graphic>
                </wp:inline>
              </w:drawing>
            </w:r>
            <w:r w:rsidRPr="007A4380">
              <w:rPr>
                <w:rFonts w:eastAsia="Arial" w:cs="Arial"/>
              </w:rPr>
              <w:t xml:space="preserve">    </w:t>
            </w:r>
            <w:r w:rsidRPr="007A4380">
              <w:rPr>
                <w:rFonts w:cs="Arial"/>
                <w:noProof/>
              </w:rPr>
              <w:drawing>
                <wp:inline distT="0" distB="0" distL="0" distR="0" wp14:anchorId="08A3C809" wp14:editId="0C2BC226">
                  <wp:extent cx="569463" cy="569463"/>
                  <wp:effectExtent l="0" t="0" r="2540" b="2540"/>
                  <wp:docPr id="5" name="Afbeelding 5" descr="Afbeeldingsresultaat voor pictogram blusde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beeldingsresultaat voor pictogram blusdeke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V="1">
                            <a:off x="0" y="0"/>
                            <a:ext cx="569463" cy="569463"/>
                          </a:xfrm>
                          <a:prstGeom prst="rect">
                            <a:avLst/>
                          </a:prstGeom>
                          <a:noFill/>
                          <a:ln>
                            <a:noFill/>
                          </a:ln>
                        </pic:spPr>
                      </pic:pic>
                    </a:graphicData>
                  </a:graphic>
                </wp:inline>
              </w:drawing>
            </w:r>
            <w:r w:rsidRPr="007A4380">
              <w:rPr>
                <w:rFonts w:eastAsia="Arial" w:cs="Arial"/>
              </w:rPr>
              <w:t xml:space="preserve">    </w:t>
            </w:r>
            <w:r w:rsidRPr="007A4380">
              <w:rPr>
                <w:rFonts w:cs="Arial"/>
                <w:noProof/>
              </w:rPr>
              <w:drawing>
                <wp:inline distT="0" distB="0" distL="0" distR="0" wp14:anchorId="730EF53E" wp14:editId="1FE33AF2">
                  <wp:extent cx="352425" cy="648432"/>
                  <wp:effectExtent l="0" t="0" r="0" b="0"/>
                  <wp:docPr id="6" name="Picture 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7"/>
                          <pic:cNvPicPr>
                            <a:picLocks noChangeAspect="1" noChangeArrowheads="1"/>
                          </pic:cNvPicPr>
                        </pic:nvPicPr>
                        <pic:blipFill>
                          <a:blip r:embed="rId23" cstate="print">
                            <a:extLst>
                              <a:ext uri="{28A0092B-C50C-407E-A947-70E740481C1C}">
                                <a14:useLocalDpi xmlns:a14="http://schemas.microsoft.com/office/drawing/2010/main" val="0"/>
                              </a:ext>
                            </a:extLst>
                          </a:blip>
                          <a:srcRect l="24989" r="20854"/>
                          <a:stretch>
                            <a:fillRect/>
                          </a:stretch>
                        </pic:blipFill>
                        <pic:spPr bwMode="auto">
                          <a:xfrm>
                            <a:off x="0" y="0"/>
                            <a:ext cx="363356" cy="668544"/>
                          </a:xfrm>
                          <a:prstGeom prst="rect">
                            <a:avLst/>
                          </a:prstGeom>
                          <a:noFill/>
                          <a:ln w="9525">
                            <a:noFill/>
                            <a:miter lim="800000"/>
                            <a:headEnd/>
                            <a:tailEnd/>
                          </a:ln>
                        </pic:spPr>
                      </pic:pic>
                    </a:graphicData>
                  </a:graphic>
                </wp:inline>
              </w:drawing>
            </w:r>
          </w:p>
        </w:tc>
      </w:tr>
      <w:tr w:rsidR="003B6786" w:rsidRPr="007A4380" w14:paraId="07D1244A" w14:textId="77777777" w:rsidTr="006B6705">
        <w:trPr>
          <w:trHeight w:val="1272"/>
        </w:trPr>
        <w:tc>
          <w:tcPr>
            <w:tcW w:w="2167" w:type="dxa"/>
          </w:tcPr>
          <w:p w14:paraId="32CCE9A4" w14:textId="77777777" w:rsidR="003B6786" w:rsidRPr="007A4380" w:rsidRDefault="003B6786" w:rsidP="006B6705">
            <w:pPr>
              <w:rPr>
                <w:rFonts w:cs="Arial"/>
                <w:b/>
              </w:rPr>
            </w:pPr>
            <w:r w:rsidRPr="007A4380">
              <w:rPr>
                <w:rFonts w:cs="Arial"/>
                <w:b/>
              </w:rPr>
              <w:t>ALARMKNOP (gang)</w:t>
            </w:r>
          </w:p>
        </w:tc>
        <w:tc>
          <w:tcPr>
            <w:tcW w:w="7461" w:type="dxa"/>
          </w:tcPr>
          <w:p w14:paraId="7A2C1290" w14:textId="77777777" w:rsidR="003B6786" w:rsidRPr="007A4380" w:rsidRDefault="003B6786" w:rsidP="006B6705">
            <w:pPr>
              <w:rPr>
                <w:rFonts w:eastAsia="Arial" w:cs="Arial"/>
              </w:rPr>
            </w:pPr>
            <w:r w:rsidRPr="007A4380">
              <w:rPr>
                <w:rFonts w:cs="Arial"/>
                <w:noProof/>
              </w:rPr>
              <w:drawing>
                <wp:inline distT="0" distB="0" distL="0" distR="0" wp14:anchorId="6B590D49" wp14:editId="525F8C46">
                  <wp:extent cx="577850" cy="611505"/>
                  <wp:effectExtent l="0" t="0" r="0" b="0"/>
                  <wp:docPr id="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850" cy="611505"/>
                          </a:xfrm>
                          <a:prstGeom prst="rect">
                            <a:avLst/>
                          </a:prstGeom>
                          <a:noFill/>
                          <a:ln w="9525">
                            <a:noFill/>
                            <a:miter lim="800000"/>
                            <a:headEnd/>
                            <a:tailEnd/>
                          </a:ln>
                        </pic:spPr>
                      </pic:pic>
                    </a:graphicData>
                  </a:graphic>
                </wp:inline>
              </w:drawing>
            </w:r>
            <w:r w:rsidRPr="007A4380">
              <w:rPr>
                <w:rFonts w:eastAsia="Arial" w:cs="Arial"/>
              </w:rPr>
              <w:t xml:space="preserve">    </w:t>
            </w:r>
            <w:r w:rsidRPr="007A4380">
              <w:rPr>
                <w:rFonts w:cs="Arial"/>
                <w:noProof/>
              </w:rPr>
              <w:drawing>
                <wp:inline distT="0" distB="0" distL="0" distR="0" wp14:anchorId="369542DB" wp14:editId="41EAF92C">
                  <wp:extent cx="603778" cy="612000"/>
                  <wp:effectExtent l="0" t="0" r="6350" b="0"/>
                  <wp:docPr id="8" name="Afbeelding 9" descr="AA184-2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A184-27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3778" cy="612000"/>
                          </a:xfrm>
                          <a:prstGeom prst="rect">
                            <a:avLst/>
                          </a:prstGeom>
                          <a:noFill/>
                        </pic:spPr>
                      </pic:pic>
                    </a:graphicData>
                  </a:graphic>
                </wp:inline>
              </w:drawing>
            </w:r>
          </w:p>
        </w:tc>
      </w:tr>
      <w:tr w:rsidR="003B6786" w:rsidRPr="007A4380" w14:paraId="163BDB9F" w14:textId="77777777" w:rsidTr="006B6705">
        <w:trPr>
          <w:trHeight w:val="1265"/>
        </w:trPr>
        <w:tc>
          <w:tcPr>
            <w:tcW w:w="2167" w:type="dxa"/>
          </w:tcPr>
          <w:p w14:paraId="7D69D5AA" w14:textId="77777777" w:rsidR="003B6786" w:rsidRPr="007A4380" w:rsidRDefault="003B6786" w:rsidP="006B6705">
            <w:pPr>
              <w:rPr>
                <w:rFonts w:cs="Arial"/>
                <w:b/>
              </w:rPr>
            </w:pPr>
            <w:r w:rsidRPr="007A4380">
              <w:rPr>
                <w:rFonts w:cs="Arial"/>
                <w:b/>
              </w:rPr>
              <w:t>(NOOD)UITGANG</w:t>
            </w:r>
          </w:p>
          <w:p w14:paraId="6036D018" w14:textId="77777777" w:rsidR="003B6786" w:rsidRPr="007A4380" w:rsidRDefault="003B6786" w:rsidP="006B6705">
            <w:pPr>
              <w:rPr>
                <w:rFonts w:eastAsia="Arial" w:cs="Arial"/>
              </w:rPr>
            </w:pPr>
          </w:p>
        </w:tc>
        <w:tc>
          <w:tcPr>
            <w:tcW w:w="7461" w:type="dxa"/>
          </w:tcPr>
          <w:p w14:paraId="31DA13F1" w14:textId="77777777" w:rsidR="003B6786" w:rsidRPr="007A4380" w:rsidRDefault="003B6786" w:rsidP="006B6705">
            <w:pPr>
              <w:rPr>
                <w:rFonts w:eastAsia="Arial" w:cs="Arial"/>
              </w:rPr>
            </w:pPr>
            <w:r w:rsidRPr="007A4380">
              <w:rPr>
                <w:rFonts w:cs="Arial"/>
                <w:noProof/>
              </w:rPr>
              <w:drawing>
                <wp:inline distT="0" distB="0" distL="0" distR="0" wp14:anchorId="0A84C850" wp14:editId="23054E20">
                  <wp:extent cx="612000" cy="612000"/>
                  <wp:effectExtent l="0" t="0" r="0" b="0"/>
                  <wp:docPr id="9" name="Afbeelding 9" descr="Afbeeldingsresultaat voor pictogram uit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pictogram uitga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r w:rsidRPr="007A4380">
              <w:rPr>
                <w:rFonts w:eastAsia="Arial" w:cs="Arial"/>
              </w:rPr>
              <w:t xml:space="preserve">    </w:t>
            </w:r>
            <w:r w:rsidRPr="007A4380">
              <w:rPr>
                <w:rFonts w:cs="Arial"/>
                <w:noProof/>
              </w:rPr>
              <w:drawing>
                <wp:inline distT="0" distB="0" distL="0" distR="0" wp14:anchorId="1D92E9C9" wp14:editId="281F746D">
                  <wp:extent cx="1095375" cy="507365"/>
                  <wp:effectExtent l="0" t="0" r="9525" b="6985"/>
                  <wp:docPr id="10" name="Afbeelding 10" descr="verwijzing nooduitgang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rwijzing nooduitgang recht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6786" b="26918"/>
                          <a:stretch/>
                        </pic:blipFill>
                        <pic:spPr bwMode="auto">
                          <a:xfrm>
                            <a:off x="0" y="0"/>
                            <a:ext cx="1095375" cy="50736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B6786" w:rsidRPr="007A4380" w14:paraId="46EFF9C3" w14:textId="77777777" w:rsidTr="006B6705">
        <w:trPr>
          <w:trHeight w:val="1254"/>
        </w:trPr>
        <w:tc>
          <w:tcPr>
            <w:tcW w:w="2167" w:type="dxa"/>
          </w:tcPr>
          <w:p w14:paraId="116518CA" w14:textId="77777777" w:rsidR="003B6786" w:rsidRPr="007A4380" w:rsidRDefault="003B6786" w:rsidP="006B6705">
            <w:pPr>
              <w:rPr>
                <w:rFonts w:cs="Arial"/>
                <w:b/>
              </w:rPr>
            </w:pPr>
            <w:r w:rsidRPr="007A4380">
              <w:rPr>
                <w:rFonts w:cs="Arial"/>
                <w:b/>
              </w:rPr>
              <w:t>EERSTEHULPKOFFER (EHBO)</w:t>
            </w:r>
          </w:p>
          <w:p w14:paraId="6E74AF6F" w14:textId="77777777" w:rsidR="003B6786" w:rsidRPr="007A4380" w:rsidRDefault="003B6786" w:rsidP="006B6705">
            <w:pPr>
              <w:rPr>
                <w:rFonts w:eastAsia="Arial" w:cs="Arial"/>
              </w:rPr>
            </w:pPr>
          </w:p>
        </w:tc>
        <w:tc>
          <w:tcPr>
            <w:tcW w:w="7461" w:type="dxa"/>
          </w:tcPr>
          <w:p w14:paraId="0D7B1C0E" w14:textId="77777777" w:rsidR="003B6786" w:rsidRPr="007A4380" w:rsidRDefault="003B6786" w:rsidP="006B6705">
            <w:pPr>
              <w:rPr>
                <w:rFonts w:eastAsia="Arial" w:cs="Arial"/>
              </w:rPr>
            </w:pPr>
            <w:r w:rsidRPr="007A4380">
              <w:rPr>
                <w:rFonts w:cs="Arial"/>
                <w:noProof/>
              </w:rPr>
              <w:drawing>
                <wp:inline distT="0" distB="0" distL="0" distR="0" wp14:anchorId="59C23A1C" wp14:editId="217C8AF1">
                  <wp:extent cx="612000" cy="612000"/>
                  <wp:effectExtent l="0" t="0" r="0" b="0"/>
                  <wp:docPr id="11" name="Afbeelding 11" descr="http://www.valkenburg.nl/plaat.php?fileid=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00" cy="612000"/>
                          </a:xfrm>
                          <a:prstGeom prst="rect">
                            <a:avLst/>
                          </a:prstGeom>
                        </pic:spPr>
                      </pic:pic>
                    </a:graphicData>
                  </a:graphic>
                </wp:inline>
              </w:drawing>
            </w:r>
          </w:p>
        </w:tc>
      </w:tr>
    </w:tbl>
    <w:p w14:paraId="7F4D7BE9" w14:textId="77777777" w:rsidR="003B6786" w:rsidRPr="007A4380" w:rsidRDefault="003B6786" w:rsidP="003B6786">
      <w:pPr>
        <w:spacing w:line="320" w:lineRule="exact"/>
        <w:rPr>
          <w:rFonts w:ascii="Arial" w:eastAsia="Arial" w:hAnsi="Arial" w:cs="Arial"/>
        </w:rPr>
      </w:pPr>
    </w:p>
    <w:p w14:paraId="068299BC" w14:textId="377DA98D" w:rsidR="003B6786" w:rsidRPr="00140040" w:rsidRDefault="003B6786" w:rsidP="00140040">
      <w:pPr>
        <w:pStyle w:val="Kopje4"/>
      </w:pPr>
      <w:bookmarkStart w:id="130" w:name="_Toc238482623"/>
      <w:r>
        <w:t>Maatregelen bij brand (zie instructieaffiche aanwezig in het lokaal)</w:t>
      </w:r>
      <w:bookmarkEnd w:id="130"/>
    </w:p>
    <w:p w14:paraId="5B508209" w14:textId="77777777" w:rsidR="003B6786" w:rsidRPr="007A4380" w:rsidRDefault="003B6786" w:rsidP="003B6786">
      <w:pPr>
        <w:spacing w:line="320" w:lineRule="exact"/>
        <w:jc w:val="center"/>
        <w:rPr>
          <w:rFonts w:ascii="Arial" w:hAnsi="Arial" w:cs="Arial"/>
        </w:rPr>
      </w:pPr>
      <w:r w:rsidRPr="007A4380">
        <w:rPr>
          <w:rFonts w:ascii="Arial" w:hAnsi="Arial" w:cs="Arial"/>
          <w:b/>
        </w:rPr>
        <w:t>JE ONTDEKT BRAND</w:t>
      </w:r>
    </w:p>
    <w:p w14:paraId="3A996AB6" w14:textId="77777777" w:rsidR="003B6786" w:rsidRPr="007A4380" w:rsidRDefault="003B6786" w:rsidP="003B6786">
      <w:pPr>
        <w:spacing w:line="320" w:lineRule="exact"/>
        <w:rPr>
          <w:rFonts w:ascii="Arial" w:hAnsi="Arial" w:cs="Arial"/>
        </w:rPr>
      </w:pPr>
      <w:r w:rsidRPr="007A4380">
        <w:rPr>
          <w:rFonts w:ascii="Arial" w:hAnsi="Arial" w:cs="Arial"/>
          <w:noProof/>
        </w:rPr>
        <w:drawing>
          <wp:anchor distT="0" distB="0" distL="114300" distR="114300" simplePos="0" relativeHeight="251658241" behindDoc="0" locked="0" layoutInCell="1" allowOverlap="1" wp14:anchorId="1E99F0C5" wp14:editId="12B67841">
            <wp:simplePos x="0" y="0"/>
            <wp:positionH relativeFrom="column">
              <wp:posOffset>4093210</wp:posOffset>
            </wp:positionH>
            <wp:positionV relativeFrom="paragraph">
              <wp:posOffset>133350</wp:posOffset>
            </wp:positionV>
            <wp:extent cx="603250" cy="581025"/>
            <wp:effectExtent l="0" t="0" r="6350" b="9525"/>
            <wp:wrapThrough wrapText="bothSides">
              <wp:wrapPolygon edited="0">
                <wp:start x="0" y="0"/>
                <wp:lineTo x="0" y="21246"/>
                <wp:lineTo x="21145" y="21246"/>
                <wp:lineTo x="21145" y="0"/>
                <wp:lineTo x="0" y="0"/>
              </wp:wrapPolygon>
            </wp:wrapThrough>
            <wp:docPr id="12" name="Afbeelding 12" descr="Gerelateer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elateerde afbeeldi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603" t="12097" r="6035" b="8065"/>
                    <a:stretch/>
                  </pic:blipFill>
                  <pic:spPr bwMode="auto">
                    <a:xfrm>
                      <a:off x="0" y="0"/>
                      <a:ext cx="603250" cy="581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A4380">
        <w:rPr>
          <w:rFonts w:ascii="Arial" w:hAnsi="Arial" w:cs="Arial"/>
          <w:noProof/>
        </w:rPr>
        <w:drawing>
          <wp:anchor distT="0" distB="0" distL="114300" distR="114300" simplePos="0" relativeHeight="251658240" behindDoc="0" locked="0" layoutInCell="1" allowOverlap="1" wp14:anchorId="7D302269" wp14:editId="3AA51D51">
            <wp:simplePos x="0" y="0"/>
            <wp:positionH relativeFrom="column">
              <wp:posOffset>3451860</wp:posOffset>
            </wp:positionH>
            <wp:positionV relativeFrom="paragraph">
              <wp:posOffset>95885</wp:posOffset>
            </wp:positionV>
            <wp:extent cx="428625" cy="619125"/>
            <wp:effectExtent l="0" t="0" r="9525" b="9525"/>
            <wp:wrapThrough wrapText="bothSides">
              <wp:wrapPolygon edited="0">
                <wp:start x="0" y="0"/>
                <wp:lineTo x="0" y="21268"/>
                <wp:lineTo x="21120" y="21268"/>
                <wp:lineTo x="21120" y="0"/>
                <wp:lineTo x="0" y="0"/>
              </wp:wrapPolygon>
            </wp:wrapThrough>
            <wp:docPr id="14" name="Afbeelding 14" descr="Afbeeldingsresultaat voor fir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fire symbol"/>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625"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9FA0FC" w14:textId="77777777" w:rsidR="003B6786" w:rsidRPr="007A4380" w:rsidRDefault="003B6786" w:rsidP="003B6786">
      <w:pPr>
        <w:pStyle w:val="Lijstalinea"/>
        <w:numPr>
          <w:ilvl w:val="1"/>
          <w:numId w:val="26"/>
        </w:numPr>
        <w:spacing w:line="320" w:lineRule="exact"/>
        <w:ind w:left="1797" w:hanging="357"/>
        <w:rPr>
          <w:rFonts w:ascii="Arial" w:hAnsi="Arial" w:cs="Arial"/>
        </w:rPr>
      </w:pPr>
      <w:r w:rsidRPr="007A4380">
        <w:rPr>
          <w:rFonts w:ascii="Arial" w:hAnsi="Arial" w:cs="Arial"/>
        </w:rPr>
        <w:t>Waarschuw jouw leerkracht;</w:t>
      </w:r>
    </w:p>
    <w:p w14:paraId="48EFA75B" w14:textId="222D6AFC" w:rsidR="003B6786" w:rsidRPr="007A4380" w:rsidRDefault="00E9188C" w:rsidP="003B6786">
      <w:pPr>
        <w:pStyle w:val="Lijstalinea"/>
        <w:numPr>
          <w:ilvl w:val="1"/>
          <w:numId w:val="26"/>
        </w:numPr>
        <w:spacing w:line="320" w:lineRule="exact"/>
        <w:ind w:left="1797" w:hanging="357"/>
        <w:rPr>
          <w:rFonts w:ascii="Arial" w:hAnsi="Arial" w:cs="Arial"/>
        </w:rPr>
      </w:pPr>
      <w:r>
        <w:rPr>
          <w:rFonts w:ascii="Arial" w:hAnsi="Arial" w:cs="Arial"/>
        </w:rPr>
        <w:t>d</w:t>
      </w:r>
      <w:r w:rsidR="003B6786" w:rsidRPr="007A4380">
        <w:rPr>
          <w:rFonts w:ascii="Arial" w:hAnsi="Arial" w:cs="Arial"/>
        </w:rPr>
        <w:t>uw op de knop.</w:t>
      </w:r>
    </w:p>
    <w:p w14:paraId="2CF436A9" w14:textId="77777777" w:rsidR="003B6786" w:rsidRPr="007A4380" w:rsidRDefault="003B6786" w:rsidP="003B6786">
      <w:pPr>
        <w:spacing w:line="320" w:lineRule="exact"/>
        <w:rPr>
          <w:rFonts w:ascii="Arial" w:hAnsi="Arial" w:cs="Arial"/>
        </w:rPr>
      </w:pPr>
    </w:p>
    <w:p w14:paraId="01C62AED" w14:textId="6ADE4563" w:rsidR="003B6786" w:rsidRPr="007A4380" w:rsidRDefault="003B6786" w:rsidP="00140040">
      <w:pPr>
        <w:spacing w:line="320" w:lineRule="exact"/>
        <w:jc w:val="center"/>
        <w:rPr>
          <w:rFonts w:ascii="Arial" w:hAnsi="Arial" w:cs="Arial"/>
        </w:rPr>
      </w:pPr>
      <w:r w:rsidRPr="007A4380">
        <w:rPr>
          <w:rFonts w:ascii="Arial" w:hAnsi="Arial" w:cs="Arial"/>
          <w:b/>
        </w:rPr>
        <w:t>JE HOORT HET BRANDALARM</w:t>
      </w:r>
    </w:p>
    <w:p w14:paraId="2A696B0A" w14:textId="77777777" w:rsidR="003B6786" w:rsidRPr="007A4380" w:rsidRDefault="003B6786" w:rsidP="003B6786">
      <w:pPr>
        <w:spacing w:line="320" w:lineRule="exact"/>
        <w:ind w:left="851"/>
        <w:rPr>
          <w:rFonts w:ascii="Arial" w:hAnsi="Arial" w:cs="Arial"/>
          <w:b/>
        </w:rPr>
      </w:pPr>
      <w:r w:rsidRPr="007A4380">
        <w:rPr>
          <w:rFonts w:ascii="Arial" w:hAnsi="Arial" w:cs="Arial"/>
          <w:b/>
        </w:rPr>
        <w:t>Ontruim het klaslokaal</w:t>
      </w:r>
    </w:p>
    <w:p w14:paraId="293C272B" w14:textId="77777777"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Blijf kalm;</w:t>
      </w:r>
    </w:p>
    <w:p w14:paraId="03B76083" w14:textId="4D79F5B5"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 xml:space="preserve">laat alles liggen; </w:t>
      </w:r>
    </w:p>
    <w:p w14:paraId="2CFE246F" w14:textId="77777777"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sluit de ramen;</w:t>
      </w:r>
    </w:p>
    <w:p w14:paraId="6C778F8F" w14:textId="6930C5B1"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schakel elektrische apparaten uit (</w:t>
      </w:r>
      <w:proofErr w:type="spellStart"/>
      <w:r w:rsidRPr="007A4380">
        <w:rPr>
          <w:rFonts w:ascii="Arial" w:hAnsi="Arial" w:cs="Arial"/>
        </w:rPr>
        <w:t>uitz</w:t>
      </w:r>
      <w:proofErr w:type="spellEnd"/>
      <w:r w:rsidRPr="007A4380">
        <w:rPr>
          <w:rFonts w:ascii="Arial" w:hAnsi="Arial" w:cs="Arial"/>
        </w:rPr>
        <w:t>. computers);</w:t>
      </w:r>
    </w:p>
    <w:p w14:paraId="2238F07F" w14:textId="27DE112A"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 xml:space="preserve">ga op bevel van de leerkracht rustig en in groep naar de dichtstbijzijnde uitgang of nooduitgang; </w:t>
      </w:r>
      <w:r w:rsidR="3725FDBB">
        <w:rPr>
          <w:noProof/>
        </w:rPr>
        <w:drawing>
          <wp:inline distT="0" distB="0" distL="0" distR="0" wp14:anchorId="5A9760CE" wp14:editId="6D72ADD4">
            <wp:extent cx="276225" cy="276225"/>
            <wp:effectExtent l="0" t="0" r="9525" b="9525"/>
            <wp:docPr id="2012621121" name="Afbeelding 15" descr="Afbeeldingsresultaat voor pictogram uit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pictogram uitga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3725FDBB" w:rsidRPr="5827B3C8">
        <w:rPr>
          <w:rFonts w:ascii="Arial" w:hAnsi="Arial" w:cs="Arial"/>
        </w:rPr>
        <w:t xml:space="preserve"> </w:t>
      </w:r>
      <w:r w:rsidR="3725FDBB">
        <w:rPr>
          <w:noProof/>
        </w:rPr>
        <w:drawing>
          <wp:inline distT="0" distB="0" distL="0" distR="0" wp14:anchorId="03738DAA" wp14:editId="2B437589">
            <wp:extent cx="590550" cy="273685"/>
            <wp:effectExtent l="0" t="0" r="0" b="0"/>
            <wp:docPr id="1957066850" name="Afbeelding 23" descr="verwijzing nooduitgang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rwijzing nooduitgang recht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6786" b="26918"/>
                    <a:stretch/>
                  </pic:blipFill>
                  <pic:spPr bwMode="auto">
                    <a:xfrm>
                      <a:off x="0" y="0"/>
                      <a:ext cx="590550" cy="273685"/>
                    </a:xfrm>
                    <a:prstGeom prst="rect">
                      <a:avLst/>
                    </a:prstGeom>
                    <a:noFill/>
                    <a:ln>
                      <a:noFill/>
                    </a:ln>
                    <a:extLst>
                      <a:ext uri="{53640926-AAD7-44D8-BBD7-CCE9431645EC}">
                        <a14:shadowObscured xmlns:a14="http://schemas.microsoft.com/office/drawing/2010/main"/>
                      </a:ext>
                    </a:extLst>
                  </pic:spPr>
                </pic:pic>
              </a:graphicData>
            </a:graphic>
          </wp:inline>
        </w:drawing>
      </w:r>
    </w:p>
    <w:p w14:paraId="7D6EFFEA" w14:textId="77777777"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de laatste leerling doet de deur dicht (NIET SLUITEN);</w:t>
      </w:r>
    </w:p>
    <w:p w14:paraId="265CB4A9" w14:textId="26A284AB"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 xml:space="preserve">ga naar de verzamelplaats: </w:t>
      </w:r>
      <w:r w:rsidRPr="007A4380">
        <w:rPr>
          <w:rFonts w:ascii="Arial" w:hAnsi="Arial" w:cs="Arial"/>
          <w:b/>
          <w:bCs/>
        </w:rPr>
        <w:t xml:space="preserve">Heilig-Hartkerk </w:t>
      </w:r>
      <w:r w:rsidR="00956898">
        <w:rPr>
          <w:rFonts w:ascii="Arial" w:hAnsi="Arial" w:cs="Arial"/>
          <w:b/>
          <w:bCs/>
        </w:rPr>
        <w:t>NOVA campus VISO</w:t>
      </w:r>
      <w:r w:rsidRPr="007A4380">
        <w:rPr>
          <w:rFonts w:ascii="Arial" w:hAnsi="Arial" w:cs="Arial"/>
          <w:b/>
          <w:bCs/>
        </w:rPr>
        <w:t xml:space="preserve"> D</w:t>
      </w:r>
      <w:r w:rsidRPr="007A4380">
        <w:rPr>
          <w:rFonts w:ascii="Arial" w:hAnsi="Arial" w:cs="Arial"/>
        </w:rPr>
        <w:t xml:space="preserve"> – </w:t>
      </w:r>
      <w:r w:rsidRPr="007A4380">
        <w:rPr>
          <w:rFonts w:ascii="Arial" w:hAnsi="Arial" w:cs="Arial"/>
          <w:b/>
          <w:bCs/>
        </w:rPr>
        <w:t xml:space="preserve">grasveld PCLT </w:t>
      </w:r>
      <w:r w:rsidR="00956898">
        <w:rPr>
          <w:rFonts w:ascii="Arial" w:hAnsi="Arial" w:cs="Arial"/>
          <w:b/>
          <w:bCs/>
        </w:rPr>
        <w:t>NOVA campus VISO</w:t>
      </w:r>
      <w:r w:rsidRPr="007A4380">
        <w:rPr>
          <w:rFonts w:ascii="Arial" w:hAnsi="Arial" w:cs="Arial"/>
          <w:b/>
          <w:bCs/>
        </w:rPr>
        <w:t xml:space="preserve"> P</w:t>
      </w:r>
      <w:r w:rsidRPr="007A4380">
        <w:rPr>
          <w:rFonts w:ascii="Arial" w:hAnsi="Arial" w:cs="Arial"/>
        </w:rPr>
        <w:t>;</w:t>
      </w:r>
    </w:p>
    <w:p w14:paraId="4D8B8C96" w14:textId="77777777"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de leerkracht telt alle aanwezige leerlingen;</w:t>
      </w:r>
    </w:p>
    <w:p w14:paraId="7D9D447C" w14:textId="5CC6DDCB"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 xml:space="preserve">de klasverantwoordelijke meldt het aantal leerlingen en afwezigen aan de persoon met de gele </w:t>
      </w:r>
      <w:proofErr w:type="spellStart"/>
      <w:r w:rsidRPr="007A4380">
        <w:rPr>
          <w:rFonts w:ascii="Arial" w:hAnsi="Arial" w:cs="Arial"/>
        </w:rPr>
        <w:t>fluojas</w:t>
      </w:r>
      <w:proofErr w:type="spellEnd"/>
      <w:r w:rsidRPr="007A4380">
        <w:rPr>
          <w:rFonts w:ascii="Arial" w:hAnsi="Arial" w:cs="Arial"/>
        </w:rPr>
        <w:t xml:space="preserve"> op de verzamelplaats</w:t>
      </w:r>
      <w:r w:rsidR="00216434" w:rsidRPr="007A4380">
        <w:rPr>
          <w:rStyle w:val="Verwijzingopmerking"/>
          <w:rFonts w:ascii="Verdana" w:hAnsi="Verdana"/>
        </w:rPr>
        <w:t>;</w:t>
      </w:r>
    </w:p>
    <w:p w14:paraId="1B568547" w14:textId="1135EB69"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verlaat alleen op bevel van de leerkracht de verzamelplaats.</w:t>
      </w:r>
    </w:p>
    <w:p w14:paraId="78C770AD" w14:textId="7D9030E4" w:rsidR="008B236D" w:rsidRPr="00E727D2" w:rsidRDefault="003B6786" w:rsidP="00E727D2">
      <w:pPr>
        <w:spacing w:line="320" w:lineRule="exact"/>
        <w:ind w:left="851"/>
        <w:rPr>
          <w:rFonts w:ascii="Arial" w:hAnsi="Arial" w:cs="Arial"/>
          <w:b/>
        </w:rPr>
      </w:pPr>
      <w:r w:rsidRPr="007A4380">
        <w:rPr>
          <w:rFonts w:ascii="Arial" w:hAnsi="Arial" w:cs="Arial"/>
          <w:b/>
        </w:rPr>
        <w:lastRenderedPageBreak/>
        <w:t>Je mag nooit een gebouw betreden waar je een alarmsignaal hoort.</w:t>
      </w:r>
    </w:p>
    <w:p w14:paraId="5B099177" w14:textId="28AA1FF6" w:rsidR="003B6786" w:rsidRPr="00140040" w:rsidRDefault="003B6786" w:rsidP="00140040">
      <w:pPr>
        <w:pStyle w:val="Kopje4"/>
      </w:pPr>
      <w:bookmarkStart w:id="131" w:name="_Toc238482624"/>
      <w:r>
        <w:t>Veiligheid op de weg en bij extra-</w:t>
      </w:r>
      <w:proofErr w:type="spellStart"/>
      <w:r>
        <w:t>murosactiviteiten</w:t>
      </w:r>
      <w:proofErr w:type="spellEnd"/>
      <w:r>
        <w:t>.</w:t>
      </w:r>
      <w:bookmarkEnd w:id="131"/>
    </w:p>
    <w:p w14:paraId="00B5E765" w14:textId="4BCF93F0" w:rsidR="003B6786" w:rsidRPr="007A4380" w:rsidRDefault="003B6786" w:rsidP="5827B3C8">
      <w:pPr>
        <w:spacing w:line="320" w:lineRule="exact"/>
        <w:rPr>
          <w:rFonts w:ascii="Arial" w:eastAsia="Arial" w:hAnsi="Arial" w:cs="Arial"/>
        </w:rPr>
      </w:pPr>
      <w:r w:rsidRPr="007A4380">
        <w:rPr>
          <w:rFonts w:ascii="Arial" w:eastAsia="Arial" w:hAnsi="Arial" w:cs="Arial"/>
        </w:rPr>
        <w:t xml:space="preserve">Verplaatsingen te voet in klasverband buiten de school gebeuren steeds ordevol. </w:t>
      </w:r>
    </w:p>
    <w:p w14:paraId="191E569A" w14:textId="3C830AF1" w:rsidR="003B6786" w:rsidRPr="007A4380" w:rsidRDefault="003B6786" w:rsidP="003B6786">
      <w:pPr>
        <w:spacing w:line="320" w:lineRule="exact"/>
        <w:rPr>
          <w:rFonts w:ascii="Arial" w:eastAsia="Arial" w:hAnsi="Arial" w:cs="Arial"/>
        </w:rPr>
      </w:pPr>
      <w:r w:rsidRPr="007A4380">
        <w:rPr>
          <w:rFonts w:ascii="Arial" w:eastAsia="Arial" w:hAnsi="Arial" w:cs="Arial"/>
        </w:rPr>
        <w:t xml:space="preserve">De verplaatsingen per fiets gebeuren altijd met fluohesjes. </w:t>
      </w:r>
    </w:p>
    <w:p w14:paraId="49664212" w14:textId="2BDA5816" w:rsidR="00140040" w:rsidRPr="00140040" w:rsidRDefault="003B6786" w:rsidP="007E478C">
      <w:pPr>
        <w:pStyle w:val="Lijstalinea"/>
        <w:numPr>
          <w:ilvl w:val="0"/>
          <w:numId w:val="104"/>
        </w:numPr>
        <w:spacing w:line="240" w:lineRule="auto"/>
        <w:ind w:left="1066" w:hanging="357"/>
        <w:rPr>
          <w:rFonts w:ascii="Arial" w:eastAsia="Arial" w:hAnsi="Arial" w:cs="Arial"/>
        </w:rPr>
      </w:pPr>
      <w:r w:rsidRPr="5827B3C8">
        <w:rPr>
          <w:rFonts w:ascii="Arial" w:eastAsia="Arial" w:hAnsi="Arial" w:cs="Arial"/>
        </w:rPr>
        <w:t>Je volgt stipt de richtlijnen van je begeleider</w:t>
      </w:r>
      <w:r w:rsidR="48BC908A" w:rsidRPr="5827B3C8">
        <w:rPr>
          <w:rFonts w:ascii="Arial" w:eastAsia="Arial" w:hAnsi="Arial" w:cs="Arial"/>
        </w:rPr>
        <w:t>;</w:t>
      </w:r>
    </w:p>
    <w:p w14:paraId="492B61FF" w14:textId="5E2B2066" w:rsidR="00140040" w:rsidRPr="00140040" w:rsidRDefault="48BC908A" w:rsidP="007E478C">
      <w:pPr>
        <w:pStyle w:val="Lijstalinea"/>
        <w:numPr>
          <w:ilvl w:val="0"/>
          <w:numId w:val="104"/>
        </w:numPr>
        <w:spacing w:line="240" w:lineRule="auto"/>
        <w:ind w:left="1066" w:hanging="357"/>
        <w:rPr>
          <w:rFonts w:ascii="Arial" w:eastAsia="Arial" w:hAnsi="Arial" w:cs="Arial"/>
        </w:rPr>
      </w:pPr>
      <w:r w:rsidRPr="5827B3C8">
        <w:rPr>
          <w:rFonts w:ascii="Arial" w:eastAsia="Arial" w:hAnsi="Arial" w:cs="Arial"/>
        </w:rPr>
        <w:t>b</w:t>
      </w:r>
      <w:r w:rsidR="003B6786" w:rsidRPr="5827B3C8">
        <w:rPr>
          <w:rFonts w:ascii="Arial" w:eastAsia="Arial" w:hAnsi="Arial" w:cs="Arial"/>
        </w:rPr>
        <w:t>lijf bij de (klas)groep, tenzij dit anders is afgesproken.</w:t>
      </w:r>
    </w:p>
    <w:p w14:paraId="4443BB23" w14:textId="12534E39" w:rsidR="5827B3C8" w:rsidRPr="003B1F73" w:rsidRDefault="003B6786" w:rsidP="007E478C">
      <w:pPr>
        <w:pStyle w:val="Lijstalinea"/>
        <w:numPr>
          <w:ilvl w:val="0"/>
          <w:numId w:val="104"/>
        </w:numPr>
        <w:spacing w:line="240" w:lineRule="auto"/>
        <w:ind w:left="1066" w:hanging="357"/>
        <w:rPr>
          <w:rFonts w:ascii="Arial" w:eastAsia="Arial" w:hAnsi="Arial" w:cs="Arial"/>
        </w:rPr>
      </w:pPr>
      <w:r w:rsidRPr="5827B3C8">
        <w:rPr>
          <w:rFonts w:ascii="Arial" w:eastAsia="Arial" w:hAnsi="Arial" w:cs="Arial"/>
        </w:rPr>
        <w:t>respecteer</w:t>
      </w:r>
      <w:r w:rsidRPr="007A4380">
        <w:rPr>
          <w:rFonts w:ascii="Arial" w:eastAsia="Arial" w:hAnsi="Arial" w:cs="Arial"/>
        </w:rPr>
        <w:t xml:space="preserve"> altijd het verkeersreglement, bv. het gebruik van zebrapad, eenrichtingsverkeer voor fietsers en bromfietsers …</w:t>
      </w:r>
    </w:p>
    <w:p w14:paraId="6B27557F" w14:textId="2198FB68" w:rsidR="003B6786" w:rsidRPr="00140040" w:rsidRDefault="003B6786" w:rsidP="003B6786">
      <w:pPr>
        <w:spacing w:line="320" w:lineRule="exact"/>
        <w:rPr>
          <w:rFonts w:ascii="Arial" w:eastAsia="Arial" w:hAnsi="Arial" w:cs="Arial"/>
          <w:u w:val="single"/>
        </w:rPr>
      </w:pPr>
      <w:r w:rsidRPr="007A4380">
        <w:rPr>
          <w:rFonts w:ascii="Arial" w:eastAsia="Arial" w:hAnsi="Arial" w:cs="Arial"/>
          <w:u w:val="single"/>
        </w:rPr>
        <w:t>Richtlijnen voor op de bus</w:t>
      </w:r>
    </w:p>
    <w:p w14:paraId="5F07DABA"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normale situaties:</w:t>
      </w:r>
    </w:p>
    <w:p w14:paraId="4B5EF97F"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berg jassen en handbagage op in de opbergruimte boven de zetel;</w:t>
      </w:r>
    </w:p>
    <w:p w14:paraId="15965482"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laat je schoenen dicht en hou ze aan zodat een snelle evacuatie mogelijk blijft;</w:t>
      </w:r>
    </w:p>
    <w:p w14:paraId="4334AAC3"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hou steeds het gangpad vrij;</w:t>
      </w:r>
    </w:p>
    <w:p w14:paraId="5687C2C5"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als je moeite hebt om te lopen (bv. door gipsverband), ga dan vooraan zitten;</w:t>
      </w:r>
    </w:p>
    <w:p w14:paraId="3147E7CB"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draag de veiligheidsgordel, dit is wettelijk verplicht in voertuigen die ermee uitgerust zijn;</w:t>
      </w:r>
    </w:p>
    <w:p w14:paraId="2E9423A0"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respecteer orde en netheid op de bus;</w:t>
      </w:r>
    </w:p>
    <w:p w14:paraId="0427728B"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eten, drinken en roken op de bus is niet toegelaten;</w:t>
      </w:r>
    </w:p>
    <w:p w14:paraId="7861E18F"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gebruik het toilet op de bus enkel in noodgevallen;</w:t>
      </w:r>
    </w:p>
    <w:p w14:paraId="39EAC866" w14:textId="0774476B" w:rsidR="003B6786" w:rsidRPr="0014004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hou je aan de gedragsafspraken die op school gelden.</w:t>
      </w:r>
    </w:p>
    <w:p w14:paraId="7F16C0ED"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noodsituaties:</w:t>
      </w:r>
    </w:p>
    <w:p w14:paraId="26F43611"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 xml:space="preserve">ontruim zo snel mogelijk via </w:t>
      </w:r>
      <w:proofErr w:type="spellStart"/>
      <w:r w:rsidRPr="007A4380">
        <w:rPr>
          <w:rFonts w:ascii="Arial" w:eastAsia="Arial" w:hAnsi="Arial" w:cs="Arial"/>
        </w:rPr>
        <w:t>ritssysteem</w:t>
      </w:r>
      <w:proofErr w:type="spellEnd"/>
      <w:r w:rsidRPr="007A4380">
        <w:rPr>
          <w:rFonts w:ascii="Arial" w:eastAsia="Arial" w:hAnsi="Arial" w:cs="Arial"/>
        </w:rPr>
        <w:t>, blijf kalm. Duw, trek en roep niet;</w:t>
      </w:r>
    </w:p>
    <w:p w14:paraId="01CAE84C"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laat jassen en handbagage achter;</w:t>
      </w:r>
    </w:p>
    <w:p w14:paraId="603E4EF9"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help indien nodig jongere of licht gewonde leerlingen;</w:t>
      </w:r>
    </w:p>
    <w:p w14:paraId="51689C78"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keer nooit terug;</w:t>
      </w:r>
    </w:p>
    <w:p w14:paraId="351634BB" w14:textId="646D9818" w:rsidR="00140040" w:rsidRPr="00414A2F"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evacueer naar een veilige verzamelplaats voldoende ver van de autobus (op autosnelwegen achter de vangrail).</w:t>
      </w:r>
    </w:p>
    <w:p w14:paraId="769DE5C1" w14:textId="77777777" w:rsidR="003B6786" w:rsidRPr="007A4380" w:rsidRDefault="003B6786" w:rsidP="003B6786">
      <w:pPr>
        <w:spacing w:line="320" w:lineRule="exact"/>
        <w:rPr>
          <w:rFonts w:ascii="Arial" w:eastAsia="Arial" w:hAnsi="Arial" w:cs="Arial"/>
          <w:u w:val="single"/>
        </w:rPr>
      </w:pPr>
      <w:r w:rsidRPr="007A4380">
        <w:rPr>
          <w:rFonts w:ascii="Arial" w:eastAsia="Arial" w:hAnsi="Arial" w:cs="Arial"/>
          <w:u w:val="single"/>
        </w:rPr>
        <w:t>Richtlijnen als je tijdens een opdracht of activiteit zonder begeleiding bent:</w:t>
      </w:r>
    </w:p>
    <w:p w14:paraId="228421BD"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sluit altijd rugzak, handtas…. Hou deze altijd bij;</w:t>
      </w:r>
    </w:p>
    <w:p w14:paraId="420F169E"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ga altijd per 2 (liefst per 3) op stap;</w:t>
      </w:r>
    </w:p>
    <w:p w14:paraId="57E385C3"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zorg dat je altijd kan vertellen waar je bent;</w:t>
      </w:r>
    </w:p>
    <w:p w14:paraId="4E8F65ED"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ga niet met vreemden mee. Indien je lastig gevallen wordt, verwittig de verantwoordelijke;</w:t>
      </w:r>
    </w:p>
    <w:p w14:paraId="6E461800"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gedraag je rustig en niet te opvallend;</w:t>
      </w:r>
    </w:p>
    <w:p w14:paraId="18358429" w14:textId="1B834A89" w:rsidR="003B6786" w:rsidRPr="0014004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zorg dat je een gsm-nummer van de verantwoordelijke bij hebt.</w:t>
      </w:r>
    </w:p>
    <w:p w14:paraId="581BCEB1"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noodsituaties:</w:t>
      </w:r>
    </w:p>
    <w:p w14:paraId="3DD5462D"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contacteer de verantwoordelijke. Het telefoonnummer wordt bij vertrek meegegeven;</w:t>
      </w:r>
    </w:p>
    <w:p w14:paraId="39F1F913"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vertel wie je bent en wie bij je is. Indien mogelijk geef je een gsm-nummer op;</w:t>
      </w:r>
    </w:p>
    <w:p w14:paraId="12ED27BF"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vertel wat er gebeurd is en waar je precies bent;</w:t>
      </w:r>
    </w:p>
    <w:p w14:paraId="2F1A75B2" w14:textId="77777777" w:rsidR="003B6786" w:rsidRPr="007A4380"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HAAK NOOIT IN vooraleer de verantwoordelijke zegt dat je mag inhaken;</w:t>
      </w:r>
    </w:p>
    <w:p w14:paraId="30DD67BE" w14:textId="5656F3F9" w:rsidR="74977FEA" w:rsidRPr="004A624E" w:rsidRDefault="003B6786" w:rsidP="000F6EFF">
      <w:pPr>
        <w:numPr>
          <w:ilvl w:val="0"/>
          <w:numId w:val="42"/>
        </w:numPr>
        <w:spacing w:line="240" w:lineRule="auto"/>
        <w:ind w:left="1135" w:hanging="284"/>
        <w:rPr>
          <w:rFonts w:ascii="Arial" w:eastAsia="Arial" w:hAnsi="Arial" w:cs="Arial"/>
        </w:rPr>
      </w:pPr>
      <w:r w:rsidRPr="007A4380">
        <w:rPr>
          <w:rFonts w:ascii="Arial" w:eastAsia="Arial" w:hAnsi="Arial" w:cs="Arial"/>
        </w:rPr>
        <w:t xml:space="preserve">IN UITERSTE NOOD BEL HET EUROPEES NOODNUMMER </w:t>
      </w:r>
      <w:r w:rsidRPr="007A4380">
        <w:rPr>
          <w:rFonts w:ascii="Arial" w:eastAsia="Arial" w:hAnsi="Arial" w:cs="Arial"/>
          <w:b/>
        </w:rPr>
        <w:t>112</w:t>
      </w:r>
      <w:r w:rsidRPr="007A4380">
        <w:rPr>
          <w:rFonts w:ascii="Arial" w:eastAsia="Arial" w:hAnsi="Arial" w:cs="Arial"/>
        </w:rPr>
        <w:t>.</w:t>
      </w:r>
    </w:p>
    <w:p w14:paraId="4D3D47E7" w14:textId="47D76992" w:rsidR="003B6786" w:rsidRPr="00140040" w:rsidRDefault="003B6786" w:rsidP="00140040">
      <w:pPr>
        <w:pStyle w:val="Kopje4"/>
      </w:pPr>
      <w:bookmarkStart w:id="132" w:name="_Toc238482625"/>
      <w:r>
        <w:lastRenderedPageBreak/>
        <w:t>Reglementen voor specifieke vakken, LO en ICT</w:t>
      </w:r>
      <w:bookmarkEnd w:id="132"/>
    </w:p>
    <w:p w14:paraId="42FC49CD" w14:textId="12C4CD9C" w:rsidR="003B6786" w:rsidRPr="007A4380" w:rsidRDefault="003B6786" w:rsidP="003B6786">
      <w:pPr>
        <w:spacing w:line="320" w:lineRule="exact"/>
        <w:rPr>
          <w:rFonts w:ascii="Arial" w:eastAsia="Arial" w:hAnsi="Arial" w:cs="Arial"/>
        </w:rPr>
      </w:pPr>
      <w:r w:rsidRPr="007A4380">
        <w:rPr>
          <w:rFonts w:ascii="Arial" w:eastAsia="Arial" w:hAnsi="Arial" w:cs="Arial"/>
        </w:rPr>
        <w:t>Afspraken en praktijkreglementen worden besproken in de 1</w:t>
      </w:r>
      <w:r w:rsidRPr="007A4380">
        <w:rPr>
          <w:rFonts w:ascii="Arial" w:eastAsia="Arial" w:hAnsi="Arial" w:cs="Arial"/>
          <w:vertAlign w:val="superscript"/>
        </w:rPr>
        <w:t>ste</w:t>
      </w:r>
      <w:r w:rsidRPr="007A4380">
        <w:rPr>
          <w:rFonts w:ascii="Arial" w:eastAsia="Arial" w:hAnsi="Arial" w:cs="Arial"/>
        </w:rPr>
        <w:t xml:space="preserve"> les van het schooljaar. </w:t>
      </w:r>
      <w:r w:rsidR="00AF39D3" w:rsidRPr="007A4380">
        <w:rPr>
          <w:rFonts w:ascii="Arial" w:eastAsia="Arial" w:hAnsi="Arial" w:cs="Arial"/>
        </w:rPr>
        <w:t xml:space="preserve">De praktijkreglementen worden digitaal op Teams geplaatst. </w:t>
      </w:r>
      <w:r w:rsidRPr="007A4380">
        <w:rPr>
          <w:rFonts w:ascii="Arial" w:eastAsia="Arial" w:hAnsi="Arial" w:cs="Arial"/>
        </w:rPr>
        <w:t xml:space="preserve">Ook in het kader van veiligheid, verwachten we dat je alle reglementen volgt. We staan </w:t>
      </w:r>
      <w:r w:rsidR="00E160E1" w:rsidRPr="007A4380">
        <w:rPr>
          <w:rFonts w:ascii="Arial" w:eastAsia="Arial" w:hAnsi="Arial" w:cs="Arial"/>
        </w:rPr>
        <w:t>erop</w:t>
      </w:r>
      <w:r w:rsidRPr="007A4380">
        <w:rPr>
          <w:rFonts w:ascii="Arial" w:eastAsia="Arial" w:hAnsi="Arial" w:cs="Arial"/>
        </w:rPr>
        <w:t xml:space="preserve"> dat je de voorgeschreven kledij en persoonlijke beschermingsmiddelen draagt en alle instructiekaarten van apparaten en materiaal naleeft</w:t>
      </w:r>
      <w:r w:rsidR="008A0096" w:rsidRPr="007A4380">
        <w:rPr>
          <w:rFonts w:ascii="Arial" w:eastAsia="Arial" w:hAnsi="Arial" w:cs="Arial"/>
        </w:rPr>
        <w:t xml:space="preserve"> die op Teams staan</w:t>
      </w:r>
      <w:r w:rsidRPr="007A4380">
        <w:rPr>
          <w:rFonts w:ascii="Arial" w:eastAsia="Arial" w:hAnsi="Arial" w:cs="Arial"/>
        </w:rPr>
        <w:t>.</w:t>
      </w:r>
    </w:p>
    <w:p w14:paraId="63A811FD" w14:textId="77777777" w:rsidR="003B6786" w:rsidRPr="007A4380" w:rsidRDefault="003B6786" w:rsidP="003B6786">
      <w:pPr>
        <w:spacing w:line="320" w:lineRule="exact"/>
        <w:rPr>
          <w:rFonts w:ascii="Arial" w:eastAsia="Arial" w:hAnsi="Arial" w:cs="Arial"/>
          <w:lang w:val="nl-NL"/>
        </w:rPr>
      </w:pPr>
      <w:r w:rsidRPr="007A4380">
        <w:rPr>
          <w:rFonts w:ascii="Arial" w:eastAsia="Arial" w:hAnsi="Arial" w:cs="Arial"/>
          <w:lang w:val="nl-NL"/>
        </w:rPr>
        <w:t xml:space="preserve">Tijdens deze lessen wordt het reglement dat daar geldt, opgevolgd. Het </w:t>
      </w:r>
      <w:proofErr w:type="spellStart"/>
      <w:r w:rsidRPr="007A4380">
        <w:rPr>
          <w:rFonts w:ascii="Arial" w:eastAsia="Arial" w:hAnsi="Arial" w:cs="Arial"/>
          <w:lang w:val="nl-NL"/>
        </w:rPr>
        <w:t>ict</w:t>
      </w:r>
      <w:proofErr w:type="spellEnd"/>
      <w:r w:rsidRPr="007A4380">
        <w:rPr>
          <w:rFonts w:ascii="Arial" w:eastAsia="Arial" w:hAnsi="Arial" w:cs="Arial"/>
          <w:lang w:val="nl-NL"/>
        </w:rPr>
        <w:t xml:space="preserve">-reglement en de gedragscodes gelden telkens je gebruik maakt van </w:t>
      </w:r>
      <w:proofErr w:type="spellStart"/>
      <w:r w:rsidRPr="007A4380">
        <w:rPr>
          <w:rFonts w:ascii="Arial" w:eastAsia="Arial" w:hAnsi="Arial" w:cs="Arial"/>
          <w:lang w:val="nl-NL"/>
        </w:rPr>
        <w:t>ict</w:t>
      </w:r>
      <w:proofErr w:type="spellEnd"/>
      <w:r w:rsidRPr="007A4380">
        <w:rPr>
          <w:rFonts w:ascii="Arial" w:eastAsia="Arial" w:hAnsi="Arial" w:cs="Arial"/>
          <w:lang w:val="nl-NL"/>
        </w:rPr>
        <w:t>-middelen op school.</w:t>
      </w:r>
    </w:p>
    <w:p w14:paraId="0D2D8C74" w14:textId="2DF9D17E" w:rsidR="003B6786" w:rsidRPr="007A4380" w:rsidRDefault="003B6786" w:rsidP="003B6786">
      <w:pPr>
        <w:spacing w:line="320" w:lineRule="exact"/>
        <w:rPr>
          <w:rFonts w:ascii="Arial" w:eastAsia="Arial" w:hAnsi="Arial" w:cs="Arial"/>
          <w:lang w:val="nl-NL"/>
        </w:rPr>
      </w:pPr>
      <w:r w:rsidRPr="007A4380">
        <w:rPr>
          <w:rFonts w:ascii="Arial" w:eastAsia="Arial" w:hAnsi="Arial" w:cs="Arial"/>
          <w:lang w:val="nl-NL"/>
        </w:rPr>
        <w:t>Het niet-naleven van dit reglement kan leiden tot een orde- of tuchtmaatregel.</w:t>
      </w:r>
    </w:p>
    <w:p w14:paraId="2771F1C5" w14:textId="77777777" w:rsidR="003B6786" w:rsidRPr="007A438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Reglement voor de lessen lichamelijke opvoeding (zie bijlage 1),</w:t>
      </w:r>
    </w:p>
    <w:p w14:paraId="5954CBCF" w14:textId="77777777" w:rsidR="003B6786" w:rsidRPr="007A438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 xml:space="preserve">Gedragscode i.v.m. gebruik van de </w:t>
      </w:r>
      <w:proofErr w:type="spellStart"/>
      <w:r w:rsidRPr="007A4380">
        <w:rPr>
          <w:rFonts w:ascii="Arial" w:eastAsia="Arial" w:hAnsi="Arial" w:cs="Arial"/>
        </w:rPr>
        <w:t>ict</w:t>
      </w:r>
      <w:proofErr w:type="spellEnd"/>
      <w:r w:rsidRPr="007A4380">
        <w:rPr>
          <w:rFonts w:ascii="Arial" w:eastAsia="Arial" w:hAnsi="Arial" w:cs="Arial"/>
        </w:rPr>
        <w:t xml:space="preserve">-infrastructuur op school, gebruik van internet, versturen van berichten (met </w:t>
      </w:r>
      <w:proofErr w:type="spellStart"/>
      <w:r w:rsidRPr="007A4380">
        <w:rPr>
          <w:rFonts w:ascii="Arial" w:eastAsia="Arial" w:hAnsi="Arial" w:cs="Arial"/>
        </w:rPr>
        <w:t>ict</w:t>
      </w:r>
      <w:proofErr w:type="spellEnd"/>
      <w:r w:rsidRPr="007A4380">
        <w:rPr>
          <w:rFonts w:ascii="Arial" w:eastAsia="Arial" w:hAnsi="Arial" w:cs="Arial"/>
        </w:rPr>
        <w:t>-reglement) (zie bijlage 2)</w:t>
      </w:r>
    </w:p>
    <w:p w14:paraId="251BBBB6" w14:textId="72B65563" w:rsidR="003B6786" w:rsidRPr="007A438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Gedragscode i.v.m. gebruik sociale media (zie bijlage 3)</w:t>
      </w:r>
    </w:p>
    <w:p w14:paraId="33FD0418" w14:textId="77777777" w:rsidR="003B6786" w:rsidRPr="007A438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praktijkreglement voeding,</w:t>
      </w:r>
    </w:p>
    <w:p w14:paraId="0C92D16E" w14:textId="77777777" w:rsidR="003B6786" w:rsidRPr="007A438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praktijkreglement techniek,</w:t>
      </w:r>
    </w:p>
    <w:p w14:paraId="37B2D46D" w14:textId="0EDDE7B2" w:rsidR="00AF39D3" w:rsidRPr="007A438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praktijkreglement STEM</w:t>
      </w:r>
      <w:r w:rsidR="00AF39D3" w:rsidRPr="007A4380">
        <w:rPr>
          <w:rFonts w:ascii="Arial" w:eastAsia="Arial" w:hAnsi="Arial" w:cs="Arial"/>
        </w:rPr>
        <w:t>,</w:t>
      </w:r>
    </w:p>
    <w:p w14:paraId="77793217" w14:textId="3333E2B7" w:rsidR="003B6786" w:rsidRPr="007A4380" w:rsidRDefault="00AF39D3"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 xml:space="preserve">praktijkreglement </w:t>
      </w:r>
      <w:r w:rsidR="003B6786" w:rsidRPr="007A4380">
        <w:rPr>
          <w:rFonts w:ascii="Arial" w:eastAsia="Arial" w:hAnsi="Arial" w:cs="Arial"/>
        </w:rPr>
        <w:t>wetenschappen</w:t>
      </w:r>
      <w:r w:rsidRPr="007A4380">
        <w:rPr>
          <w:rFonts w:ascii="Arial" w:eastAsia="Arial" w:hAnsi="Arial" w:cs="Arial"/>
        </w:rPr>
        <w:t>,</w:t>
      </w:r>
    </w:p>
    <w:p w14:paraId="7F8380FB" w14:textId="77777777" w:rsidR="003B6786" w:rsidRPr="007A438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praktijkreglement mode,</w:t>
      </w:r>
    </w:p>
    <w:p w14:paraId="72F81B49" w14:textId="54379D32" w:rsidR="003B6786" w:rsidRPr="007A438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praktijkreglement</w:t>
      </w:r>
      <w:r w:rsidR="00FE24C1" w:rsidRPr="007A4380">
        <w:rPr>
          <w:rFonts w:ascii="Arial" w:eastAsia="Arial" w:hAnsi="Arial" w:cs="Arial"/>
        </w:rPr>
        <w:t xml:space="preserve"> b</w:t>
      </w:r>
      <w:r w:rsidRPr="007A4380">
        <w:rPr>
          <w:rFonts w:ascii="Arial" w:eastAsia="Arial" w:hAnsi="Arial" w:cs="Arial"/>
        </w:rPr>
        <w:t>eeld</w:t>
      </w:r>
      <w:r w:rsidR="00FE24C1" w:rsidRPr="007A4380">
        <w:rPr>
          <w:rFonts w:ascii="Arial" w:eastAsia="Arial" w:hAnsi="Arial" w:cs="Arial"/>
        </w:rPr>
        <w:t xml:space="preserve"> en artistieke vorming, </w:t>
      </w:r>
    </w:p>
    <w:p w14:paraId="5A84AA9E" w14:textId="694448B3" w:rsidR="003B6786" w:rsidRPr="00140040" w:rsidRDefault="003B6786" w:rsidP="000F6EFF">
      <w:pPr>
        <w:numPr>
          <w:ilvl w:val="0"/>
          <w:numId w:val="18"/>
        </w:numPr>
        <w:tabs>
          <w:tab w:val="clear" w:pos="720"/>
          <w:tab w:val="num" w:pos="1134"/>
        </w:tabs>
        <w:spacing w:line="240" w:lineRule="auto"/>
        <w:ind w:left="1135" w:hanging="284"/>
        <w:rPr>
          <w:rFonts w:ascii="Arial" w:eastAsia="Arial" w:hAnsi="Arial" w:cs="Arial"/>
        </w:rPr>
      </w:pPr>
      <w:r w:rsidRPr="007A4380">
        <w:rPr>
          <w:rFonts w:ascii="Arial" w:eastAsia="Arial" w:hAnsi="Arial" w:cs="Arial"/>
        </w:rPr>
        <w:t xml:space="preserve">praktijkreglement haarzorg </w:t>
      </w:r>
      <w:r w:rsidR="005218E9" w:rsidRPr="007A4380">
        <w:rPr>
          <w:rFonts w:ascii="Arial" w:eastAsia="Arial" w:hAnsi="Arial" w:cs="Arial"/>
        </w:rPr>
        <w:t>en schoonheidsverzorging</w:t>
      </w:r>
    </w:p>
    <w:p w14:paraId="3DABB3D9" w14:textId="2F874F29" w:rsidR="003B6786" w:rsidRPr="001023EF" w:rsidRDefault="003B6786" w:rsidP="003B6786">
      <w:pPr>
        <w:spacing w:line="320" w:lineRule="exact"/>
        <w:rPr>
          <w:rFonts w:ascii="Arial" w:eastAsia="Arial" w:hAnsi="Arial" w:cs="Arial"/>
          <w:color w:val="000000" w:themeColor="text1"/>
        </w:rPr>
      </w:pPr>
      <w:r w:rsidRPr="007A4380">
        <w:rPr>
          <w:rFonts w:ascii="Arial" w:eastAsia="Arial" w:hAnsi="Arial" w:cs="Arial"/>
        </w:rPr>
        <w:t>Jij en je ouders vinden deze praktijkreglementen op Smartschool bij het schoolreglement</w:t>
      </w:r>
      <w:r w:rsidR="001A0684">
        <w:rPr>
          <w:rFonts w:ascii="Arial" w:eastAsia="Arial" w:hAnsi="Arial" w:cs="Arial"/>
        </w:rPr>
        <w:t xml:space="preserve"> </w:t>
      </w:r>
      <w:r w:rsidR="001A0684" w:rsidRPr="001023EF">
        <w:rPr>
          <w:rFonts w:ascii="Arial" w:eastAsia="Arial" w:hAnsi="Arial" w:cs="Arial"/>
          <w:color w:val="000000" w:themeColor="text1"/>
        </w:rPr>
        <w:t xml:space="preserve">of </w:t>
      </w:r>
      <w:r w:rsidR="00E5192E" w:rsidRPr="001023EF">
        <w:rPr>
          <w:rFonts w:ascii="Arial" w:eastAsia="Arial" w:hAnsi="Arial" w:cs="Arial"/>
          <w:color w:val="000000" w:themeColor="text1"/>
        </w:rPr>
        <w:t>op Teams bij het vak</w:t>
      </w:r>
      <w:r w:rsidRPr="001023EF">
        <w:rPr>
          <w:rFonts w:ascii="Arial" w:eastAsia="Arial" w:hAnsi="Arial" w:cs="Arial"/>
          <w:color w:val="000000" w:themeColor="text1"/>
        </w:rPr>
        <w:t>.</w:t>
      </w:r>
    </w:p>
    <w:p w14:paraId="73A03CBD" w14:textId="24DD4BF5" w:rsidR="003B6786" w:rsidRPr="00140040" w:rsidRDefault="003B6786" w:rsidP="00140040">
      <w:pPr>
        <w:pStyle w:val="Kopje4"/>
      </w:pPr>
      <w:bookmarkStart w:id="133" w:name="_Toc238482626"/>
      <w:bookmarkEnd w:id="129"/>
      <w:r>
        <w:t xml:space="preserve">Vaccinaties en gezondheidsbeoordeling voor leerlingen </w:t>
      </w:r>
      <w:r w:rsidR="00300305">
        <w:t xml:space="preserve">OB, GZ, </w:t>
      </w:r>
      <w:r w:rsidR="00592811">
        <w:t>HV, BO, AWZW</w:t>
      </w:r>
      <w:r w:rsidR="58914796">
        <w:t>, PB,</w:t>
      </w:r>
      <w:r w:rsidR="6F2476AD">
        <w:t xml:space="preserve"> </w:t>
      </w:r>
      <w:r w:rsidR="58914796">
        <w:t>KB</w:t>
      </w:r>
      <w:r w:rsidR="11588D9D">
        <w:t xml:space="preserve"> en</w:t>
      </w:r>
      <w:r w:rsidR="58914796">
        <w:t xml:space="preserve"> VZK</w:t>
      </w:r>
      <w:bookmarkEnd w:id="133"/>
    </w:p>
    <w:p w14:paraId="65471293"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deze afdelingen vormen stages een belangrijk onderdeel van de opleiding. In voorbereiding op die stages vragen de stagegevers van deze richtingen een gezondheidsattest van de stagiairs. Om dit attest te krijgen, moet je in orde zijn met bepaalde vaccinaties.</w:t>
      </w:r>
    </w:p>
    <w:p w14:paraId="72A06B3D"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Zonder dit gezondheidsattest kan een stagegever de stagiair weigeren.</w:t>
      </w:r>
    </w:p>
    <w:p w14:paraId="0F3EFB33" w14:textId="518F0974" w:rsidR="003B6786" w:rsidRPr="007A4380" w:rsidRDefault="003B6786" w:rsidP="003B6786">
      <w:pPr>
        <w:spacing w:line="320" w:lineRule="exact"/>
        <w:rPr>
          <w:rFonts w:ascii="Arial" w:eastAsia="Arial" w:hAnsi="Arial" w:cs="Arial"/>
        </w:rPr>
      </w:pPr>
      <w:r w:rsidRPr="007A4380">
        <w:rPr>
          <w:rFonts w:ascii="Arial" w:eastAsia="Arial" w:hAnsi="Arial" w:cs="Arial"/>
        </w:rPr>
        <w:t xml:space="preserve">Weiger je bijvoorbeeld vaccinaties (geldt niet voor leerlingen </w:t>
      </w:r>
      <w:r w:rsidR="00592811" w:rsidRPr="007A4380">
        <w:rPr>
          <w:rFonts w:ascii="Arial" w:eastAsia="Arial" w:hAnsi="Arial" w:cs="Arial"/>
        </w:rPr>
        <w:t>Haarverzorging</w:t>
      </w:r>
      <w:r w:rsidRPr="007A4380">
        <w:rPr>
          <w:rFonts w:ascii="Arial" w:eastAsia="Arial" w:hAnsi="Arial" w:cs="Arial"/>
        </w:rPr>
        <w:t>), dan kan het behalen van je diploma in het gedrang komen als er onvoldoende stageplaatsen zijn die geen inentingen vereisen. Je moet namelijk voldoende uren stage hebben om te kunnen slagen.</w:t>
      </w:r>
    </w:p>
    <w:p w14:paraId="6857AD22" w14:textId="126B1EED" w:rsidR="005F71A2" w:rsidRPr="00CC2383" w:rsidRDefault="003B6786" w:rsidP="00AE0183">
      <w:pPr>
        <w:spacing w:line="320" w:lineRule="exact"/>
        <w:rPr>
          <w:rFonts w:ascii="Arial" w:eastAsia="Arial" w:hAnsi="Arial" w:cs="Arial"/>
        </w:rPr>
      </w:pPr>
      <w:r w:rsidRPr="007A4380">
        <w:rPr>
          <w:rFonts w:ascii="Arial" w:eastAsia="Arial" w:hAnsi="Arial" w:cs="Arial"/>
        </w:rPr>
        <w:t>De betrokken leerlingen worden hier tijdig over geïnformeerd via een brief.</w:t>
      </w:r>
    </w:p>
    <w:p w14:paraId="78B0AA5D" w14:textId="6DBD2229" w:rsidR="00531217" w:rsidRPr="00140040" w:rsidRDefault="1EA13078" w:rsidP="00140040">
      <w:pPr>
        <w:pStyle w:val="Kopje3"/>
      </w:pPr>
      <w:bookmarkStart w:id="134" w:name="_Toc238482627"/>
      <w:r>
        <w:t>Gezondheid</w:t>
      </w:r>
      <w:bookmarkEnd w:id="134"/>
    </w:p>
    <w:p w14:paraId="7B2597C9" w14:textId="0BD46420" w:rsidR="00531217" w:rsidRPr="00140040" w:rsidRDefault="00DF586C" w:rsidP="00AE0183">
      <w:pPr>
        <w:spacing w:line="320" w:lineRule="exact"/>
        <w:rPr>
          <w:rFonts w:ascii="Arial" w:eastAsia="Arial" w:hAnsi="Arial" w:cs="Arial"/>
        </w:rPr>
      </w:pPr>
      <w:r w:rsidRPr="007A4380">
        <w:rPr>
          <w:rFonts w:ascii="Arial" w:eastAsia="Arial" w:hAnsi="Arial" w:cs="Arial"/>
        </w:rPr>
        <w:t>Iedereen draagt zijn steentje bij tot een gezonde school</w:t>
      </w:r>
      <w:r w:rsidR="1EA13078" w:rsidRPr="007A4380">
        <w:rPr>
          <w:rFonts w:ascii="Arial" w:eastAsia="Arial" w:hAnsi="Arial" w:cs="Arial"/>
        </w:rPr>
        <w:t>. Als school doen wij dan ook een beroep op leerlingen en personeel, maar ook op ouders en schoolpartners om samen te zorgen voor een gezonde leer- en leefomgeving voor de leerlingen. Onze visie op gezondheidsbeleid vind je op onze website.</w:t>
      </w:r>
    </w:p>
    <w:p w14:paraId="043FB78A" w14:textId="24EC8772" w:rsidR="00781E18" w:rsidRPr="00222011" w:rsidRDefault="1EA13078" w:rsidP="00AE0183">
      <w:pPr>
        <w:spacing w:line="320" w:lineRule="exact"/>
        <w:rPr>
          <w:rFonts w:ascii="Arial" w:eastAsia="Arial" w:hAnsi="Arial" w:cs="Arial"/>
        </w:rPr>
      </w:pPr>
      <w:r w:rsidRPr="007A4380">
        <w:rPr>
          <w:rFonts w:ascii="Arial" w:eastAsia="Arial" w:hAnsi="Arial" w:cs="Arial"/>
        </w:rPr>
        <w:t>Onze school wil actief kennis, vaardigheden en attitudes bijbrengen die gericht zijn op je eigen gezondheid en die van anderen. Zij wil bewust meehelpen jongeren te behoeden voor overmatig alcohol drinken en roken en voor het misbruik van genees- en genotmiddelen.</w:t>
      </w:r>
    </w:p>
    <w:p w14:paraId="34062770" w14:textId="7E602F24" w:rsidR="00531217" w:rsidRPr="00140040" w:rsidRDefault="1EA13078" w:rsidP="00140040">
      <w:pPr>
        <w:pStyle w:val="Kopje4"/>
      </w:pPr>
      <w:bookmarkStart w:id="135" w:name="_Toc238482628"/>
      <w:r>
        <w:lastRenderedPageBreak/>
        <w:t>Gezonde voeding</w:t>
      </w:r>
      <w:bookmarkEnd w:id="135"/>
    </w:p>
    <w:p w14:paraId="0B186053" w14:textId="443A20CB" w:rsidR="00C3051B" w:rsidRPr="007A4380" w:rsidRDefault="1EA13078" w:rsidP="1EA13078">
      <w:pPr>
        <w:spacing w:line="320" w:lineRule="exact"/>
        <w:rPr>
          <w:rFonts w:ascii="Arial" w:eastAsia="Arial" w:hAnsi="Arial" w:cs="Arial"/>
        </w:rPr>
      </w:pPr>
      <w:r w:rsidRPr="007A4380">
        <w:rPr>
          <w:rFonts w:ascii="Arial" w:eastAsia="Arial" w:hAnsi="Arial" w:cs="Arial"/>
        </w:rPr>
        <w:t>Onze school heeft veel aandacht voor gezonde voeding in de ruime zin van het woord.</w:t>
      </w:r>
    </w:p>
    <w:p w14:paraId="5A8C5F35" w14:textId="3B46D22A" w:rsidR="00140014" w:rsidRPr="007A4380" w:rsidRDefault="1EA13078" w:rsidP="1EA13078">
      <w:pPr>
        <w:spacing w:line="320" w:lineRule="exact"/>
        <w:rPr>
          <w:rFonts w:ascii="Arial" w:eastAsia="Arial" w:hAnsi="Arial" w:cs="Arial"/>
        </w:rPr>
      </w:pPr>
      <w:r w:rsidRPr="007A4380">
        <w:rPr>
          <w:rFonts w:ascii="Arial" w:eastAsia="Arial" w:hAnsi="Arial" w:cs="Arial"/>
        </w:rPr>
        <w:t xml:space="preserve">Op school bieden we enkel gezonde dranken en tussendoortjes aan, ook in de automaten. </w:t>
      </w:r>
    </w:p>
    <w:p w14:paraId="1003CB5D" w14:textId="70AE851A" w:rsidR="00531217" w:rsidRPr="007A4380" w:rsidRDefault="1EA13078" w:rsidP="1EA13078">
      <w:pPr>
        <w:spacing w:line="320" w:lineRule="exact"/>
        <w:rPr>
          <w:rFonts w:ascii="Arial" w:eastAsia="Arial" w:hAnsi="Arial" w:cs="Arial"/>
        </w:rPr>
      </w:pPr>
      <w:r w:rsidRPr="007A4380">
        <w:rPr>
          <w:rFonts w:ascii="Arial" w:eastAsia="Arial" w:hAnsi="Arial" w:cs="Arial"/>
        </w:rPr>
        <w:t>In de automaten op de speelplaats vind je enkel nog water en gearomatiseerd water. Je kan op school ook gratis drinkwater bekome</w:t>
      </w:r>
      <w:r w:rsidR="00213102" w:rsidRPr="007A4380">
        <w:rPr>
          <w:rFonts w:ascii="Arial" w:eastAsia="Arial" w:hAnsi="Arial" w:cs="Arial"/>
        </w:rPr>
        <w:t>n aan de drankfonteintjes.</w:t>
      </w:r>
    </w:p>
    <w:p w14:paraId="50C5815D" w14:textId="77777777" w:rsidR="00C3051B" w:rsidRPr="007A4380" w:rsidRDefault="1EA13078" w:rsidP="1EA13078">
      <w:pPr>
        <w:spacing w:line="320" w:lineRule="exact"/>
        <w:rPr>
          <w:rFonts w:ascii="Arial" w:eastAsia="Arial" w:hAnsi="Arial" w:cs="Arial"/>
        </w:rPr>
      </w:pPr>
      <w:r w:rsidRPr="007A4380">
        <w:rPr>
          <w:rFonts w:ascii="Arial" w:eastAsia="Arial" w:hAnsi="Arial" w:cs="Arial"/>
        </w:rPr>
        <w:t xml:space="preserve">Enkel water, fruitsap (géén limonades en andere frisdranken!) en chocolademelk mag je van thuis meebrengen. </w:t>
      </w:r>
    </w:p>
    <w:p w14:paraId="4B10B947" w14:textId="44009B03" w:rsidR="00140014" w:rsidRPr="007A4380" w:rsidRDefault="1EA13078" w:rsidP="1EA13078">
      <w:pPr>
        <w:spacing w:line="320" w:lineRule="exact"/>
        <w:rPr>
          <w:rFonts w:ascii="Arial" w:eastAsia="Arial" w:hAnsi="Arial" w:cs="Arial"/>
        </w:rPr>
      </w:pPr>
      <w:r w:rsidRPr="007A4380">
        <w:rPr>
          <w:rFonts w:ascii="Arial" w:eastAsia="Arial" w:hAnsi="Arial" w:cs="Arial"/>
        </w:rPr>
        <w:t>Gebruik van kauwgom op school is verboden.</w:t>
      </w:r>
    </w:p>
    <w:p w14:paraId="005C537A" w14:textId="77777777" w:rsidR="006E0369" w:rsidRPr="007A4380" w:rsidRDefault="1EA13078" w:rsidP="1EA13078">
      <w:pPr>
        <w:spacing w:line="320" w:lineRule="exact"/>
        <w:rPr>
          <w:rFonts w:ascii="Arial" w:eastAsia="Arial" w:hAnsi="Arial" w:cs="Arial"/>
        </w:rPr>
      </w:pPr>
      <w:r w:rsidRPr="007A4380">
        <w:rPr>
          <w:rFonts w:ascii="Arial" w:eastAsia="Arial" w:hAnsi="Arial" w:cs="Arial"/>
        </w:rPr>
        <w:t>Tijdens de pauzes kunnen er gezonde tussendoortjes (fruit, groenten, graan- en melkproducten) aangeboden worden door leerlingen in samenwerking met de werkgroepen gezondheid.</w:t>
      </w:r>
    </w:p>
    <w:p w14:paraId="5A9B1B71" w14:textId="6F69B808" w:rsidR="00531217" w:rsidRPr="00565677" w:rsidRDefault="1EA13078" w:rsidP="00AE0183">
      <w:pPr>
        <w:spacing w:line="320" w:lineRule="exact"/>
        <w:rPr>
          <w:rFonts w:ascii="Arial" w:eastAsia="Arial" w:hAnsi="Arial" w:cs="Arial"/>
        </w:rPr>
      </w:pPr>
      <w:r w:rsidRPr="007A4380">
        <w:rPr>
          <w:rFonts w:ascii="Arial" w:eastAsia="Arial" w:hAnsi="Arial" w:cs="Arial"/>
        </w:rPr>
        <w:t>Om gezonde voeding ook te stimuleren, zijn snoep, chocolade en chips niet toegelaten op school</w:t>
      </w:r>
      <w:r w:rsidRPr="00565677">
        <w:rPr>
          <w:rFonts w:ascii="Arial" w:eastAsia="Arial" w:hAnsi="Arial" w:cs="Arial"/>
        </w:rPr>
        <w:t>. Een koek kan wel, al stimuleren we vooral graag het eten van fruit en groenten.</w:t>
      </w:r>
    </w:p>
    <w:p w14:paraId="50369EA7" w14:textId="02195581" w:rsidR="00531217" w:rsidRPr="007A4380" w:rsidRDefault="1EA13078" w:rsidP="1EA13078">
      <w:pPr>
        <w:spacing w:line="320" w:lineRule="exact"/>
        <w:rPr>
          <w:rFonts w:ascii="Arial" w:eastAsia="Arial" w:hAnsi="Arial" w:cs="Arial"/>
        </w:rPr>
      </w:pPr>
      <w:r w:rsidRPr="007A4380">
        <w:rPr>
          <w:rFonts w:ascii="Arial" w:eastAsia="Arial" w:hAnsi="Arial" w:cs="Arial"/>
        </w:rPr>
        <w:t>In het restaurant van</w:t>
      </w:r>
      <w:r w:rsidR="00BE0CA3">
        <w:rPr>
          <w:rFonts w:ascii="Arial" w:eastAsia="Arial" w:hAnsi="Arial" w:cs="Arial"/>
        </w:rPr>
        <w:t xml:space="preserve"> </w:t>
      </w:r>
      <w:r w:rsidR="00956898">
        <w:rPr>
          <w:rFonts w:ascii="Arial" w:eastAsia="Arial" w:hAnsi="Arial" w:cs="Arial"/>
        </w:rPr>
        <w:t>NOVA campus VISO</w:t>
      </w:r>
      <w:r w:rsidRPr="007A4380">
        <w:rPr>
          <w:rFonts w:ascii="Arial" w:eastAsia="Arial" w:hAnsi="Arial" w:cs="Arial"/>
        </w:rPr>
        <w:t xml:space="preserve"> Polenplein gelden ook enkele regels die in het teken van gezonde voeding staan:</w:t>
      </w:r>
    </w:p>
    <w:p w14:paraId="5A714B73" w14:textId="0ECFB2D6" w:rsidR="00531217" w:rsidRPr="007A4380" w:rsidRDefault="00F20B19" w:rsidP="009D0C4C">
      <w:pPr>
        <w:numPr>
          <w:ilvl w:val="1"/>
          <w:numId w:val="40"/>
        </w:numPr>
        <w:tabs>
          <w:tab w:val="clear" w:pos="1800"/>
          <w:tab w:val="num" w:pos="1134"/>
        </w:tabs>
        <w:spacing w:line="320" w:lineRule="exact"/>
        <w:ind w:left="1134" w:hanging="283"/>
        <w:rPr>
          <w:rFonts w:ascii="Arial" w:eastAsia="Arial" w:hAnsi="Arial" w:cs="Arial"/>
        </w:rPr>
      </w:pPr>
      <w:r w:rsidRPr="007A4380">
        <w:rPr>
          <w:rFonts w:ascii="Arial" w:eastAsia="Arial" w:hAnsi="Arial" w:cs="Arial"/>
        </w:rPr>
        <w:t xml:space="preserve">Leerlingen die op school blijven ’s middags, </w:t>
      </w:r>
      <w:r w:rsidR="1EA13078" w:rsidRPr="007A4380">
        <w:rPr>
          <w:rFonts w:ascii="Arial" w:eastAsia="Arial" w:hAnsi="Arial" w:cs="Arial"/>
        </w:rPr>
        <w:t xml:space="preserve">moeten zich laten registreren in het restaurant. Zo kunnen we controleren dat het middagmaal niet overgeslagen wordt. </w:t>
      </w:r>
    </w:p>
    <w:p w14:paraId="0CF82FBB" w14:textId="79216836" w:rsidR="00531217" w:rsidRPr="00A25847" w:rsidRDefault="1EA13078" w:rsidP="00AE0183">
      <w:pPr>
        <w:numPr>
          <w:ilvl w:val="1"/>
          <w:numId w:val="40"/>
        </w:numPr>
        <w:tabs>
          <w:tab w:val="clear" w:pos="1800"/>
          <w:tab w:val="num" w:pos="1134"/>
        </w:tabs>
        <w:spacing w:line="320" w:lineRule="exact"/>
        <w:ind w:left="1134" w:hanging="283"/>
        <w:rPr>
          <w:rFonts w:ascii="Arial" w:eastAsia="Arial" w:hAnsi="Arial" w:cs="Arial"/>
        </w:rPr>
      </w:pPr>
      <w:r w:rsidRPr="007A4380">
        <w:rPr>
          <w:rFonts w:ascii="Arial" w:eastAsia="Arial" w:hAnsi="Arial" w:cs="Arial"/>
        </w:rPr>
        <w:t>We hebben een ruim keuzeaanbod van gezonde voeding. Je kan onder andere elke dag gebruik maken van de saladbar.</w:t>
      </w:r>
    </w:p>
    <w:p w14:paraId="00E4B330" w14:textId="6645608B" w:rsidR="00531217" w:rsidRPr="00140040" w:rsidRDefault="00531217" w:rsidP="00140040">
      <w:pPr>
        <w:pStyle w:val="Kopje4"/>
      </w:pPr>
      <w:bookmarkStart w:id="136" w:name="_Toc238482629"/>
      <w:r>
        <w:t>Beweging</w:t>
      </w:r>
      <w:bookmarkEnd w:id="136"/>
    </w:p>
    <w:p w14:paraId="7F101522" w14:textId="598959FC" w:rsidR="00531217" w:rsidRPr="00184681" w:rsidRDefault="1EA13078" w:rsidP="00AE0183">
      <w:pPr>
        <w:spacing w:line="320" w:lineRule="exact"/>
        <w:rPr>
          <w:rFonts w:ascii="Arial" w:eastAsia="Arial" w:hAnsi="Arial" w:cs="Arial"/>
        </w:rPr>
      </w:pPr>
      <w:r w:rsidRPr="007A4380">
        <w:rPr>
          <w:rFonts w:ascii="Arial" w:eastAsia="Arial" w:hAnsi="Arial" w:cs="Arial"/>
        </w:rPr>
        <w:t xml:space="preserve">Naast voeding is ook beweging zeer belangrijk. Als school streven we ernaar dat je voldoende in beweging bent. Heel wat gezondheidsproblemen (obesitas, hart- en vaatziekten …) zijn </w:t>
      </w:r>
      <w:r w:rsidR="000A4710">
        <w:rPr>
          <w:rFonts w:ascii="Arial" w:eastAsia="Arial" w:hAnsi="Arial" w:cs="Arial"/>
        </w:rPr>
        <w:t>namelijk</w:t>
      </w:r>
      <w:r w:rsidRPr="007A4380">
        <w:rPr>
          <w:rFonts w:ascii="Arial" w:eastAsia="Arial" w:hAnsi="Arial" w:cs="Arial"/>
        </w:rPr>
        <w:t xml:space="preserve"> het gevolg van onvoldoende bewegen.</w:t>
      </w:r>
    </w:p>
    <w:p w14:paraId="2A2954AD" w14:textId="09EA643F" w:rsidR="00C03E8A" w:rsidRPr="00140040" w:rsidRDefault="1EA13078" w:rsidP="00AE0183">
      <w:pPr>
        <w:spacing w:line="320" w:lineRule="exact"/>
        <w:rPr>
          <w:rFonts w:ascii="Arial" w:eastAsia="Arial" w:hAnsi="Arial" w:cs="Arial"/>
        </w:rPr>
      </w:pPr>
      <w:r w:rsidRPr="007A4380">
        <w:rPr>
          <w:rFonts w:ascii="Arial" w:eastAsia="Arial" w:hAnsi="Arial" w:cs="Arial"/>
        </w:rPr>
        <w:t>De school biedt heel wat sportactiviteiten aan</w:t>
      </w:r>
      <w:r w:rsidR="000A4710">
        <w:rPr>
          <w:rFonts w:ascii="Arial" w:eastAsia="Arial" w:hAnsi="Arial" w:cs="Arial"/>
        </w:rPr>
        <w:t xml:space="preserve">. </w:t>
      </w:r>
      <w:r w:rsidRPr="007A4380">
        <w:rPr>
          <w:rFonts w:ascii="Arial" w:eastAsia="Arial" w:hAnsi="Arial" w:cs="Arial"/>
        </w:rPr>
        <w:t xml:space="preserve">Wij willen hierbij nogmaals de nadruk leggen op het belang van deelname aan LO-lessen, sportdagen en andere </w:t>
      </w:r>
      <w:r w:rsidR="004D3F74" w:rsidRPr="007A4380">
        <w:rPr>
          <w:rFonts w:ascii="Arial" w:eastAsia="Arial" w:hAnsi="Arial" w:cs="Arial"/>
        </w:rPr>
        <w:t xml:space="preserve">sportieve </w:t>
      </w:r>
      <w:r w:rsidRPr="007A4380">
        <w:rPr>
          <w:rFonts w:ascii="Arial" w:eastAsia="Arial" w:hAnsi="Arial" w:cs="Arial"/>
        </w:rPr>
        <w:t>activiteiten.</w:t>
      </w:r>
    </w:p>
    <w:p w14:paraId="1B23D2AD"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Als extra aanbod worden verschillende sporten tussen de middag gratis aangeboden (op vrijwillige basis).</w:t>
      </w:r>
    </w:p>
    <w:p w14:paraId="22A3C87B" w14:textId="55BB2D77" w:rsidR="000C4331" w:rsidRPr="000B445C" w:rsidRDefault="1EA13078" w:rsidP="00AE0183">
      <w:pPr>
        <w:spacing w:line="320" w:lineRule="exact"/>
        <w:rPr>
          <w:rFonts w:ascii="Arial" w:eastAsia="Arial" w:hAnsi="Arial" w:cs="Arial"/>
        </w:rPr>
      </w:pPr>
      <w:r w:rsidRPr="007A4380">
        <w:rPr>
          <w:rFonts w:ascii="Arial" w:eastAsia="Arial" w:hAnsi="Arial" w:cs="Arial"/>
        </w:rPr>
        <w:t>Leerlingen die hieraan willen deelnemen, melden zich hiervoor bij de verantwoordelijke leerkracht. Als je je inschrijft voor een middagactiviteit, verwachten we wel dat je aan alle sessies deelneemt.</w:t>
      </w:r>
    </w:p>
    <w:p w14:paraId="6E995FEB" w14:textId="2766BFA1" w:rsidR="006D2EA1" w:rsidRPr="00665B08" w:rsidRDefault="3EF697D4" w:rsidP="00140040">
      <w:pPr>
        <w:pStyle w:val="Kopje4"/>
      </w:pPr>
      <w:bookmarkStart w:id="137" w:name="_Toc238482630"/>
      <w:r>
        <w:t>Alcohol</w:t>
      </w:r>
      <w:bookmarkEnd w:id="137"/>
      <w:r>
        <w:t xml:space="preserve"> </w:t>
      </w:r>
    </w:p>
    <w:p w14:paraId="16037DAD" w14:textId="2158209F" w:rsidR="00D15B65"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Het bezi</w:t>
      </w:r>
      <w:r w:rsidR="00F20B19" w:rsidRPr="007A4380">
        <w:rPr>
          <w:rFonts w:ascii="Arial" w:eastAsia="Arial" w:hAnsi="Arial" w:cs="Arial"/>
          <w:lang w:val="nl-NL"/>
        </w:rPr>
        <w:t xml:space="preserve">t, gebruik, onder invloed zijn, </w:t>
      </w:r>
      <w:r w:rsidRPr="007A4380">
        <w:rPr>
          <w:rFonts w:ascii="Arial" w:eastAsia="Arial" w:hAnsi="Arial" w:cs="Arial"/>
          <w:lang w:val="nl-NL"/>
        </w:rPr>
        <w:t xml:space="preserve">doorgeven </w:t>
      </w:r>
      <w:r w:rsidR="00F20B19" w:rsidRPr="007A4380">
        <w:rPr>
          <w:rFonts w:ascii="Arial" w:eastAsia="Arial" w:hAnsi="Arial" w:cs="Arial"/>
          <w:lang w:val="nl-NL"/>
        </w:rPr>
        <w:t xml:space="preserve">en dealen </w:t>
      </w:r>
      <w:r w:rsidRPr="007A4380">
        <w:rPr>
          <w:rFonts w:ascii="Arial" w:eastAsia="Arial" w:hAnsi="Arial" w:cs="Arial"/>
          <w:lang w:val="nl-NL"/>
        </w:rPr>
        <w:t>van alcohol is niet toegelaten op school, tijdens activiteiten die op school zijn ingericht of tijdens extra-</w:t>
      </w:r>
      <w:proofErr w:type="spellStart"/>
      <w:r w:rsidRPr="007A4380">
        <w:rPr>
          <w:rFonts w:ascii="Arial" w:eastAsia="Arial" w:hAnsi="Arial" w:cs="Arial"/>
          <w:lang w:val="nl-NL"/>
        </w:rPr>
        <w:t>murosactiviteiten</w:t>
      </w:r>
      <w:proofErr w:type="spellEnd"/>
      <w:r w:rsidRPr="007A4380">
        <w:rPr>
          <w:rFonts w:ascii="Arial" w:eastAsia="Arial" w:hAnsi="Arial" w:cs="Arial"/>
          <w:lang w:val="nl-NL"/>
        </w:rPr>
        <w:t>.</w:t>
      </w:r>
    </w:p>
    <w:p w14:paraId="1EF91BD5" w14:textId="77777777" w:rsidR="00B93E10"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heel uitzonderlijke situaties kunnen we voor leerlingen van de derde graad een uitzondering maken.</w:t>
      </w:r>
    </w:p>
    <w:p w14:paraId="55AD86E1" w14:textId="77777777" w:rsidR="00D15B65"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Voor deze leerlingen uit de derde graad betekent dit dat ze zich moeten houden aan de afspraken die vooraf gemaakt werden met de begeleidende leerkrachten.</w:t>
      </w:r>
    </w:p>
    <w:p w14:paraId="7D1C5108" w14:textId="77777777" w:rsidR="00D15B65" w:rsidRPr="007A4380" w:rsidRDefault="1EA13078" w:rsidP="009D0C4C">
      <w:pPr>
        <w:numPr>
          <w:ilvl w:val="1"/>
          <w:numId w:val="43"/>
        </w:numPr>
        <w:tabs>
          <w:tab w:val="clear" w:pos="1800"/>
          <w:tab w:val="num" w:pos="1134"/>
        </w:tabs>
        <w:spacing w:line="320" w:lineRule="exact"/>
        <w:ind w:left="1134" w:hanging="283"/>
        <w:rPr>
          <w:rFonts w:ascii="Arial" w:eastAsia="Arial" w:hAnsi="Arial" w:cs="Arial"/>
          <w:lang w:val="nl-NL"/>
        </w:rPr>
      </w:pPr>
      <w:r w:rsidRPr="007A4380">
        <w:rPr>
          <w:rFonts w:ascii="Arial" w:eastAsia="Arial" w:hAnsi="Arial" w:cs="Arial"/>
          <w:lang w:val="nl-NL"/>
        </w:rPr>
        <w:t>Duidelijk onder invloed zijn kan niet;</w:t>
      </w:r>
    </w:p>
    <w:p w14:paraId="425DA44E" w14:textId="01E4B106" w:rsidR="00D15B65" w:rsidRPr="007A4380" w:rsidRDefault="1EA13078" w:rsidP="009D0C4C">
      <w:pPr>
        <w:numPr>
          <w:ilvl w:val="1"/>
          <w:numId w:val="43"/>
        </w:numPr>
        <w:tabs>
          <w:tab w:val="clear" w:pos="1800"/>
          <w:tab w:val="num" w:pos="1134"/>
        </w:tabs>
        <w:spacing w:line="320" w:lineRule="exact"/>
        <w:ind w:left="1134" w:hanging="283"/>
        <w:rPr>
          <w:rFonts w:ascii="Arial" w:eastAsia="Arial" w:hAnsi="Arial" w:cs="Arial"/>
          <w:lang w:val="nl-NL"/>
        </w:rPr>
      </w:pPr>
      <w:r w:rsidRPr="007A4380">
        <w:rPr>
          <w:rFonts w:ascii="Arial" w:eastAsia="Arial" w:hAnsi="Arial" w:cs="Arial"/>
          <w:lang w:val="nl-NL"/>
        </w:rPr>
        <w:t>je kan enkel alcohol nuttigen als deze ter plaatse aangekocht en gedronken wordt (binnen de wettelijke normen en geen sterke drank!);</w:t>
      </w:r>
    </w:p>
    <w:p w14:paraId="30D9F89B" w14:textId="2D7237AF" w:rsidR="00D15B65" w:rsidRPr="00140040" w:rsidRDefault="1EA13078" w:rsidP="009D0C4C">
      <w:pPr>
        <w:numPr>
          <w:ilvl w:val="1"/>
          <w:numId w:val="43"/>
        </w:numPr>
        <w:tabs>
          <w:tab w:val="clear" w:pos="1800"/>
          <w:tab w:val="num" w:pos="1134"/>
        </w:tabs>
        <w:spacing w:line="320" w:lineRule="exact"/>
        <w:ind w:left="1134" w:hanging="283"/>
        <w:rPr>
          <w:rFonts w:ascii="Arial" w:eastAsia="Arial" w:hAnsi="Arial" w:cs="Arial"/>
          <w:lang w:val="nl-NL"/>
        </w:rPr>
      </w:pPr>
      <w:r w:rsidRPr="007A4380">
        <w:rPr>
          <w:rFonts w:ascii="Arial" w:eastAsia="Arial" w:hAnsi="Arial" w:cs="Arial"/>
          <w:lang w:val="nl-NL"/>
        </w:rPr>
        <w:t>in het bezit zijn van alcohol is steeds verboden.</w:t>
      </w:r>
    </w:p>
    <w:p w14:paraId="35233165" w14:textId="77777777" w:rsidR="00D15B65"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lastRenderedPageBreak/>
        <w:t>Tijdens activiteiten die toegankelijk zijn voor een breed publiek (bv. open dag), zijn je ouders verantwoordelijk vanaf het moment dat je geen taken meer moet vervullen op school. De school respecteert uiteraard de wettelijke regels, zoals geen alcohol voor min 16-jarigen.</w:t>
      </w:r>
    </w:p>
    <w:p w14:paraId="42917FDF" w14:textId="3EFAA7A3" w:rsidR="00546573" w:rsidRPr="00B7446C" w:rsidRDefault="1EA13078" w:rsidP="1EA13078">
      <w:pPr>
        <w:spacing w:line="320" w:lineRule="exact"/>
        <w:rPr>
          <w:rFonts w:ascii="Arial" w:eastAsia="Arial" w:hAnsi="Arial" w:cs="Arial"/>
          <w:lang w:val="nl-NL"/>
        </w:rPr>
      </w:pPr>
      <w:r w:rsidRPr="007A4380">
        <w:rPr>
          <w:rFonts w:ascii="Arial" w:eastAsia="Arial" w:hAnsi="Arial" w:cs="Arial"/>
          <w:lang w:val="nl-NL"/>
        </w:rPr>
        <w:t>Tijdens de tijd dat je taken uitvoert voor de school, gelden dezelfde afspraken als tijdens de schooluren.</w:t>
      </w:r>
    </w:p>
    <w:p w14:paraId="2089878E" w14:textId="62E36334" w:rsidR="00D15B65" w:rsidRPr="007A4380" w:rsidRDefault="1EA13078" w:rsidP="00AE0183">
      <w:pPr>
        <w:spacing w:line="320" w:lineRule="exact"/>
        <w:rPr>
          <w:rFonts w:ascii="Arial" w:eastAsia="Arial" w:hAnsi="Arial" w:cs="Arial"/>
          <w:u w:val="single"/>
          <w:lang w:val="nl-NL"/>
        </w:rPr>
      </w:pPr>
      <w:r w:rsidRPr="007A4380">
        <w:rPr>
          <w:rFonts w:ascii="Arial" w:eastAsia="Arial" w:hAnsi="Arial" w:cs="Arial"/>
          <w:u w:val="single"/>
          <w:lang w:val="nl-NL"/>
        </w:rPr>
        <w:t>Bij overtreding van de regels:</w:t>
      </w:r>
    </w:p>
    <w:p w14:paraId="6765CFEF" w14:textId="75968AE0" w:rsidR="052E287A" w:rsidRDefault="00117BCB" w:rsidP="5827B3C8">
      <w:pPr>
        <w:numPr>
          <w:ilvl w:val="1"/>
          <w:numId w:val="44"/>
        </w:numPr>
        <w:spacing w:line="320" w:lineRule="exact"/>
        <w:ind w:left="1134" w:hanging="283"/>
        <w:rPr>
          <w:rFonts w:ascii="Arial" w:eastAsia="Arial" w:hAnsi="Arial" w:cs="Arial"/>
          <w:lang w:val="nl-NL"/>
        </w:rPr>
      </w:pPr>
      <w:r>
        <w:rPr>
          <w:rFonts w:ascii="Arial" w:eastAsia="Arial" w:hAnsi="Arial" w:cs="Arial"/>
          <w:lang w:val="nl-NL"/>
        </w:rPr>
        <w:t>B</w:t>
      </w:r>
      <w:r w:rsidR="052E287A" w:rsidRPr="5827B3C8">
        <w:rPr>
          <w:rFonts w:ascii="Arial" w:eastAsia="Arial" w:hAnsi="Arial" w:cs="Arial"/>
          <w:lang w:val="nl-NL"/>
        </w:rPr>
        <w:t>ezit</w:t>
      </w:r>
      <w:r w:rsidR="003C217D" w:rsidRPr="5827B3C8">
        <w:rPr>
          <w:rFonts w:ascii="Arial" w:eastAsia="Arial" w:hAnsi="Arial" w:cs="Arial"/>
          <w:lang w:val="nl-NL"/>
        </w:rPr>
        <w:t xml:space="preserve"> </w:t>
      </w:r>
      <w:r w:rsidR="1EA13078" w:rsidRPr="5827B3C8">
        <w:rPr>
          <w:rFonts w:ascii="Arial" w:eastAsia="Arial" w:hAnsi="Arial" w:cs="Arial"/>
          <w:lang w:val="nl-NL"/>
        </w:rPr>
        <w:t>van alcohol</w:t>
      </w:r>
      <w:r w:rsidR="079126D4" w:rsidRPr="5827B3C8">
        <w:rPr>
          <w:rFonts w:ascii="Arial" w:eastAsia="Arial" w:hAnsi="Arial" w:cs="Arial"/>
          <w:lang w:val="nl-NL"/>
        </w:rPr>
        <w:t>:</w:t>
      </w:r>
    </w:p>
    <w:p w14:paraId="39AD7DF3" w14:textId="396AF769" w:rsidR="079126D4" w:rsidRDefault="079126D4" w:rsidP="5827B3C8">
      <w:pPr>
        <w:spacing w:after="0" w:line="320" w:lineRule="exact"/>
        <w:ind w:left="1416"/>
        <w:rPr>
          <w:rFonts w:ascii="Arial" w:eastAsia="Arial" w:hAnsi="Arial" w:cs="Arial"/>
          <w:lang w:val="nl-NL"/>
        </w:rPr>
      </w:pPr>
      <w:r w:rsidRPr="5827B3C8">
        <w:rPr>
          <w:rFonts w:ascii="Arial" w:eastAsia="Arial" w:hAnsi="Arial" w:cs="Arial"/>
          <w:lang w:val="nl-NL"/>
        </w:rPr>
        <w:t>De leerling wordt op het moment zelf aangesproken en de alcohol wordt in bewaring genomen (je ouders kunnen de alcohol zelf terug ophalen);</w:t>
      </w:r>
    </w:p>
    <w:p w14:paraId="30A08474" w14:textId="0A536784" w:rsidR="5827B3C8" w:rsidRDefault="5827B3C8" w:rsidP="5827B3C8">
      <w:pPr>
        <w:spacing w:after="0" w:line="320" w:lineRule="exact"/>
        <w:ind w:left="1416"/>
        <w:rPr>
          <w:rFonts w:ascii="Arial" w:eastAsia="Arial" w:hAnsi="Arial" w:cs="Arial"/>
          <w:lang w:val="nl-NL"/>
        </w:rPr>
      </w:pPr>
    </w:p>
    <w:p w14:paraId="20F94508" w14:textId="301C1ABA" w:rsidR="48CE653B" w:rsidRDefault="4E66901F"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457A1A08" w14:textId="25CD377E" w:rsidR="48CE653B" w:rsidRDefault="4E66901F" w:rsidP="007E478C">
      <w:pPr>
        <w:pStyle w:val="Lijstalinea"/>
        <w:numPr>
          <w:ilvl w:val="0"/>
          <w:numId w:val="102"/>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2DA8A8CA" w14:textId="2993B1F9" w:rsidR="36258E69" w:rsidRDefault="36258E69" w:rsidP="007E478C">
      <w:pPr>
        <w:pStyle w:val="Lijstalinea"/>
        <w:numPr>
          <w:ilvl w:val="0"/>
          <w:numId w:val="102"/>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638F1BD6" w14:textId="620533B1" w:rsidR="5BB3E055" w:rsidRDefault="5BB3E055"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6AF527D2" w14:textId="67F91E6E" w:rsidR="5BB3E055" w:rsidRDefault="5BB3E055"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1FE579CD" w14:textId="748EE773" w:rsidR="5BB3E055" w:rsidRDefault="5BB3E055"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5008E22D" w14:textId="2313D4FD" w:rsidR="5BB3E055" w:rsidRDefault="5BB3E055"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7D881BF2" w14:textId="054A10CD" w:rsidR="6D675B6A" w:rsidRDefault="276470C2"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739D8695" w14:textId="1AD49CBE" w:rsidR="6D675B6A" w:rsidRDefault="276470C2"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13EFB357" w14:textId="0DB73D8A" w:rsidR="6D675B6A" w:rsidRDefault="276470C2"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61DEC5FE" w14:textId="31D41563" w:rsidR="6D675B6A" w:rsidRDefault="276470C2"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nota fout gedrag</w:t>
      </w:r>
      <w:r w:rsidRPr="2B339EEE">
        <w:rPr>
          <w:rFonts w:ascii="Arial" w:eastAsia="Arial" w:hAnsi="Arial" w:cs="Arial"/>
          <w:lang w:val="nl-NL"/>
        </w:rPr>
        <w:t xml:space="preserve"> </w:t>
      </w:r>
    </w:p>
    <w:p w14:paraId="2A9E1036" w14:textId="41EF8E85" w:rsidR="17F37827" w:rsidRDefault="52451B51" w:rsidP="2B339EEE">
      <w:pPr>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bewijs</w:t>
      </w:r>
      <w:r w:rsidRPr="2B339EEE">
        <w:rPr>
          <w:rFonts w:ascii="Arial" w:eastAsia="Arial" w:hAnsi="Arial" w:cs="Arial"/>
          <w:u w:val="single"/>
          <w:lang w:val="nl-NL"/>
        </w:rPr>
        <w:t xml:space="preserve"> </w:t>
      </w:r>
    </w:p>
    <w:p w14:paraId="35BA28F4" w14:textId="0AC3582B" w:rsidR="17F37827" w:rsidRDefault="52451B51" w:rsidP="007E478C">
      <w:pPr>
        <w:pStyle w:val="Lijstalinea"/>
        <w:numPr>
          <w:ilvl w:val="0"/>
          <w:numId w:val="100"/>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en/of leerlingbegeleiding</w:t>
      </w:r>
    </w:p>
    <w:p w14:paraId="5F7B69E0" w14:textId="0E98C3AE" w:rsidR="17F37827" w:rsidRDefault="52451B51" w:rsidP="007E478C">
      <w:pPr>
        <w:pStyle w:val="Lijstalinea"/>
        <w:numPr>
          <w:ilvl w:val="0"/>
          <w:numId w:val="100"/>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5E06F915" w14:textId="2E1AC7F5" w:rsidR="2B339EEE" w:rsidRPr="003A4DB5" w:rsidRDefault="52451B51" w:rsidP="007E478C">
      <w:pPr>
        <w:pStyle w:val="Lijstalinea"/>
        <w:numPr>
          <w:ilvl w:val="0"/>
          <w:numId w:val="100"/>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onmiddellijke strafstudie of straf op m</w:t>
      </w:r>
      <w:r w:rsidR="00FC0FFB">
        <w:rPr>
          <w:rFonts w:ascii="Arial" w:eastAsia="Arial" w:hAnsi="Arial" w:cs="Arial"/>
          <w:lang w:val="nl-NL"/>
        </w:rPr>
        <w:t>aat</w:t>
      </w:r>
      <w:r w:rsidRPr="2B339EEE">
        <w:rPr>
          <w:rFonts w:ascii="Arial" w:eastAsia="Arial" w:hAnsi="Arial" w:cs="Arial"/>
          <w:lang w:val="nl-NL"/>
        </w:rPr>
        <w:t xml:space="preserve"> </w:t>
      </w:r>
    </w:p>
    <w:p w14:paraId="47B96810" w14:textId="77777777" w:rsidR="003A4DB5" w:rsidRPr="003A4DB5" w:rsidRDefault="003A4DB5" w:rsidP="003A4DB5">
      <w:pPr>
        <w:pStyle w:val="Lijstalinea"/>
        <w:spacing w:after="0" w:line="320" w:lineRule="exact"/>
        <w:ind w:left="1776"/>
        <w:rPr>
          <w:rFonts w:ascii="Arial" w:eastAsia="Arial" w:hAnsi="Arial" w:cs="Arial"/>
          <w:highlight w:val="lightGray"/>
          <w:lang w:val="nl-NL"/>
        </w:rPr>
      </w:pPr>
    </w:p>
    <w:p w14:paraId="6BF911C2" w14:textId="20960F67" w:rsidR="00CB2AB0" w:rsidRPr="007A4380" w:rsidRDefault="1EA13078" w:rsidP="00E30328">
      <w:pPr>
        <w:numPr>
          <w:ilvl w:val="0"/>
          <w:numId w:val="45"/>
        </w:numPr>
        <w:tabs>
          <w:tab w:val="num" w:pos="1134"/>
        </w:tabs>
        <w:spacing w:before="120" w:line="320" w:lineRule="exact"/>
        <w:ind w:left="1135" w:hanging="284"/>
        <w:rPr>
          <w:rFonts w:ascii="Arial" w:eastAsia="Arial" w:hAnsi="Arial" w:cs="Arial"/>
          <w:lang w:val="nl-NL"/>
        </w:rPr>
      </w:pPr>
      <w:r w:rsidRPr="007A4380">
        <w:rPr>
          <w:rFonts w:ascii="Arial" w:eastAsia="Arial" w:hAnsi="Arial" w:cs="Arial"/>
          <w:lang w:val="nl-NL"/>
        </w:rPr>
        <w:t>Gebruik van alcohol:</w:t>
      </w:r>
    </w:p>
    <w:p w14:paraId="657BC7F5" w14:textId="2B9BC514" w:rsidR="6859E022" w:rsidRDefault="6859E022" w:rsidP="2B339EEE">
      <w:pPr>
        <w:tabs>
          <w:tab w:val="num" w:pos="1134"/>
        </w:tabs>
        <w:spacing w:before="120" w:line="320" w:lineRule="exact"/>
        <w:ind w:left="1135"/>
        <w:rPr>
          <w:rFonts w:ascii="Arial" w:eastAsia="Arial" w:hAnsi="Arial" w:cs="Arial"/>
          <w:lang w:val="nl-NL"/>
        </w:rPr>
      </w:pPr>
      <w:r w:rsidRPr="2B339EEE">
        <w:rPr>
          <w:rFonts w:ascii="Arial" w:eastAsia="Arial" w:hAnsi="Arial" w:cs="Arial"/>
          <w:lang w:val="nl-NL"/>
        </w:rPr>
        <w:t>De leerling wordt op het moment zelf aangesproken en uit de les/activiteit verwijderd. Alcohol wordt in bewaring genomen.</w:t>
      </w:r>
    </w:p>
    <w:p w14:paraId="0B857902" w14:textId="301C1ABA" w:rsidR="13C8FE6B" w:rsidRDefault="13C8FE6B"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6FF8908C" w14:textId="25CD377E" w:rsidR="13C8FE6B" w:rsidRDefault="13C8FE6B" w:rsidP="007E478C">
      <w:pPr>
        <w:pStyle w:val="Lijstalinea"/>
        <w:numPr>
          <w:ilvl w:val="0"/>
          <w:numId w:val="102"/>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7B895DB5" w14:textId="068A0398" w:rsidR="363F1313" w:rsidRDefault="363F1313" w:rsidP="007E478C">
      <w:pPr>
        <w:pStyle w:val="Lijstalinea"/>
        <w:numPr>
          <w:ilvl w:val="0"/>
          <w:numId w:val="102"/>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7AB81506" w14:textId="620533B1" w:rsidR="0226C483" w:rsidRDefault="0226C483"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7BE2B1D2" w14:textId="67F91E6E" w:rsidR="0226C483" w:rsidRDefault="0226C483"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235700FB" w14:textId="363F918E" w:rsidR="0DB9BA8F" w:rsidRDefault="0DB9BA8F"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552D66F5" w14:textId="0C9A415D" w:rsidR="0226C483" w:rsidRDefault="0226C483"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0A0C66B8" w14:textId="054A10CD" w:rsidR="13C8FE6B" w:rsidRDefault="13C8FE6B"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7583A70D" w14:textId="17D70FFC" w:rsidR="76C1B724" w:rsidRDefault="76C1B724"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opgehaald door de ouders of krijgt een aangepaste</w:t>
      </w:r>
      <w:r w:rsidR="163CBE0C" w:rsidRPr="2B339EEE">
        <w:rPr>
          <w:rFonts w:ascii="Arial" w:eastAsia="Arial" w:hAnsi="Arial" w:cs="Arial"/>
          <w:highlight w:val="lightGray"/>
          <w:lang w:val="nl-NL"/>
        </w:rPr>
        <w:t xml:space="preserve"> taak</w:t>
      </w:r>
      <w:r w:rsidR="505198DB" w:rsidRPr="2B339EEE">
        <w:rPr>
          <w:rFonts w:ascii="Arial" w:eastAsia="Arial" w:hAnsi="Arial" w:cs="Arial"/>
          <w:highlight w:val="lightGray"/>
          <w:lang w:val="nl-NL"/>
        </w:rPr>
        <w:t xml:space="preserve"> voor één of meerdere dagen</w:t>
      </w:r>
    </w:p>
    <w:p w14:paraId="063EAB5A" w14:textId="24B86D61" w:rsidR="309EA029" w:rsidRDefault="309EA029"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68706B54" w14:textId="528DF498" w:rsidR="13C8FE6B" w:rsidRDefault="13C8FE6B"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 xml:space="preserve">Sanctie: </w:t>
      </w:r>
      <w:r w:rsidR="5EBE7152" w:rsidRPr="2B339EEE">
        <w:rPr>
          <w:rFonts w:ascii="Arial" w:eastAsia="Arial" w:hAnsi="Arial" w:cs="Arial"/>
          <w:highlight w:val="lightGray"/>
          <w:lang w:val="nl-NL"/>
        </w:rPr>
        <w:t>strafstudie of een sanctie op maat en een contract i.v.m. alcohol</w:t>
      </w:r>
    </w:p>
    <w:p w14:paraId="4ED0B59F" w14:textId="41EF8E85" w:rsidR="13C8FE6B" w:rsidRDefault="13C8FE6B" w:rsidP="2B339EEE">
      <w:pPr>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bewijs</w:t>
      </w:r>
      <w:r w:rsidRPr="2B339EEE">
        <w:rPr>
          <w:rFonts w:ascii="Arial" w:eastAsia="Arial" w:hAnsi="Arial" w:cs="Arial"/>
          <w:u w:val="single"/>
          <w:lang w:val="nl-NL"/>
        </w:rPr>
        <w:t xml:space="preserve"> </w:t>
      </w:r>
    </w:p>
    <w:p w14:paraId="7DC9A61F" w14:textId="1A9B4491" w:rsidR="5CDDB071" w:rsidRDefault="5CDDB071"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opgehaald door de ouders of krijgt een aangepaste taak</w:t>
      </w:r>
      <w:r w:rsidR="079A79AC" w:rsidRPr="2B339EEE">
        <w:rPr>
          <w:rFonts w:ascii="Arial" w:eastAsia="Arial" w:hAnsi="Arial" w:cs="Arial"/>
          <w:highlight w:val="lightGray"/>
          <w:lang w:val="nl-NL"/>
        </w:rPr>
        <w:t xml:space="preserve"> voor één of meerdere dagen</w:t>
      </w:r>
    </w:p>
    <w:p w14:paraId="4CA83A44" w14:textId="24B86D61" w:rsidR="5CDDB071" w:rsidRDefault="5CDDB071"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lastRenderedPageBreak/>
        <w:t>Er volgt een gesprek met directie en leerlingbegeleiding</w:t>
      </w:r>
    </w:p>
    <w:p w14:paraId="154FE5A5" w14:textId="66481641" w:rsidR="5CDDB071" w:rsidRDefault="5CDDB071"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opstart tuchtprocedure</w:t>
      </w:r>
    </w:p>
    <w:p w14:paraId="15F9DDFD" w14:textId="78F2A7E8" w:rsidR="2B339EEE" w:rsidRDefault="2B339EEE" w:rsidP="2B339EEE">
      <w:pPr>
        <w:spacing w:after="0" w:line="320" w:lineRule="exact"/>
        <w:ind w:left="1440"/>
        <w:rPr>
          <w:rFonts w:ascii="Arial" w:eastAsia="Arial" w:hAnsi="Arial" w:cs="Arial"/>
          <w:color w:val="00B050"/>
          <w:u w:val="single"/>
          <w:lang w:val="nl-NL"/>
        </w:rPr>
      </w:pPr>
    </w:p>
    <w:p w14:paraId="4BF32A0E" w14:textId="77777777" w:rsidR="00CB2AB0" w:rsidRPr="007A4380" w:rsidRDefault="058DE815" w:rsidP="00E30328">
      <w:pPr>
        <w:numPr>
          <w:ilvl w:val="0"/>
          <w:numId w:val="45"/>
        </w:numPr>
        <w:spacing w:before="120" w:line="320" w:lineRule="exact"/>
        <w:ind w:left="1135" w:hanging="284"/>
        <w:rPr>
          <w:rFonts w:ascii="Arial" w:eastAsia="Arial" w:hAnsi="Arial" w:cs="Arial"/>
          <w:lang w:val="nl-NL"/>
        </w:rPr>
      </w:pPr>
      <w:r w:rsidRPr="2B339EEE">
        <w:rPr>
          <w:rFonts w:ascii="Arial" w:eastAsia="Arial" w:hAnsi="Arial" w:cs="Arial"/>
          <w:lang w:val="nl-NL"/>
        </w:rPr>
        <w:t>Onder invloed zijn:</w:t>
      </w:r>
    </w:p>
    <w:p w14:paraId="18395C98" w14:textId="5E0D01CC" w:rsidR="174FDAB9" w:rsidRDefault="174FDAB9" w:rsidP="2B339EEE">
      <w:pPr>
        <w:spacing w:before="120" w:line="320" w:lineRule="exact"/>
        <w:ind w:left="1135" w:hanging="284"/>
        <w:rPr>
          <w:rFonts w:ascii="Arial" w:eastAsia="Arial" w:hAnsi="Arial" w:cs="Arial"/>
          <w:lang w:val="nl-NL"/>
        </w:rPr>
      </w:pPr>
      <w:r w:rsidRPr="2B339EEE">
        <w:rPr>
          <w:rFonts w:ascii="Arial" w:eastAsia="Arial" w:hAnsi="Arial" w:cs="Arial"/>
          <w:lang w:val="nl-NL"/>
        </w:rPr>
        <w:t>De leerling wordt op het moment zelf aangesproken</w:t>
      </w:r>
      <w:r w:rsidR="2D3DE89D" w:rsidRPr="2B339EEE">
        <w:rPr>
          <w:rFonts w:ascii="Arial" w:eastAsia="Arial" w:hAnsi="Arial" w:cs="Arial"/>
          <w:lang w:val="nl-NL"/>
        </w:rPr>
        <w:t xml:space="preserve"> en uit de les/activiteit verwijderd.</w:t>
      </w:r>
    </w:p>
    <w:p w14:paraId="3928C017" w14:textId="301C1ABA" w:rsidR="2D3DE89D" w:rsidRDefault="2D3DE89D"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583A0100" w14:textId="25CD377E" w:rsidR="2D3DE89D" w:rsidRDefault="2D3DE89D" w:rsidP="007E478C">
      <w:pPr>
        <w:pStyle w:val="Lijstalinea"/>
        <w:numPr>
          <w:ilvl w:val="0"/>
          <w:numId w:val="102"/>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5F27E8BB" w14:textId="068A0398" w:rsidR="2D3DE89D" w:rsidRDefault="2D3DE89D" w:rsidP="007E478C">
      <w:pPr>
        <w:pStyle w:val="Lijstalinea"/>
        <w:numPr>
          <w:ilvl w:val="0"/>
          <w:numId w:val="102"/>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2010ADD4" w14:textId="620533B1" w:rsidR="2D3DE89D" w:rsidRDefault="2D3DE89D"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666800A4" w14:textId="67F91E6E" w:rsidR="2D3DE89D" w:rsidRDefault="2D3DE89D"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63A3A968" w14:textId="1717D1EA" w:rsidR="2D3DE89D" w:rsidRDefault="2D3DE89D"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32177B8F" w14:textId="0C9A415D" w:rsidR="2D3DE89D" w:rsidRDefault="2D3DE89D"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713D6AB1" w14:textId="054A10CD" w:rsidR="2D3DE89D" w:rsidRDefault="2D3DE89D"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44E08D42" w14:textId="1B4EC906" w:rsidR="2D3DE89D" w:rsidRDefault="2D3DE89D"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opgehaald door de ouders of krijgt een aangepaste taak</w:t>
      </w:r>
      <w:r w:rsidR="11AA3732" w:rsidRPr="2B339EEE">
        <w:rPr>
          <w:rFonts w:ascii="Arial" w:eastAsia="Arial" w:hAnsi="Arial" w:cs="Arial"/>
          <w:highlight w:val="lightGray"/>
          <w:lang w:val="nl-NL"/>
        </w:rPr>
        <w:t xml:space="preserve"> voor één </w:t>
      </w:r>
      <w:r w:rsidR="0DF6EC08" w:rsidRPr="2B339EEE">
        <w:rPr>
          <w:rFonts w:ascii="Arial" w:eastAsia="Arial" w:hAnsi="Arial" w:cs="Arial"/>
          <w:highlight w:val="lightGray"/>
          <w:lang w:val="nl-NL"/>
        </w:rPr>
        <w:t xml:space="preserve"> of meerdere dagen</w:t>
      </w:r>
    </w:p>
    <w:p w14:paraId="76A7F65F" w14:textId="24B86D61" w:rsidR="2D3DE89D" w:rsidRDefault="2D3DE89D"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371A6E20" w14:textId="528DF498" w:rsidR="2D3DE89D" w:rsidRDefault="2D3DE89D"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strafstudie of een sanctie op maat en een contract i.v.m. alcohol</w:t>
      </w:r>
    </w:p>
    <w:p w14:paraId="7E2E2D6E" w14:textId="61598BC5" w:rsidR="2B339EEE" w:rsidRDefault="2B339EEE" w:rsidP="2B339EEE">
      <w:pPr>
        <w:pStyle w:val="Lijstalinea"/>
        <w:spacing w:after="0" w:line="320" w:lineRule="exact"/>
        <w:ind w:left="1776"/>
        <w:rPr>
          <w:rFonts w:ascii="Arial" w:eastAsia="Arial" w:hAnsi="Arial" w:cs="Arial"/>
          <w:highlight w:val="lightGray"/>
          <w:lang w:val="nl-NL"/>
        </w:rPr>
      </w:pPr>
    </w:p>
    <w:p w14:paraId="523BFEEA" w14:textId="41EF8E85" w:rsidR="2D3DE89D" w:rsidRDefault="2D3DE89D" w:rsidP="2B339EEE">
      <w:pPr>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bewijs</w:t>
      </w:r>
      <w:r w:rsidRPr="2B339EEE">
        <w:rPr>
          <w:rFonts w:ascii="Arial" w:eastAsia="Arial" w:hAnsi="Arial" w:cs="Arial"/>
          <w:u w:val="single"/>
          <w:lang w:val="nl-NL"/>
        </w:rPr>
        <w:t xml:space="preserve"> </w:t>
      </w:r>
    </w:p>
    <w:p w14:paraId="1A8BED15" w14:textId="051A3F5D" w:rsidR="629E90DB" w:rsidRDefault="629E90DB"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opgehaald door de ouders of krijgt een aangepaste taak</w:t>
      </w:r>
      <w:r w:rsidR="4A7A7B5F" w:rsidRPr="2B339EEE">
        <w:rPr>
          <w:rFonts w:ascii="Arial" w:eastAsia="Arial" w:hAnsi="Arial" w:cs="Arial"/>
          <w:highlight w:val="lightGray"/>
          <w:lang w:val="nl-NL"/>
        </w:rPr>
        <w:t xml:space="preserve"> voor één of meerdere dagen</w:t>
      </w:r>
    </w:p>
    <w:p w14:paraId="1B04A34F" w14:textId="452AFA73" w:rsidR="629E90DB" w:rsidRDefault="629E90DB"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422ACDC0" w14:textId="5C737EE4" w:rsidR="2D3DE89D" w:rsidRDefault="2D3DE89D"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opstart tuchtprocedure</w:t>
      </w:r>
    </w:p>
    <w:p w14:paraId="59DC19E3" w14:textId="04988F10" w:rsidR="2B339EEE" w:rsidRDefault="2B339EEE" w:rsidP="2B339EEE">
      <w:pPr>
        <w:spacing w:before="120" w:line="320" w:lineRule="exact"/>
        <w:ind w:left="720"/>
        <w:rPr>
          <w:rFonts w:ascii="Arial" w:eastAsia="Arial" w:hAnsi="Arial" w:cs="Arial"/>
          <w:lang w:val="nl-NL"/>
        </w:rPr>
      </w:pPr>
    </w:p>
    <w:p w14:paraId="392BE651" w14:textId="1B45A3AB" w:rsidR="00452F91" w:rsidRPr="007A4380" w:rsidRDefault="058DE815" w:rsidP="2B339EEE">
      <w:pPr>
        <w:numPr>
          <w:ilvl w:val="0"/>
          <w:numId w:val="36"/>
        </w:numPr>
        <w:spacing w:before="120" w:after="0" w:line="320" w:lineRule="exact"/>
        <w:rPr>
          <w:rFonts w:ascii="Arial" w:eastAsia="Arial" w:hAnsi="Arial" w:cs="Arial"/>
          <w:lang w:val="nl-NL"/>
        </w:rPr>
      </w:pPr>
      <w:r w:rsidRPr="2B339EEE">
        <w:rPr>
          <w:rFonts w:ascii="Arial" w:eastAsia="Arial" w:hAnsi="Arial" w:cs="Arial"/>
          <w:lang w:val="nl-NL"/>
        </w:rPr>
        <w:t>Dealen</w:t>
      </w:r>
    </w:p>
    <w:p w14:paraId="0D18B73C" w14:textId="1C2F7A3A" w:rsidR="00F028D2" w:rsidRPr="007A4380" w:rsidRDefault="058DE815" w:rsidP="2B339EEE">
      <w:pPr>
        <w:tabs>
          <w:tab w:val="right" w:leader="underscore" w:pos="9072"/>
        </w:tabs>
        <w:spacing w:after="0" w:line="320" w:lineRule="exact"/>
        <w:ind w:left="708"/>
        <w:jc w:val="both"/>
        <w:rPr>
          <w:rFonts w:ascii="Arial" w:eastAsia="Arial" w:hAnsi="Arial" w:cs="Arial"/>
        </w:rPr>
      </w:pPr>
      <w:r w:rsidRPr="2B339EEE">
        <w:rPr>
          <w:rFonts w:ascii="Arial" w:eastAsia="Arial" w:hAnsi="Arial" w:cs="Arial"/>
        </w:rPr>
        <w:t>Met ‘dealen’ bedoelen we het verhandelen uit winstbejag, er wordt m.a.w. schade toegebracht aan medeleerlingen door hen er toe aan te zetten alcohol te gebruiken.</w:t>
      </w:r>
      <w:r w:rsidR="1364744C" w:rsidRPr="2B339EEE">
        <w:rPr>
          <w:rFonts w:ascii="Arial" w:eastAsia="Arial" w:hAnsi="Arial" w:cs="Arial"/>
        </w:rPr>
        <w:t xml:space="preserve"> De leerling wordt op het moment zelf aangesproken  en de alcohol wordt in bewaring genomen. </w:t>
      </w:r>
    </w:p>
    <w:p w14:paraId="22BA95F7" w14:textId="6444F29A" w:rsidR="2B339EEE" w:rsidRDefault="2B339EEE" w:rsidP="2B339EEE">
      <w:pPr>
        <w:tabs>
          <w:tab w:val="right" w:leader="underscore" w:pos="9072"/>
        </w:tabs>
        <w:spacing w:after="0" w:line="320" w:lineRule="exact"/>
        <w:ind w:left="1134"/>
        <w:jc w:val="both"/>
        <w:rPr>
          <w:rFonts w:ascii="Arial" w:eastAsia="Arial" w:hAnsi="Arial" w:cs="Arial"/>
        </w:rPr>
      </w:pPr>
    </w:p>
    <w:p w14:paraId="73771F9B" w14:textId="301C1ABA" w:rsidR="1935E1C0" w:rsidRDefault="1935E1C0"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0EE3B72E" w14:textId="25CD377E" w:rsidR="1935E1C0" w:rsidRDefault="1935E1C0" w:rsidP="007E478C">
      <w:pPr>
        <w:pStyle w:val="Lijstalinea"/>
        <w:numPr>
          <w:ilvl w:val="0"/>
          <w:numId w:val="102"/>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238D5CC8" w14:textId="068A0398" w:rsidR="1935E1C0" w:rsidRDefault="1935E1C0" w:rsidP="007E478C">
      <w:pPr>
        <w:pStyle w:val="Lijstalinea"/>
        <w:numPr>
          <w:ilvl w:val="0"/>
          <w:numId w:val="102"/>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0D2AC382" w14:textId="620533B1" w:rsidR="1935E1C0" w:rsidRDefault="1935E1C0"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5A8BCEF3" w14:textId="67F91E6E" w:rsidR="1935E1C0" w:rsidRDefault="1935E1C0"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4A9FCF90" w14:textId="363F918E" w:rsidR="1935E1C0" w:rsidRDefault="1935E1C0"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4CD4ED48" w14:textId="0C9A415D" w:rsidR="1935E1C0" w:rsidRDefault="1935E1C0" w:rsidP="007E478C">
      <w:pPr>
        <w:pStyle w:val="Lijstalinea"/>
        <w:numPr>
          <w:ilvl w:val="0"/>
          <w:numId w:val="101"/>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55D681A5" w14:textId="4928B935" w:rsidR="6F94CCB5" w:rsidRDefault="6F94CCB5"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B</w:t>
      </w:r>
      <w:r w:rsidR="1935E1C0" w:rsidRPr="2B339EEE">
        <w:rPr>
          <w:rFonts w:ascii="Arial" w:eastAsia="Arial" w:hAnsi="Arial" w:cs="Arial"/>
          <w:highlight w:val="lightGray"/>
          <w:u w:val="single"/>
          <w:lang w:val="nl-NL"/>
        </w:rPr>
        <w:t>ewijs</w:t>
      </w:r>
      <w:r w:rsidR="508D8C67" w:rsidRPr="2B339EEE">
        <w:rPr>
          <w:rFonts w:ascii="Arial" w:eastAsia="Arial" w:hAnsi="Arial" w:cs="Arial"/>
          <w:highlight w:val="lightGray"/>
          <w:u w:val="single"/>
          <w:lang w:val="nl-NL"/>
        </w:rPr>
        <w:t>/ bevestigd vermoeden</w:t>
      </w:r>
    </w:p>
    <w:p w14:paraId="0259B5F7" w14:textId="26327167" w:rsidR="508D8C67" w:rsidRDefault="508D8C67" w:rsidP="007E478C">
      <w:pPr>
        <w:pStyle w:val="Lijstalinea"/>
        <w:numPr>
          <w:ilvl w:val="0"/>
          <w:numId w:val="103"/>
        </w:numPr>
        <w:spacing w:after="0" w:line="320" w:lineRule="exact"/>
        <w:rPr>
          <w:rFonts w:ascii="Arial" w:eastAsia="Arial" w:hAnsi="Arial" w:cs="Arial"/>
          <w:highlight w:val="lightGray"/>
        </w:rPr>
      </w:pPr>
      <w:r w:rsidRPr="2B339EEE">
        <w:rPr>
          <w:rFonts w:ascii="Arial" w:eastAsia="Arial" w:hAnsi="Arial" w:cs="Arial"/>
          <w:highlight w:val="lightGray"/>
        </w:rPr>
        <w:t>Gesprek  met directie en leerlingbegeleiding</w:t>
      </w:r>
    </w:p>
    <w:p w14:paraId="609E7004" w14:textId="77777777" w:rsidR="00D27B4B" w:rsidRDefault="508D8C67" w:rsidP="007E478C">
      <w:pPr>
        <w:pStyle w:val="Lijstalinea"/>
        <w:numPr>
          <w:ilvl w:val="0"/>
          <w:numId w:val="103"/>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28433565" w14:textId="2317BC45" w:rsidR="508D8C67" w:rsidRPr="00D27B4B" w:rsidRDefault="508D8C67" w:rsidP="007E478C">
      <w:pPr>
        <w:pStyle w:val="Lijstalinea"/>
        <w:numPr>
          <w:ilvl w:val="0"/>
          <w:numId w:val="103"/>
        </w:numPr>
        <w:spacing w:after="0" w:line="320" w:lineRule="exact"/>
        <w:rPr>
          <w:rFonts w:ascii="Arial" w:eastAsia="Arial" w:hAnsi="Arial" w:cs="Arial"/>
          <w:highlight w:val="lightGray"/>
          <w:lang w:val="nl-NL"/>
        </w:rPr>
      </w:pPr>
      <w:r w:rsidRPr="00D27B4B">
        <w:rPr>
          <w:rFonts w:ascii="Arial" w:eastAsia="Arial" w:hAnsi="Arial" w:cs="Arial"/>
          <w:highlight w:val="lightGray"/>
          <w:lang w:val="nl-NL"/>
        </w:rPr>
        <w:t>Sanctie: opstart tuchtprocedure</w:t>
      </w:r>
      <w:r w:rsidRPr="00D27B4B">
        <w:rPr>
          <w:rFonts w:ascii="Arial" w:eastAsia="Arial" w:hAnsi="Arial" w:cs="Arial"/>
          <w:color w:val="00B050"/>
          <w:lang w:val="nl-NL"/>
        </w:rPr>
        <w:t xml:space="preserve"> </w:t>
      </w:r>
    </w:p>
    <w:p w14:paraId="285BA7C5" w14:textId="77777777" w:rsidR="00AF6501" w:rsidRPr="007A4380" w:rsidRDefault="00AF6501" w:rsidP="00AE0183">
      <w:pPr>
        <w:spacing w:line="320" w:lineRule="exact"/>
        <w:rPr>
          <w:rFonts w:ascii="Arial" w:hAnsi="Arial" w:cs="Arial"/>
          <w:lang w:val="nl-NL"/>
        </w:rPr>
      </w:pPr>
    </w:p>
    <w:p w14:paraId="36776DFB" w14:textId="7E2E1C53" w:rsidR="00452F91" w:rsidRPr="00140040" w:rsidRDefault="1EA13078" w:rsidP="00140040">
      <w:pPr>
        <w:pStyle w:val="Kopje4"/>
      </w:pPr>
      <w:bookmarkStart w:id="138" w:name="_Toc238482631"/>
      <w:r>
        <w:lastRenderedPageBreak/>
        <w:t>Roken - tabak</w:t>
      </w:r>
      <w:bookmarkEnd w:id="138"/>
    </w:p>
    <w:p w14:paraId="0DD537B5" w14:textId="35305598" w:rsidR="00844446" w:rsidRPr="00D57C0D" w:rsidRDefault="058DE815" w:rsidP="00530901">
      <w:pPr>
        <w:spacing w:line="320" w:lineRule="exact"/>
        <w:rPr>
          <w:rFonts w:ascii="Arial" w:hAnsi="Arial" w:cs="Arial"/>
        </w:rPr>
      </w:pPr>
      <w:bookmarkStart w:id="139" w:name="_Hlk80784642"/>
      <w:r w:rsidRPr="00D57C0D">
        <w:rPr>
          <w:rFonts w:ascii="Arial" w:hAnsi="Arial" w:cs="Arial"/>
          <w:lang w:val="nl-NL"/>
        </w:rPr>
        <w:t>Op school geldt er een absoluut en permanent verbod op het roken van producten op basis van tabak of van soortgelijke producten.</w:t>
      </w:r>
      <w:r w:rsidR="5B3F4A01" w:rsidRPr="00D57C0D">
        <w:rPr>
          <w:rFonts w:ascii="Arial" w:hAnsi="Arial" w:cs="Arial"/>
          <w:lang w:val="nl-NL"/>
        </w:rPr>
        <w:t xml:space="preserve"> Ook de school streeft naar een toekomstige rookvrije generatie.</w:t>
      </w:r>
      <w:r w:rsidR="14EFED37" w:rsidRPr="00D57C0D">
        <w:rPr>
          <w:rFonts w:ascii="Arial" w:hAnsi="Arial" w:cs="Arial"/>
          <w:lang w:val="nl-NL"/>
        </w:rPr>
        <w:t xml:space="preserve"> </w:t>
      </w:r>
      <w:r w:rsidRPr="00D57C0D">
        <w:rPr>
          <w:rFonts w:ascii="Arial" w:hAnsi="Arial" w:cs="Arial"/>
          <w:lang w:val="nl-NL"/>
        </w:rPr>
        <w:t>Het gebruik van onder meer sigaren, sigaretten, elektro</w:t>
      </w:r>
      <w:r w:rsidR="4921CB5A" w:rsidRPr="00D57C0D">
        <w:rPr>
          <w:rFonts w:ascii="Arial" w:hAnsi="Arial" w:cs="Arial"/>
          <w:lang w:val="nl-NL"/>
        </w:rPr>
        <w:t xml:space="preserve">nische sigaretten, heatstick, </w:t>
      </w:r>
      <w:proofErr w:type="spellStart"/>
      <w:r w:rsidRPr="00530901">
        <w:rPr>
          <w:rFonts w:ascii="Arial" w:hAnsi="Arial" w:cs="Arial"/>
          <w:lang w:val="nl-NL"/>
        </w:rPr>
        <w:t>shis</w:t>
      </w:r>
      <w:r w:rsidR="2E6593D9" w:rsidRPr="00530901">
        <w:rPr>
          <w:rFonts w:ascii="Arial" w:hAnsi="Arial" w:cs="Arial"/>
          <w:lang w:val="nl-NL"/>
        </w:rPr>
        <w:t>h</w:t>
      </w:r>
      <w:r w:rsidRPr="00530901">
        <w:rPr>
          <w:rFonts w:ascii="Arial" w:hAnsi="Arial" w:cs="Arial"/>
          <w:lang w:val="nl-NL"/>
        </w:rPr>
        <w:t>a</w:t>
      </w:r>
      <w:proofErr w:type="spellEnd"/>
      <w:r w:rsidRPr="00530901">
        <w:rPr>
          <w:rFonts w:ascii="Arial" w:hAnsi="Arial" w:cs="Arial"/>
          <w:lang w:val="nl-NL"/>
        </w:rPr>
        <w:t>-pen</w:t>
      </w:r>
      <w:r w:rsidR="4921CB5A" w:rsidRPr="00530901">
        <w:rPr>
          <w:rFonts w:ascii="Arial" w:hAnsi="Arial" w:cs="Arial"/>
          <w:lang w:val="nl-NL"/>
        </w:rPr>
        <w:t>,</w:t>
      </w:r>
      <w:r w:rsidRPr="00530901">
        <w:rPr>
          <w:rFonts w:ascii="Arial" w:hAnsi="Arial" w:cs="Arial"/>
          <w:lang w:val="nl-NL"/>
        </w:rPr>
        <w:t xml:space="preserve"> </w:t>
      </w:r>
      <w:r w:rsidR="4921CB5A" w:rsidRPr="00530901">
        <w:rPr>
          <w:rFonts w:ascii="Arial" w:hAnsi="Arial" w:cs="Arial"/>
          <w:lang w:val="nl-NL"/>
        </w:rPr>
        <w:t xml:space="preserve">pruim- of snuiftabak </w:t>
      </w:r>
      <w:r w:rsidR="60925DEB" w:rsidRPr="00530901">
        <w:rPr>
          <w:rFonts w:ascii="Arial" w:hAnsi="Arial" w:cs="Arial"/>
          <w:lang w:val="nl-NL"/>
        </w:rPr>
        <w:t xml:space="preserve">of </w:t>
      </w:r>
      <w:proofErr w:type="spellStart"/>
      <w:r w:rsidR="60925DEB" w:rsidRPr="00530901">
        <w:rPr>
          <w:rFonts w:ascii="Arial" w:hAnsi="Arial" w:cs="Arial"/>
          <w:lang w:val="nl-NL"/>
        </w:rPr>
        <w:t>snus</w:t>
      </w:r>
      <w:proofErr w:type="spellEnd"/>
      <w:r w:rsidR="60925DEB" w:rsidRPr="00530901">
        <w:rPr>
          <w:rFonts w:ascii="Arial" w:hAnsi="Arial" w:cs="Arial"/>
          <w:lang w:val="nl-NL"/>
        </w:rPr>
        <w:t xml:space="preserve"> </w:t>
      </w:r>
      <w:r w:rsidRPr="00530901">
        <w:rPr>
          <w:rFonts w:ascii="Arial" w:hAnsi="Arial" w:cs="Arial"/>
          <w:lang w:val="nl-NL"/>
        </w:rPr>
        <w:t xml:space="preserve">zijn verboden, zelfs als ze geen nicotine en tabak bevatten. Het verbod geldt voor het volledige </w:t>
      </w:r>
      <w:r w:rsidRPr="00530901">
        <w:rPr>
          <w:rFonts w:ascii="Arial" w:hAnsi="Arial" w:cs="Arial"/>
        </w:rPr>
        <w:t>schooldomein met inbegrip van de open plaatsen</w:t>
      </w:r>
      <w:r w:rsidR="76422D45" w:rsidRPr="00530901">
        <w:rPr>
          <w:rFonts w:ascii="Arial" w:hAnsi="Arial" w:cs="Arial"/>
        </w:rPr>
        <w:t xml:space="preserve"> en </w:t>
      </w:r>
      <w:bookmarkEnd w:id="139"/>
      <w:r w:rsidR="3A638947" w:rsidRPr="00530901">
        <w:rPr>
          <w:rFonts w:ascii="Arial" w:hAnsi="Arial" w:cs="Arial"/>
        </w:rPr>
        <w:t>aan de schoolpoort, inclusief een zone van 10 meter vanaf de schoolpoort alsook elke andere in-en uitgang van de school. Het rookverbod in deze zone geldt altijd, ook buiten de schooluren.</w:t>
      </w:r>
    </w:p>
    <w:p w14:paraId="07CC6BB2" w14:textId="32436474" w:rsidR="008401BE" w:rsidRDefault="008401BE" w:rsidP="008401BE">
      <w:pPr>
        <w:spacing w:line="320" w:lineRule="exact"/>
        <w:rPr>
          <w:rFonts w:ascii="Arial" w:eastAsia="Arial" w:hAnsi="Arial" w:cs="Arial"/>
          <w:lang w:val="nl-NL"/>
        </w:rPr>
      </w:pPr>
      <w:r w:rsidRPr="2B339EEE">
        <w:rPr>
          <w:rFonts w:ascii="Arial" w:eastAsia="Arial" w:hAnsi="Arial" w:cs="Arial"/>
          <w:lang w:val="nl-NL"/>
        </w:rPr>
        <w:t>Tijdens schoolactiviteiten buiten de schoolmuren is roken verboden, ook tijdens schoolactiviteiten die volledig binnen een weekend of een vakantieperiode vallen.</w:t>
      </w:r>
      <w:r>
        <w:rPr>
          <w:rFonts w:ascii="Arial" w:eastAsia="Arial" w:hAnsi="Arial" w:cs="Arial"/>
          <w:lang w:val="nl-NL"/>
        </w:rPr>
        <w:t xml:space="preserve"> </w:t>
      </w:r>
      <w:r w:rsidRPr="2B339EEE">
        <w:rPr>
          <w:rFonts w:ascii="Arial" w:eastAsia="Arial" w:hAnsi="Arial" w:cs="Arial"/>
          <w:lang w:val="nl-NL"/>
        </w:rPr>
        <w:t>In afspraak met de begeleidende leerkrachten kan een uitzondering gemaakt worden voor de derde graad. Er worden dan heel duidelijke afspraken gemaakt tussen begeleiders en rokende leerlingen over de plaats en het tijdstip waarop kan worden gerookt.</w:t>
      </w:r>
    </w:p>
    <w:p w14:paraId="4125E7A7" w14:textId="5F8AFAC9" w:rsidR="00EF7644" w:rsidRPr="00DB7A05" w:rsidRDefault="1EA13078" w:rsidP="1EA13078">
      <w:pPr>
        <w:spacing w:line="320" w:lineRule="exact"/>
        <w:rPr>
          <w:rFonts w:ascii="Arial" w:eastAsia="Arial" w:hAnsi="Arial" w:cs="Arial"/>
          <w:lang w:val="nl-NL"/>
        </w:rPr>
      </w:pPr>
      <w:r w:rsidRPr="00C97715">
        <w:rPr>
          <w:rFonts w:ascii="Arial" w:eastAsia="Arial" w:hAnsi="Arial" w:cs="Arial"/>
          <w:lang w:val="nl-NL"/>
        </w:rPr>
        <w:t>Als je het rookverbod overtreedt, kunnen we een sanctie opleggen volgens</w:t>
      </w:r>
      <w:r w:rsidRPr="00DB7A05">
        <w:rPr>
          <w:rFonts w:ascii="Arial" w:eastAsia="Arial" w:hAnsi="Arial" w:cs="Arial"/>
          <w:lang w:val="nl-NL"/>
        </w:rPr>
        <w:t xml:space="preserve"> het orde-en tuchtreglement. Als je vindt dat het rook</w:t>
      </w:r>
      <w:r w:rsidR="00203756">
        <w:rPr>
          <w:rFonts w:ascii="Arial" w:eastAsia="Arial" w:hAnsi="Arial" w:cs="Arial"/>
          <w:lang w:val="nl-NL"/>
        </w:rPr>
        <w:t>- en drugsv</w:t>
      </w:r>
      <w:r w:rsidRPr="00DB7A05">
        <w:rPr>
          <w:rFonts w:ascii="Arial" w:eastAsia="Arial" w:hAnsi="Arial" w:cs="Arial"/>
          <w:lang w:val="nl-NL"/>
        </w:rPr>
        <w:t>erbod bij ons op school ernstig met de voeten wordt getreden, kan je terecht bij de directie.</w:t>
      </w:r>
    </w:p>
    <w:p w14:paraId="3EA2A001" w14:textId="3B1E80F3" w:rsidR="00452F91" w:rsidRPr="007A4380" w:rsidRDefault="058DE815" w:rsidP="00AE0183">
      <w:pPr>
        <w:spacing w:line="320" w:lineRule="exact"/>
        <w:rPr>
          <w:rFonts w:ascii="Arial" w:eastAsia="Arial" w:hAnsi="Arial" w:cs="Arial"/>
          <w:u w:val="single"/>
          <w:lang w:val="nl-NL"/>
        </w:rPr>
      </w:pPr>
      <w:r w:rsidRPr="2B339EEE">
        <w:rPr>
          <w:rFonts w:ascii="Arial" w:eastAsia="Arial" w:hAnsi="Arial" w:cs="Arial"/>
          <w:u w:val="single"/>
          <w:lang w:val="nl-NL"/>
        </w:rPr>
        <w:t>Bij overtreding van de regels:</w:t>
      </w:r>
    </w:p>
    <w:p w14:paraId="7FE11389" w14:textId="6CDEECA8" w:rsidR="00BB3D3E" w:rsidRPr="00BF02B9" w:rsidRDefault="1EA13078" w:rsidP="00E30328">
      <w:pPr>
        <w:numPr>
          <w:ilvl w:val="1"/>
          <w:numId w:val="46"/>
        </w:numPr>
        <w:tabs>
          <w:tab w:val="clear" w:pos="1800"/>
          <w:tab w:val="num" w:pos="1134"/>
        </w:tabs>
        <w:spacing w:line="320" w:lineRule="exact"/>
        <w:ind w:left="1134" w:hanging="283"/>
        <w:rPr>
          <w:rFonts w:ascii="Arial" w:eastAsia="Arial" w:hAnsi="Arial" w:cs="Arial"/>
          <w:lang w:val="nl-NL"/>
        </w:rPr>
      </w:pPr>
      <w:r w:rsidRPr="00BF02B9">
        <w:rPr>
          <w:rFonts w:ascii="Arial" w:eastAsia="Arial" w:hAnsi="Arial" w:cs="Arial"/>
          <w:lang w:val="nl-NL"/>
        </w:rPr>
        <w:t xml:space="preserve">Zichtbaar bezit </w:t>
      </w:r>
      <w:r w:rsidR="00762D03" w:rsidRPr="00BF02B9">
        <w:rPr>
          <w:rFonts w:ascii="Arial" w:eastAsia="Arial" w:hAnsi="Arial" w:cs="Arial"/>
          <w:lang w:val="nl-NL"/>
        </w:rPr>
        <w:t xml:space="preserve">en/of doorgeven </w:t>
      </w:r>
      <w:r w:rsidRPr="00BF02B9">
        <w:rPr>
          <w:rFonts w:ascii="Arial" w:eastAsia="Arial" w:hAnsi="Arial" w:cs="Arial"/>
          <w:lang w:val="nl-NL"/>
        </w:rPr>
        <w:t xml:space="preserve">van </w:t>
      </w:r>
      <w:r w:rsidR="00CC5F4D" w:rsidRPr="00BF02B9">
        <w:rPr>
          <w:rFonts w:ascii="Arial" w:eastAsia="Arial" w:hAnsi="Arial" w:cs="Arial"/>
          <w:lang w:val="nl-NL"/>
        </w:rPr>
        <w:t xml:space="preserve">rookwaren (zie boven: </w:t>
      </w:r>
      <w:r w:rsidRPr="00BF02B9">
        <w:rPr>
          <w:rFonts w:ascii="Arial" w:eastAsia="Arial" w:hAnsi="Arial" w:cs="Arial"/>
          <w:lang w:val="nl-NL"/>
        </w:rPr>
        <w:t>sigaretten</w:t>
      </w:r>
      <w:r w:rsidR="00CC5F4D" w:rsidRPr="00BF02B9">
        <w:rPr>
          <w:rFonts w:ascii="Arial" w:eastAsia="Arial" w:hAnsi="Arial" w:cs="Arial"/>
          <w:lang w:val="nl-NL"/>
        </w:rPr>
        <w:t xml:space="preserve">, </w:t>
      </w:r>
      <w:r w:rsidRPr="00BF02B9">
        <w:rPr>
          <w:rFonts w:ascii="Arial" w:eastAsia="Arial" w:hAnsi="Arial" w:cs="Arial"/>
          <w:lang w:val="nl-NL"/>
        </w:rPr>
        <w:t>tabak</w:t>
      </w:r>
      <w:r w:rsidR="00CC5F4D" w:rsidRPr="00BF02B9">
        <w:rPr>
          <w:rFonts w:ascii="Arial" w:eastAsia="Arial" w:hAnsi="Arial" w:cs="Arial"/>
          <w:lang w:val="nl-NL"/>
        </w:rPr>
        <w:t xml:space="preserve">, </w:t>
      </w:r>
      <w:r w:rsidR="0090441B" w:rsidRPr="00BF02B9">
        <w:rPr>
          <w:rFonts w:ascii="Arial" w:eastAsia="Arial" w:hAnsi="Arial" w:cs="Arial"/>
          <w:lang w:val="nl-NL"/>
        </w:rPr>
        <w:t>vape</w:t>
      </w:r>
      <w:r w:rsidR="00CC5F4D" w:rsidRPr="00BF02B9">
        <w:rPr>
          <w:rFonts w:ascii="Arial" w:eastAsia="Arial" w:hAnsi="Arial" w:cs="Arial"/>
          <w:lang w:val="nl-NL"/>
        </w:rPr>
        <w:t xml:space="preserve">, </w:t>
      </w:r>
      <w:proofErr w:type="spellStart"/>
      <w:r w:rsidR="00CC5F4D" w:rsidRPr="00BF02B9">
        <w:rPr>
          <w:rFonts w:ascii="Arial" w:eastAsia="Arial" w:hAnsi="Arial" w:cs="Arial"/>
          <w:lang w:val="nl-NL"/>
        </w:rPr>
        <w:t>snus</w:t>
      </w:r>
      <w:proofErr w:type="spellEnd"/>
      <w:r w:rsidR="00896F53" w:rsidRPr="00BF02B9">
        <w:rPr>
          <w:rFonts w:ascii="Arial" w:eastAsia="Arial" w:hAnsi="Arial" w:cs="Arial"/>
          <w:lang w:val="nl-NL"/>
        </w:rPr>
        <w:t xml:space="preserve">, </w:t>
      </w:r>
      <w:proofErr w:type="spellStart"/>
      <w:r w:rsidR="00896F53" w:rsidRPr="00BF02B9">
        <w:rPr>
          <w:rFonts w:ascii="Arial" w:eastAsia="Arial" w:hAnsi="Arial" w:cs="Arial"/>
          <w:lang w:val="nl-NL"/>
        </w:rPr>
        <w:t>shisa</w:t>
      </w:r>
      <w:proofErr w:type="spellEnd"/>
      <w:r w:rsidR="00896F53" w:rsidRPr="00BF02B9">
        <w:rPr>
          <w:rFonts w:ascii="Arial" w:eastAsia="Arial" w:hAnsi="Arial" w:cs="Arial"/>
          <w:lang w:val="nl-NL"/>
        </w:rPr>
        <w:t>-pen…)</w:t>
      </w:r>
      <w:r w:rsidRPr="00BF02B9">
        <w:rPr>
          <w:rFonts w:ascii="Arial" w:eastAsia="Arial" w:hAnsi="Arial" w:cs="Arial"/>
          <w:lang w:val="nl-NL"/>
        </w:rPr>
        <w:t>:</w:t>
      </w:r>
    </w:p>
    <w:p w14:paraId="78B7726A" w14:textId="732A7286" w:rsidR="00BB3D3E" w:rsidRPr="00BF02B9" w:rsidRDefault="058DE815" w:rsidP="00B079A4">
      <w:pPr>
        <w:numPr>
          <w:ilvl w:val="1"/>
          <w:numId w:val="36"/>
        </w:numPr>
        <w:spacing w:after="0" w:line="320" w:lineRule="exact"/>
        <w:ind w:hanging="306"/>
        <w:rPr>
          <w:rFonts w:ascii="Arial" w:eastAsia="Arial" w:hAnsi="Arial" w:cs="Arial"/>
          <w:lang w:val="nl-NL"/>
        </w:rPr>
      </w:pPr>
      <w:r w:rsidRPr="2B339EEE">
        <w:rPr>
          <w:rFonts w:ascii="Arial" w:eastAsia="Arial" w:hAnsi="Arial" w:cs="Arial"/>
          <w:lang w:val="nl-NL"/>
        </w:rPr>
        <w:t xml:space="preserve">de </w:t>
      </w:r>
      <w:r w:rsidR="4C64BBC1" w:rsidRPr="2B339EEE">
        <w:rPr>
          <w:rFonts w:ascii="Arial" w:eastAsia="Arial" w:hAnsi="Arial" w:cs="Arial"/>
          <w:lang w:val="nl-NL"/>
        </w:rPr>
        <w:t>rookwaren w</w:t>
      </w:r>
      <w:r w:rsidR="25ED5EFD" w:rsidRPr="2B339EEE">
        <w:rPr>
          <w:rFonts w:ascii="Arial" w:eastAsia="Arial" w:hAnsi="Arial" w:cs="Arial"/>
          <w:lang w:val="nl-NL"/>
        </w:rPr>
        <w:t xml:space="preserve">orden in bewaring genomen </w:t>
      </w:r>
      <w:r w:rsidR="47C8DB9E" w:rsidRPr="2B339EEE">
        <w:rPr>
          <w:rFonts w:ascii="Arial" w:eastAsia="Arial" w:hAnsi="Arial" w:cs="Arial"/>
          <w:lang w:val="nl-NL"/>
        </w:rPr>
        <w:t>(je ouders kunnen het komen ophalen)</w:t>
      </w:r>
    </w:p>
    <w:p w14:paraId="61C0F822" w14:textId="0F417713" w:rsidR="00712778" w:rsidRPr="00BF02B9" w:rsidRDefault="00712778" w:rsidP="00B079A4">
      <w:pPr>
        <w:numPr>
          <w:ilvl w:val="1"/>
          <w:numId w:val="36"/>
        </w:numPr>
        <w:spacing w:after="0" w:line="320" w:lineRule="exact"/>
        <w:ind w:hanging="306"/>
        <w:rPr>
          <w:rFonts w:ascii="Arial" w:eastAsia="Arial" w:hAnsi="Arial" w:cs="Arial"/>
          <w:lang w:val="nl-NL"/>
        </w:rPr>
      </w:pPr>
      <w:r w:rsidRPr="00BF02B9">
        <w:rPr>
          <w:rFonts w:ascii="Arial" w:eastAsia="Arial" w:hAnsi="Arial" w:cs="Arial"/>
          <w:lang w:val="nl-NL"/>
        </w:rPr>
        <w:t>je krijgt een nota fout gedrag</w:t>
      </w:r>
    </w:p>
    <w:p w14:paraId="04396A4C" w14:textId="738253FE" w:rsidR="00BB3D3E" w:rsidRPr="00BF02B9" w:rsidRDefault="1EA13078" w:rsidP="00B079A4">
      <w:pPr>
        <w:numPr>
          <w:ilvl w:val="1"/>
          <w:numId w:val="36"/>
        </w:numPr>
        <w:spacing w:after="0" w:line="320" w:lineRule="exact"/>
        <w:ind w:hanging="306"/>
        <w:rPr>
          <w:rFonts w:ascii="Arial" w:eastAsia="Arial" w:hAnsi="Arial" w:cs="Arial"/>
          <w:lang w:val="nl-NL"/>
        </w:rPr>
      </w:pPr>
      <w:r w:rsidRPr="00BF02B9">
        <w:rPr>
          <w:rFonts w:ascii="Arial" w:eastAsia="Arial" w:hAnsi="Arial" w:cs="Arial"/>
          <w:lang w:val="nl-NL"/>
        </w:rPr>
        <w:t>bij herhaling krijg je een strafstudie.</w:t>
      </w:r>
    </w:p>
    <w:p w14:paraId="52659CD7" w14:textId="0A97BF3E" w:rsidR="00EF7644" w:rsidRPr="00BF02B9" w:rsidRDefault="00E038DC" w:rsidP="00E30328">
      <w:pPr>
        <w:numPr>
          <w:ilvl w:val="1"/>
          <w:numId w:val="47"/>
        </w:numPr>
        <w:tabs>
          <w:tab w:val="clear" w:pos="1800"/>
          <w:tab w:val="num" w:pos="1134"/>
        </w:tabs>
        <w:spacing w:before="120" w:line="320" w:lineRule="exact"/>
        <w:ind w:left="1135" w:hanging="284"/>
        <w:rPr>
          <w:rFonts w:ascii="Arial" w:eastAsia="Arial" w:hAnsi="Arial" w:cs="Arial"/>
          <w:lang w:val="nl-NL"/>
        </w:rPr>
      </w:pPr>
      <w:r w:rsidRPr="00BF02B9">
        <w:rPr>
          <w:rFonts w:ascii="Arial" w:eastAsia="Arial" w:hAnsi="Arial" w:cs="Arial"/>
          <w:lang w:val="nl-NL"/>
        </w:rPr>
        <w:t>Gebruik van rookwaren</w:t>
      </w:r>
      <w:r w:rsidR="1EA13078" w:rsidRPr="00BF02B9">
        <w:rPr>
          <w:rFonts w:ascii="Arial" w:eastAsia="Arial" w:hAnsi="Arial" w:cs="Arial"/>
          <w:lang w:val="nl-NL"/>
        </w:rPr>
        <w:t>:</w:t>
      </w:r>
    </w:p>
    <w:p w14:paraId="0C422F37" w14:textId="77C28603" w:rsidR="006D4D27" w:rsidRPr="00BF02B9" w:rsidRDefault="0D74040E" w:rsidP="006D4D27">
      <w:pPr>
        <w:numPr>
          <w:ilvl w:val="1"/>
          <w:numId w:val="36"/>
        </w:numPr>
        <w:spacing w:after="0" w:line="320" w:lineRule="exact"/>
        <w:ind w:hanging="306"/>
        <w:rPr>
          <w:rFonts w:ascii="Arial" w:eastAsia="Arial" w:hAnsi="Arial" w:cs="Arial"/>
          <w:lang w:val="nl-NL"/>
        </w:rPr>
      </w:pPr>
      <w:r w:rsidRPr="2B339EEE">
        <w:rPr>
          <w:rFonts w:ascii="Arial" w:eastAsia="Arial" w:hAnsi="Arial" w:cs="Arial"/>
          <w:lang w:val="nl-NL"/>
        </w:rPr>
        <w:t>de rookwaren</w:t>
      </w:r>
      <w:r w:rsidR="777ACB3A" w:rsidRPr="2B339EEE">
        <w:rPr>
          <w:rFonts w:ascii="Arial" w:eastAsia="Arial" w:hAnsi="Arial" w:cs="Arial"/>
          <w:lang w:val="nl-NL"/>
        </w:rPr>
        <w:t xml:space="preserve"> word</w:t>
      </w:r>
      <w:r w:rsidRPr="2B339EEE">
        <w:rPr>
          <w:rFonts w:ascii="Arial" w:eastAsia="Arial" w:hAnsi="Arial" w:cs="Arial"/>
          <w:lang w:val="nl-NL"/>
        </w:rPr>
        <w:t>en</w:t>
      </w:r>
      <w:r w:rsidR="77F89146" w:rsidRPr="2B339EEE">
        <w:rPr>
          <w:rFonts w:ascii="Arial" w:eastAsia="Arial" w:hAnsi="Arial" w:cs="Arial"/>
          <w:lang w:val="nl-NL"/>
        </w:rPr>
        <w:t xml:space="preserve"> in bewaring genome</w:t>
      </w:r>
      <w:r w:rsidR="777ACB3A" w:rsidRPr="2B339EEE">
        <w:rPr>
          <w:rFonts w:ascii="Arial" w:eastAsia="Arial" w:hAnsi="Arial" w:cs="Arial"/>
          <w:lang w:val="nl-NL"/>
        </w:rPr>
        <w:t xml:space="preserve">n (je ouders kunnen </w:t>
      </w:r>
      <w:r w:rsidR="554F3DA3" w:rsidRPr="2B339EEE">
        <w:rPr>
          <w:rFonts w:ascii="Arial" w:eastAsia="Arial" w:hAnsi="Arial" w:cs="Arial"/>
          <w:lang w:val="nl-NL"/>
        </w:rPr>
        <w:t>het komen ophale</w:t>
      </w:r>
      <w:r w:rsidR="777ACB3A" w:rsidRPr="2B339EEE">
        <w:rPr>
          <w:rFonts w:ascii="Arial" w:eastAsia="Arial" w:hAnsi="Arial" w:cs="Arial"/>
          <w:lang w:val="nl-NL"/>
        </w:rPr>
        <w:t>n);</w:t>
      </w:r>
    </w:p>
    <w:p w14:paraId="621A0EDF" w14:textId="77777777" w:rsidR="006D4D27" w:rsidRPr="00BF02B9" w:rsidRDefault="777ACB3A" w:rsidP="006D4D27">
      <w:pPr>
        <w:numPr>
          <w:ilvl w:val="1"/>
          <w:numId w:val="36"/>
        </w:numPr>
        <w:spacing w:after="0" w:line="320" w:lineRule="exact"/>
        <w:ind w:hanging="306"/>
        <w:rPr>
          <w:rFonts w:ascii="Arial" w:eastAsia="Arial" w:hAnsi="Arial" w:cs="Arial"/>
          <w:lang w:val="nl-NL"/>
        </w:rPr>
      </w:pPr>
      <w:r w:rsidRPr="2B339EEE">
        <w:rPr>
          <w:rFonts w:ascii="Arial" w:eastAsia="Arial" w:hAnsi="Arial" w:cs="Arial"/>
          <w:lang w:val="nl-NL"/>
        </w:rPr>
        <w:t>er is persoonlijk contact met je ouders;</w:t>
      </w:r>
    </w:p>
    <w:p w14:paraId="74FC69D8" w14:textId="5A2A08AA" w:rsidR="6E91C38A" w:rsidRDefault="6E91C38A" w:rsidP="2B339EEE">
      <w:pPr>
        <w:numPr>
          <w:ilvl w:val="1"/>
          <w:numId w:val="36"/>
        </w:numPr>
        <w:spacing w:after="0" w:line="320" w:lineRule="exact"/>
        <w:ind w:hanging="306"/>
        <w:rPr>
          <w:rFonts w:ascii="Arial" w:eastAsia="Arial" w:hAnsi="Arial" w:cs="Arial"/>
          <w:u w:val="single"/>
          <w:lang w:val="nl-NL"/>
        </w:rPr>
      </w:pPr>
      <w:r w:rsidRPr="79A11FAE">
        <w:rPr>
          <w:rFonts w:ascii="Arial" w:eastAsia="Arial" w:hAnsi="Arial" w:cs="Arial"/>
          <w:u w:val="single"/>
          <w:lang w:val="nl-NL"/>
        </w:rPr>
        <w:t>Eénmalig bewijs:</w:t>
      </w:r>
    </w:p>
    <w:p w14:paraId="1CB95C34" w14:textId="0C73C32E" w:rsidR="006D4D27" w:rsidRPr="00BF02B9" w:rsidRDefault="777ACB3A" w:rsidP="2B339EEE">
      <w:pPr>
        <w:numPr>
          <w:ilvl w:val="2"/>
          <w:numId w:val="36"/>
        </w:numPr>
        <w:spacing w:after="0" w:line="320" w:lineRule="exact"/>
        <w:rPr>
          <w:rFonts w:ascii="Arial" w:eastAsia="Arial" w:hAnsi="Arial" w:cs="Arial"/>
          <w:lang w:val="nl-NL"/>
        </w:rPr>
      </w:pPr>
      <w:r w:rsidRPr="79A11FAE">
        <w:rPr>
          <w:rFonts w:ascii="Arial" w:eastAsia="Arial" w:hAnsi="Arial" w:cs="Arial"/>
          <w:lang w:val="nl-NL"/>
        </w:rPr>
        <w:t>je krijgt een strafstudie;</w:t>
      </w:r>
    </w:p>
    <w:p w14:paraId="04714F00" w14:textId="028CC9CD" w:rsidR="1155660A" w:rsidRDefault="1155660A" w:rsidP="2B339EEE">
      <w:pPr>
        <w:numPr>
          <w:ilvl w:val="2"/>
          <w:numId w:val="36"/>
        </w:numPr>
        <w:spacing w:after="0" w:line="320" w:lineRule="exact"/>
        <w:rPr>
          <w:rFonts w:ascii="Arial" w:eastAsia="Arial" w:hAnsi="Arial" w:cs="Arial"/>
          <w:lang w:val="nl-NL"/>
        </w:rPr>
      </w:pPr>
      <w:r w:rsidRPr="79A11FAE">
        <w:rPr>
          <w:rFonts w:ascii="Arial" w:eastAsia="Arial" w:hAnsi="Arial" w:cs="Arial"/>
          <w:lang w:val="nl-NL"/>
        </w:rPr>
        <w:t>Je krijgt een contract i.v.m. roken</w:t>
      </w:r>
    </w:p>
    <w:p w14:paraId="3819B49D" w14:textId="3FA91777" w:rsidR="1155660A" w:rsidRDefault="1155660A" w:rsidP="2B339EEE">
      <w:pPr>
        <w:numPr>
          <w:ilvl w:val="1"/>
          <w:numId w:val="36"/>
        </w:numPr>
        <w:spacing w:after="0" w:line="320" w:lineRule="exact"/>
        <w:rPr>
          <w:rFonts w:ascii="Arial" w:eastAsia="Arial" w:hAnsi="Arial" w:cs="Arial"/>
          <w:u w:val="single"/>
          <w:lang w:val="nl-NL"/>
        </w:rPr>
      </w:pPr>
      <w:r w:rsidRPr="79A11FAE">
        <w:rPr>
          <w:rFonts w:ascii="Arial" w:eastAsia="Arial" w:hAnsi="Arial" w:cs="Arial"/>
          <w:u w:val="single"/>
          <w:lang w:val="nl-NL"/>
        </w:rPr>
        <w:t>Herhaaldelijk bewijs:</w:t>
      </w:r>
      <w:r w:rsidRPr="2B339EEE">
        <w:rPr>
          <w:rFonts w:ascii="Arial" w:eastAsia="Arial" w:hAnsi="Arial" w:cs="Arial"/>
          <w:u w:val="single"/>
          <w:lang w:val="nl-NL"/>
        </w:rPr>
        <w:t xml:space="preserve"> </w:t>
      </w:r>
    </w:p>
    <w:p w14:paraId="5246C68C" w14:textId="502F4C49" w:rsidR="1155660A" w:rsidRDefault="1155660A" w:rsidP="2B339EEE">
      <w:pPr>
        <w:numPr>
          <w:ilvl w:val="2"/>
          <w:numId w:val="36"/>
        </w:numPr>
        <w:spacing w:after="0" w:line="320" w:lineRule="exact"/>
        <w:rPr>
          <w:rFonts w:ascii="Arial" w:eastAsia="Arial" w:hAnsi="Arial" w:cs="Arial"/>
          <w:lang w:val="nl-NL"/>
        </w:rPr>
      </w:pPr>
      <w:r w:rsidRPr="79A11FAE">
        <w:rPr>
          <w:rFonts w:ascii="Arial" w:eastAsia="Arial" w:hAnsi="Arial" w:cs="Arial"/>
          <w:lang w:val="nl-NL"/>
        </w:rPr>
        <w:t>Ouders worden verwittigd</w:t>
      </w:r>
    </w:p>
    <w:p w14:paraId="74DB9DBE" w14:textId="0F318CDC" w:rsidR="389A8C6F" w:rsidRDefault="389A8C6F" w:rsidP="2B339EEE">
      <w:pPr>
        <w:numPr>
          <w:ilvl w:val="2"/>
          <w:numId w:val="36"/>
        </w:numPr>
        <w:spacing w:after="0" w:line="320" w:lineRule="exact"/>
        <w:rPr>
          <w:rFonts w:ascii="Arial" w:eastAsia="Arial" w:hAnsi="Arial" w:cs="Arial"/>
          <w:lang w:val="nl-NL"/>
        </w:rPr>
      </w:pPr>
      <w:r w:rsidRPr="79A11FAE">
        <w:rPr>
          <w:rFonts w:ascii="Arial" w:eastAsia="Arial" w:hAnsi="Arial" w:cs="Arial"/>
          <w:lang w:val="nl-NL"/>
        </w:rPr>
        <w:t>Je krijgt een strafstudie of san</w:t>
      </w:r>
      <w:r w:rsidR="18C9C107" w:rsidRPr="79A11FAE">
        <w:rPr>
          <w:rFonts w:ascii="Arial" w:eastAsia="Arial" w:hAnsi="Arial" w:cs="Arial"/>
          <w:lang w:val="nl-NL"/>
        </w:rPr>
        <w:t>c</w:t>
      </w:r>
      <w:r w:rsidRPr="79A11FAE">
        <w:rPr>
          <w:rFonts w:ascii="Arial" w:eastAsia="Arial" w:hAnsi="Arial" w:cs="Arial"/>
          <w:lang w:val="nl-NL"/>
        </w:rPr>
        <w:t>tie op maat</w:t>
      </w:r>
    </w:p>
    <w:p w14:paraId="245B5718" w14:textId="789DFEEF" w:rsidR="389A8C6F" w:rsidRDefault="389A8C6F" w:rsidP="2B339EEE">
      <w:pPr>
        <w:numPr>
          <w:ilvl w:val="2"/>
          <w:numId w:val="36"/>
        </w:numPr>
        <w:spacing w:after="0" w:line="320" w:lineRule="exact"/>
        <w:rPr>
          <w:rFonts w:ascii="Arial" w:eastAsia="Arial" w:hAnsi="Arial" w:cs="Arial"/>
          <w:lang w:val="nl-NL"/>
        </w:rPr>
      </w:pPr>
      <w:r w:rsidRPr="79A11FAE">
        <w:rPr>
          <w:rFonts w:ascii="Arial" w:eastAsia="Arial" w:hAnsi="Arial" w:cs="Arial"/>
          <w:lang w:val="nl-NL"/>
        </w:rPr>
        <w:t>De tuchtprocedure kan opgestart worden</w:t>
      </w:r>
      <w:r w:rsidRPr="2B339EEE">
        <w:rPr>
          <w:rFonts w:ascii="Arial" w:eastAsia="Arial" w:hAnsi="Arial" w:cs="Arial"/>
          <w:lang w:val="nl-NL"/>
        </w:rPr>
        <w:t xml:space="preserve"> </w:t>
      </w:r>
    </w:p>
    <w:p w14:paraId="3584118A" w14:textId="7A90554F" w:rsidR="00B079A4" w:rsidRPr="00BF02B9" w:rsidRDefault="00B079A4" w:rsidP="00E30328">
      <w:pPr>
        <w:numPr>
          <w:ilvl w:val="0"/>
          <w:numId w:val="45"/>
        </w:numPr>
        <w:tabs>
          <w:tab w:val="num" w:pos="1134"/>
        </w:tabs>
        <w:spacing w:before="120" w:line="320" w:lineRule="exact"/>
        <w:ind w:left="1135" w:hanging="284"/>
        <w:rPr>
          <w:rFonts w:ascii="Arial" w:eastAsia="Arial" w:hAnsi="Arial" w:cs="Arial"/>
          <w:lang w:val="nl-NL"/>
        </w:rPr>
      </w:pPr>
      <w:r w:rsidRPr="00BF02B9">
        <w:rPr>
          <w:rFonts w:ascii="Arial" w:eastAsia="Arial" w:hAnsi="Arial" w:cs="Arial"/>
          <w:lang w:val="nl-NL"/>
        </w:rPr>
        <w:t>Dealen</w:t>
      </w:r>
      <w:r w:rsidR="00896F53" w:rsidRPr="00BF02B9">
        <w:rPr>
          <w:rFonts w:ascii="Arial" w:eastAsia="Arial" w:hAnsi="Arial" w:cs="Arial"/>
          <w:lang w:val="nl-NL"/>
        </w:rPr>
        <w:t>:</w:t>
      </w:r>
    </w:p>
    <w:p w14:paraId="26A1A131" w14:textId="141D107F" w:rsidR="00B079A4" w:rsidRPr="00BF02B9" w:rsidRDefault="0D74040E" w:rsidP="00B079A4">
      <w:pPr>
        <w:tabs>
          <w:tab w:val="right" w:leader="underscore" w:pos="9072"/>
        </w:tabs>
        <w:spacing w:after="0" w:line="320" w:lineRule="exact"/>
        <w:ind w:left="1134"/>
        <w:jc w:val="both"/>
        <w:rPr>
          <w:rFonts w:ascii="Arial" w:eastAsia="Arial" w:hAnsi="Arial" w:cs="Arial"/>
        </w:rPr>
      </w:pPr>
      <w:r w:rsidRPr="2B339EEE">
        <w:rPr>
          <w:rFonts w:ascii="Arial" w:eastAsia="Arial" w:hAnsi="Arial" w:cs="Arial"/>
        </w:rPr>
        <w:t xml:space="preserve">Met ‘dealen’ bedoelen we het verhandelen uit winstbejag, er wordt m.a.w. schade toegebracht aan medeleerlingen door hen er toe aan te zetten </w:t>
      </w:r>
      <w:r w:rsidR="0CB33D51" w:rsidRPr="2B339EEE">
        <w:rPr>
          <w:rFonts w:ascii="Arial" w:eastAsia="Arial" w:hAnsi="Arial" w:cs="Arial"/>
        </w:rPr>
        <w:t>rookwaren</w:t>
      </w:r>
      <w:r w:rsidRPr="2B339EEE">
        <w:rPr>
          <w:rFonts w:ascii="Arial" w:eastAsia="Arial" w:hAnsi="Arial" w:cs="Arial"/>
        </w:rPr>
        <w:t xml:space="preserve"> te gebruiken.</w:t>
      </w:r>
      <w:r w:rsidR="0FE33C12" w:rsidRPr="2B339EEE">
        <w:rPr>
          <w:rFonts w:ascii="Arial" w:eastAsia="Arial" w:hAnsi="Arial" w:cs="Arial"/>
        </w:rPr>
        <w:t xml:space="preserve"> De leerling wordt op het moment zelf aangesproken. </w:t>
      </w:r>
    </w:p>
    <w:p w14:paraId="6214A598" w14:textId="0F16F1AF" w:rsidR="2B339EEE" w:rsidRDefault="2B339EEE" w:rsidP="2B339EEE">
      <w:pPr>
        <w:tabs>
          <w:tab w:val="right" w:leader="underscore" w:pos="9072"/>
        </w:tabs>
        <w:spacing w:after="0" w:line="320" w:lineRule="exact"/>
        <w:ind w:left="1134"/>
        <w:jc w:val="both"/>
        <w:rPr>
          <w:rFonts w:ascii="Arial" w:eastAsia="Arial" w:hAnsi="Arial" w:cs="Arial"/>
        </w:rPr>
      </w:pPr>
    </w:p>
    <w:p w14:paraId="1253A292" w14:textId="338D7B5E" w:rsidR="0FE33C12" w:rsidRDefault="0FE33C12" w:rsidP="2B339EEE">
      <w:pPr>
        <w:pStyle w:val="Lijstalinea"/>
        <w:numPr>
          <w:ilvl w:val="1"/>
          <w:numId w:val="36"/>
        </w:numPr>
        <w:tabs>
          <w:tab w:val="right" w:leader="underscore" w:pos="9072"/>
        </w:tabs>
        <w:spacing w:after="0" w:line="320" w:lineRule="exact"/>
        <w:jc w:val="both"/>
        <w:rPr>
          <w:rFonts w:ascii="Arial" w:eastAsia="Arial" w:hAnsi="Arial" w:cs="Arial"/>
        </w:rPr>
      </w:pPr>
      <w:r w:rsidRPr="2B339EEE">
        <w:rPr>
          <w:rFonts w:ascii="Arial" w:eastAsia="Arial" w:hAnsi="Arial" w:cs="Arial"/>
        </w:rPr>
        <w:t>De r</w:t>
      </w:r>
      <w:r w:rsidR="7FA60955" w:rsidRPr="2B339EEE">
        <w:rPr>
          <w:rFonts w:ascii="Arial" w:eastAsia="Arial" w:hAnsi="Arial" w:cs="Arial"/>
        </w:rPr>
        <w:t>o</w:t>
      </w:r>
      <w:r w:rsidRPr="2B339EEE">
        <w:rPr>
          <w:rFonts w:ascii="Arial" w:eastAsia="Arial" w:hAnsi="Arial" w:cs="Arial"/>
        </w:rPr>
        <w:t>okwaren worden in bewaring genomen ( je ouders kunnen het komen ophalen)</w:t>
      </w:r>
    </w:p>
    <w:p w14:paraId="3791463E" w14:textId="3586AA93" w:rsidR="00B079A4" w:rsidRPr="00BF02B9" w:rsidRDefault="5F38AFFF" w:rsidP="2B339EEE">
      <w:pPr>
        <w:numPr>
          <w:ilvl w:val="1"/>
          <w:numId w:val="36"/>
        </w:numPr>
        <w:spacing w:after="0" w:line="320" w:lineRule="exact"/>
        <w:ind w:hanging="306"/>
        <w:rPr>
          <w:rFonts w:ascii="Arial" w:eastAsia="Arial" w:hAnsi="Arial" w:cs="Arial"/>
          <w:lang w:val="nl-NL"/>
        </w:rPr>
      </w:pPr>
      <w:r w:rsidRPr="79A11FAE">
        <w:rPr>
          <w:rFonts w:ascii="Arial" w:eastAsia="Arial" w:hAnsi="Arial" w:cs="Arial"/>
          <w:lang w:val="nl-NL"/>
        </w:rPr>
        <w:t>E</w:t>
      </w:r>
      <w:r w:rsidR="0D74040E" w:rsidRPr="79A11FAE">
        <w:rPr>
          <w:rFonts w:ascii="Arial" w:eastAsia="Arial" w:hAnsi="Arial" w:cs="Arial"/>
          <w:lang w:val="nl-NL"/>
        </w:rPr>
        <w:t>r is persoonlijk contact met je ouders;</w:t>
      </w:r>
    </w:p>
    <w:p w14:paraId="4EA74F20" w14:textId="60FB89E3" w:rsidR="00B079A4" w:rsidRPr="007A4380" w:rsidRDefault="6F610633" w:rsidP="2B339EEE">
      <w:pPr>
        <w:numPr>
          <w:ilvl w:val="1"/>
          <w:numId w:val="36"/>
        </w:numPr>
        <w:spacing w:after="0" w:line="320" w:lineRule="exact"/>
        <w:ind w:hanging="306"/>
        <w:rPr>
          <w:rFonts w:ascii="Arial" w:eastAsia="Arial" w:hAnsi="Arial" w:cs="Arial"/>
          <w:lang w:val="nl-NL"/>
        </w:rPr>
      </w:pPr>
      <w:r w:rsidRPr="79A11FAE">
        <w:rPr>
          <w:rFonts w:ascii="Arial" w:eastAsia="Arial" w:hAnsi="Arial" w:cs="Arial"/>
          <w:lang w:val="nl-NL"/>
        </w:rPr>
        <w:t>Er volgt een gesprek met directie en leerlingbegeleiding</w:t>
      </w:r>
      <w:r w:rsidRPr="2B339EEE">
        <w:rPr>
          <w:rFonts w:ascii="Arial" w:eastAsia="Arial" w:hAnsi="Arial" w:cs="Arial"/>
          <w:lang w:val="nl-NL"/>
        </w:rPr>
        <w:t xml:space="preserve"> </w:t>
      </w:r>
    </w:p>
    <w:p w14:paraId="45883ED6" w14:textId="32C29CC3" w:rsidR="6F610633" w:rsidRDefault="6F610633" w:rsidP="2B339EEE">
      <w:pPr>
        <w:numPr>
          <w:ilvl w:val="1"/>
          <w:numId w:val="36"/>
        </w:numPr>
        <w:spacing w:after="0" w:line="320" w:lineRule="exact"/>
        <w:ind w:hanging="306"/>
        <w:rPr>
          <w:rFonts w:ascii="Arial" w:eastAsia="Arial" w:hAnsi="Arial" w:cs="Arial"/>
          <w:lang w:val="nl-NL"/>
        </w:rPr>
      </w:pPr>
      <w:r w:rsidRPr="79A11FAE">
        <w:rPr>
          <w:rFonts w:ascii="Arial" w:eastAsia="Arial" w:hAnsi="Arial" w:cs="Arial"/>
          <w:lang w:val="nl-NL"/>
        </w:rPr>
        <w:t>Sanctie: de tuchtprocedure wordt opgestart</w:t>
      </w:r>
    </w:p>
    <w:p w14:paraId="65744719" w14:textId="30ED4B8A" w:rsidR="00664392" w:rsidRDefault="058DE815" w:rsidP="005454D0">
      <w:pPr>
        <w:pStyle w:val="Kopje4"/>
      </w:pPr>
      <w:bookmarkStart w:id="140" w:name="_Toc238482632"/>
      <w:r>
        <w:lastRenderedPageBreak/>
        <w:t>Illegale drugs</w:t>
      </w:r>
      <w:bookmarkEnd w:id="140"/>
    </w:p>
    <w:p w14:paraId="4EF1BAB5" w14:textId="75A2757D" w:rsidR="004851DD" w:rsidRPr="00584C5F" w:rsidRDefault="002E6073" w:rsidP="00A976A3">
      <w:pPr>
        <w:spacing w:line="240" w:lineRule="exact"/>
        <w:rPr>
          <w:rFonts w:ascii="Arial" w:hAnsi="Arial" w:cs="Arial"/>
        </w:rPr>
      </w:pPr>
      <w:r w:rsidRPr="00584C5F">
        <w:rPr>
          <w:rFonts w:ascii="Arial" w:hAnsi="Arial" w:cs="Arial"/>
        </w:rPr>
        <w:t>Op het schooldomein zijn ook alle drugs verboden. Dit verbod geldt voor iedereen die het schooldomein betreedt: leerlingen, personeelsleden, ouders en bezoekers. Het drugsverbod geldt ook tijdens extra-</w:t>
      </w:r>
      <w:proofErr w:type="spellStart"/>
      <w:r w:rsidRPr="00584C5F">
        <w:rPr>
          <w:rFonts w:ascii="Arial" w:hAnsi="Arial" w:cs="Arial"/>
        </w:rPr>
        <w:t>murosactiviteiten</w:t>
      </w:r>
      <w:proofErr w:type="spellEnd"/>
      <w:r w:rsidRPr="00584C5F">
        <w:rPr>
          <w:rFonts w:ascii="Arial" w:hAnsi="Arial" w:cs="Arial"/>
        </w:rPr>
        <w:t>.</w:t>
      </w:r>
      <w:r w:rsidR="1EA13078" w:rsidRPr="00584C5F">
        <w:rPr>
          <w:rFonts w:ascii="Arial" w:hAnsi="Arial" w:cs="Arial"/>
          <w:lang w:val="nl-NL"/>
        </w:rPr>
        <w:t xml:space="preserve"> </w:t>
      </w:r>
    </w:p>
    <w:p w14:paraId="2A94A299" w14:textId="77777777" w:rsidR="0096198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Vanuit onze opvoedende opdracht voeren wij een preventiebeleid rond drugs. Ze kunnen een ernstig gevaar zijn voor jouw gezondheid en die van medeleerlingen. </w:t>
      </w:r>
    </w:p>
    <w:p w14:paraId="232E9BA7" w14:textId="77777777" w:rsidR="0096198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Het bezit, het gebruik, het onder invloed zijn van, het doorgeven en dealen van drugs is strikt verboden op school, tijdens activiteiten die op school zijn ingericht en tijdens extra-</w:t>
      </w:r>
      <w:proofErr w:type="spellStart"/>
      <w:r w:rsidRPr="007A4380">
        <w:rPr>
          <w:rFonts w:ascii="Arial" w:eastAsia="Arial" w:hAnsi="Arial" w:cs="Arial"/>
          <w:lang w:val="nl-NL"/>
        </w:rPr>
        <w:t>murosactiviteiten</w:t>
      </w:r>
      <w:proofErr w:type="spellEnd"/>
      <w:r w:rsidRPr="007A4380">
        <w:rPr>
          <w:rFonts w:ascii="Arial" w:eastAsia="Arial" w:hAnsi="Arial" w:cs="Arial"/>
          <w:lang w:val="nl-NL"/>
        </w:rPr>
        <w:t>.</w:t>
      </w:r>
    </w:p>
    <w:p w14:paraId="43042D17" w14:textId="01C6ECF5" w:rsidR="005F6B33" w:rsidRPr="002D2FDC" w:rsidRDefault="005B0674" w:rsidP="00AE0183">
      <w:pPr>
        <w:spacing w:line="320" w:lineRule="exact"/>
        <w:rPr>
          <w:rFonts w:ascii="Arial" w:eastAsia="Arial" w:hAnsi="Arial" w:cs="Arial"/>
          <w:lang w:val="nl-NL"/>
        </w:rPr>
      </w:pPr>
      <w:r w:rsidRPr="007A4380">
        <w:rPr>
          <w:rFonts w:ascii="Arial" w:eastAsia="Arial" w:hAnsi="Arial" w:cs="Arial"/>
          <w:lang w:val="nl-NL"/>
        </w:rPr>
        <w:t xml:space="preserve">Wij nodigen alle </w:t>
      </w:r>
      <w:proofErr w:type="spellStart"/>
      <w:r w:rsidRPr="007A4380">
        <w:rPr>
          <w:rFonts w:ascii="Arial" w:eastAsia="Arial" w:hAnsi="Arial" w:cs="Arial"/>
          <w:lang w:val="nl-NL"/>
        </w:rPr>
        <w:t>school</w:t>
      </w:r>
      <w:r w:rsidR="1EA13078" w:rsidRPr="007A4380">
        <w:rPr>
          <w:rFonts w:ascii="Arial" w:eastAsia="Arial" w:hAnsi="Arial" w:cs="Arial"/>
          <w:lang w:val="nl-NL"/>
        </w:rPr>
        <w:t>betrokken</w:t>
      </w:r>
      <w:proofErr w:type="spellEnd"/>
      <w:r w:rsidR="1EA13078" w:rsidRPr="007A4380">
        <w:rPr>
          <w:rFonts w:ascii="Arial" w:eastAsia="Arial" w:hAnsi="Arial" w:cs="Arial"/>
          <w:lang w:val="nl-NL"/>
        </w:rPr>
        <w:t xml:space="preserve"> partners uit aan dit beleid mee te werken.</w:t>
      </w:r>
    </w:p>
    <w:p w14:paraId="2177C476" w14:textId="477D208F" w:rsidR="003F5D73" w:rsidRPr="002D2FDC"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Als je in moeilijkheden geraakt of dreigt te geraken met drugs, dan proberen we je te helpen. Dit neemt echter niet weg dat we ook sancties kunnen opleggen volgens </w:t>
      </w:r>
      <w:r w:rsidR="00CE3733" w:rsidRPr="007A4380">
        <w:rPr>
          <w:rFonts w:ascii="Arial" w:eastAsia="Arial" w:hAnsi="Arial" w:cs="Arial"/>
          <w:lang w:val="nl-NL"/>
        </w:rPr>
        <w:t xml:space="preserve">ons herstel- en sanctioneringsbeleid. </w:t>
      </w:r>
      <w:r w:rsidRPr="007A4380">
        <w:rPr>
          <w:rFonts w:ascii="Arial" w:eastAsia="Arial" w:hAnsi="Arial" w:cs="Arial"/>
          <w:lang w:val="nl-NL"/>
        </w:rPr>
        <w:t>Dit zal bv. het geval zijn wanneer je niet meewerkt met ons hulpaanbod, wanneer je het begeleidingsplan niet naleeft of wanneer je medeleerlingen aanzet tot gebruik of drugs verhandelt.</w:t>
      </w:r>
    </w:p>
    <w:p w14:paraId="6666BFE6" w14:textId="2656F894" w:rsidR="00AF6501" w:rsidRPr="002D2FDC" w:rsidRDefault="1EA13078" w:rsidP="00AE0183">
      <w:pPr>
        <w:spacing w:line="320" w:lineRule="exact"/>
        <w:rPr>
          <w:rFonts w:ascii="Arial" w:eastAsia="Arial" w:hAnsi="Arial" w:cs="Arial"/>
        </w:rPr>
      </w:pPr>
      <w:r w:rsidRPr="007A4380">
        <w:rPr>
          <w:rFonts w:ascii="Arial" w:eastAsia="Arial" w:hAnsi="Arial" w:cs="Arial"/>
        </w:rPr>
        <w:t xml:space="preserve">Als je drugs vindt op school, kom je dit afgeven aan de directie of opvoeders of leerlingenbegeleider. De directie neemt de drugs in bewaring. Er is verder </w:t>
      </w:r>
      <w:r w:rsidR="00B67418" w:rsidRPr="007A4380">
        <w:rPr>
          <w:rFonts w:ascii="Arial" w:eastAsia="Arial" w:hAnsi="Arial" w:cs="Arial"/>
        </w:rPr>
        <w:t>intern onderzoek door de school</w:t>
      </w:r>
      <w:r w:rsidRPr="007A4380">
        <w:rPr>
          <w:rFonts w:ascii="Arial" w:eastAsia="Arial" w:hAnsi="Arial" w:cs="Arial"/>
        </w:rPr>
        <w:t xml:space="preserve"> </w:t>
      </w:r>
      <w:r w:rsidR="00891593" w:rsidRPr="007A4380">
        <w:rPr>
          <w:rFonts w:ascii="Arial" w:eastAsia="Arial" w:hAnsi="Arial" w:cs="Arial"/>
        </w:rPr>
        <w:t xml:space="preserve">en </w:t>
      </w:r>
      <w:r w:rsidRPr="007A4380">
        <w:rPr>
          <w:rFonts w:ascii="Arial" w:eastAsia="Arial" w:hAnsi="Arial" w:cs="Arial"/>
        </w:rPr>
        <w:t>eventueel politie.</w:t>
      </w:r>
    </w:p>
    <w:p w14:paraId="7850601D" w14:textId="28D10462" w:rsidR="002F0124" w:rsidRPr="003C251D" w:rsidRDefault="1EA13078" w:rsidP="00AE0183">
      <w:pPr>
        <w:spacing w:line="320" w:lineRule="exact"/>
        <w:rPr>
          <w:rFonts w:ascii="Arial" w:eastAsia="Arial" w:hAnsi="Arial" w:cs="Arial"/>
        </w:rPr>
      </w:pPr>
      <w:r w:rsidRPr="007A4380">
        <w:rPr>
          <w:rFonts w:ascii="Arial" w:eastAsia="Arial" w:hAnsi="Arial" w:cs="Arial"/>
        </w:rPr>
        <w:t>Bij problemen met drugs hanteren we als school volgende aanpak:</w:t>
      </w:r>
    </w:p>
    <w:p w14:paraId="4FAB3EA9" w14:textId="718AFC16" w:rsidR="003F5D73" w:rsidRPr="002D2FDC" w:rsidRDefault="1EA13078" w:rsidP="00AE0183">
      <w:pPr>
        <w:spacing w:line="320" w:lineRule="exact"/>
        <w:rPr>
          <w:rFonts w:ascii="Arial" w:eastAsia="Arial" w:hAnsi="Arial" w:cs="Arial"/>
          <w:u w:val="single"/>
          <w:lang w:val="nl-NL"/>
        </w:rPr>
      </w:pPr>
      <w:r w:rsidRPr="007A4380">
        <w:rPr>
          <w:rFonts w:ascii="Arial" w:eastAsia="Arial" w:hAnsi="Arial" w:cs="Arial"/>
          <w:u w:val="single"/>
          <w:lang w:val="nl-NL"/>
        </w:rPr>
        <w:t>Bij overtreding van de regels:</w:t>
      </w:r>
    </w:p>
    <w:p w14:paraId="778FB687" w14:textId="52413E61" w:rsidR="003F5D73" w:rsidRPr="007A4380" w:rsidRDefault="058DE815" w:rsidP="00E30328">
      <w:pPr>
        <w:widowControl w:val="0"/>
        <w:numPr>
          <w:ilvl w:val="0"/>
          <w:numId w:val="48"/>
        </w:numPr>
        <w:spacing w:line="320" w:lineRule="exact"/>
        <w:ind w:left="1134" w:hanging="283"/>
        <w:rPr>
          <w:rFonts w:ascii="Arial" w:eastAsia="Arial" w:hAnsi="Arial" w:cs="Arial"/>
        </w:rPr>
      </w:pPr>
      <w:r w:rsidRPr="2B339EEE">
        <w:rPr>
          <w:rFonts w:ascii="Arial" w:eastAsia="Arial" w:hAnsi="Arial" w:cs="Arial"/>
        </w:rPr>
        <w:t>Vermoeden</w:t>
      </w:r>
      <w:r w:rsidR="6B5BD402" w:rsidRPr="2B339EEE">
        <w:rPr>
          <w:rFonts w:ascii="Arial" w:eastAsia="Arial" w:hAnsi="Arial" w:cs="Arial"/>
        </w:rPr>
        <w:t xml:space="preserve"> of bewijs van</w:t>
      </w:r>
      <w:r w:rsidR="08B39649" w:rsidRPr="2B339EEE">
        <w:rPr>
          <w:rFonts w:ascii="Arial" w:eastAsia="Arial" w:hAnsi="Arial" w:cs="Arial"/>
        </w:rPr>
        <w:t xml:space="preserve"> illegale</w:t>
      </w:r>
      <w:r w:rsidR="6B5BD402" w:rsidRPr="2B339EEE">
        <w:rPr>
          <w:rFonts w:ascii="Arial" w:eastAsia="Arial" w:hAnsi="Arial" w:cs="Arial"/>
        </w:rPr>
        <w:t xml:space="preserve"> </w:t>
      </w:r>
      <w:r w:rsidRPr="2B339EEE">
        <w:rPr>
          <w:rFonts w:ascii="Arial" w:eastAsia="Arial" w:hAnsi="Arial" w:cs="Arial"/>
        </w:rPr>
        <w:t>drugbezit of –gebruik op school of in de omgeving van school</w:t>
      </w:r>
    </w:p>
    <w:p w14:paraId="62F3EA81" w14:textId="00A04522" w:rsidR="00F90A8E" w:rsidRPr="00F90A8E" w:rsidRDefault="7F873C84" w:rsidP="2B339EEE">
      <w:pPr>
        <w:widowControl w:val="0"/>
        <w:spacing w:line="320" w:lineRule="exact"/>
        <w:ind w:left="1134"/>
        <w:rPr>
          <w:rFonts w:ascii="Arial" w:eastAsia="Arial" w:hAnsi="Arial" w:cs="Arial"/>
        </w:rPr>
      </w:pPr>
      <w:r w:rsidRPr="2B339EEE">
        <w:rPr>
          <w:rFonts w:ascii="Arial" w:eastAsia="Arial" w:hAnsi="Arial" w:cs="Arial"/>
        </w:rPr>
        <w:t xml:space="preserve">De leerling wordt op het moment aangesproken. </w:t>
      </w:r>
    </w:p>
    <w:p w14:paraId="058FD2D9" w14:textId="301C1ABA" w:rsidR="00F90A8E" w:rsidRPr="00F90A8E" w:rsidRDefault="6C416207" w:rsidP="2B339EEE">
      <w:pPr>
        <w:widowControl w:val="0"/>
        <w:numPr>
          <w:ilvl w:val="1"/>
          <w:numId w:val="36"/>
        </w:numPr>
        <w:spacing w:after="0" w:line="320" w:lineRule="exact"/>
        <w:ind w:hanging="306"/>
        <w:rPr>
          <w:rFonts w:ascii="Arial" w:eastAsia="Arial" w:hAnsi="Arial" w:cs="Arial"/>
          <w:u w:val="single"/>
          <w:lang w:val="nl-NL"/>
        </w:rPr>
      </w:pPr>
      <w:proofErr w:type="spellStart"/>
      <w:r w:rsidRPr="79A11FAE">
        <w:rPr>
          <w:rFonts w:ascii="Arial" w:eastAsia="Arial" w:hAnsi="Arial" w:cs="Arial"/>
          <w:u w:val="single"/>
          <w:lang w:val="nl-NL"/>
        </w:rPr>
        <w:t>Éenmalig</w:t>
      </w:r>
      <w:proofErr w:type="spellEnd"/>
      <w:r w:rsidRPr="79A11FAE">
        <w:rPr>
          <w:rFonts w:ascii="Arial" w:eastAsia="Arial" w:hAnsi="Arial" w:cs="Arial"/>
          <w:u w:val="single"/>
          <w:lang w:val="nl-NL"/>
        </w:rPr>
        <w:t xml:space="preserve"> vermoeden</w:t>
      </w:r>
    </w:p>
    <w:p w14:paraId="796AAA4B" w14:textId="25CD377E" w:rsidR="00F90A8E" w:rsidRPr="00F90A8E" w:rsidRDefault="6C416207" w:rsidP="007E478C">
      <w:pPr>
        <w:pStyle w:val="Lijstalinea"/>
        <w:widowControl w:val="0"/>
        <w:numPr>
          <w:ilvl w:val="0"/>
          <w:numId w:val="102"/>
        </w:numPr>
        <w:spacing w:after="0" w:line="320" w:lineRule="exact"/>
        <w:rPr>
          <w:rFonts w:ascii="Arial" w:eastAsia="Arial" w:hAnsi="Arial" w:cs="Arial"/>
          <w:lang w:val="nl-NL"/>
        </w:rPr>
      </w:pPr>
      <w:r w:rsidRPr="79A11FAE">
        <w:rPr>
          <w:rFonts w:ascii="Arial" w:eastAsia="Arial" w:hAnsi="Arial" w:cs="Arial"/>
          <w:lang w:val="nl-NL"/>
        </w:rPr>
        <w:t>Er volgt een gesprek met directie, leerlingbegeleiding of klastitularis</w:t>
      </w:r>
    </w:p>
    <w:p w14:paraId="12EC4DEC" w14:textId="068A0398" w:rsidR="00F90A8E" w:rsidRPr="00F90A8E" w:rsidRDefault="6C416207" w:rsidP="007E478C">
      <w:pPr>
        <w:pStyle w:val="Lijstalinea"/>
        <w:widowControl w:val="0"/>
        <w:numPr>
          <w:ilvl w:val="0"/>
          <w:numId w:val="102"/>
        </w:numPr>
        <w:spacing w:after="0" w:line="320" w:lineRule="exact"/>
        <w:rPr>
          <w:rFonts w:ascii="Arial" w:eastAsia="Arial" w:hAnsi="Arial" w:cs="Arial"/>
          <w:lang w:val="nl-NL"/>
        </w:rPr>
      </w:pPr>
      <w:r w:rsidRPr="79A11FAE">
        <w:rPr>
          <w:rFonts w:ascii="Arial" w:eastAsia="Arial" w:hAnsi="Arial" w:cs="Arial"/>
          <w:lang w:val="nl-NL"/>
        </w:rPr>
        <w:t>Melding in het leerlingvolgsysteem</w:t>
      </w:r>
      <w:r w:rsidRPr="2B339EEE">
        <w:rPr>
          <w:rFonts w:ascii="Arial" w:eastAsia="Arial" w:hAnsi="Arial" w:cs="Arial"/>
          <w:lang w:val="nl-NL"/>
        </w:rPr>
        <w:t xml:space="preserve"> </w:t>
      </w:r>
    </w:p>
    <w:p w14:paraId="058AC90D" w14:textId="620533B1" w:rsidR="00F90A8E" w:rsidRPr="00F90A8E" w:rsidRDefault="6C416207" w:rsidP="2B339EEE">
      <w:pPr>
        <w:widowControl w:val="0"/>
        <w:numPr>
          <w:ilvl w:val="1"/>
          <w:numId w:val="36"/>
        </w:numPr>
        <w:spacing w:after="0" w:line="320" w:lineRule="exact"/>
        <w:ind w:hanging="306"/>
        <w:rPr>
          <w:rFonts w:ascii="Arial" w:eastAsia="Arial" w:hAnsi="Arial" w:cs="Arial"/>
          <w:u w:val="single"/>
          <w:lang w:val="nl-NL"/>
        </w:rPr>
      </w:pPr>
      <w:r w:rsidRPr="79A11FAE">
        <w:rPr>
          <w:rFonts w:ascii="Arial" w:eastAsia="Arial" w:hAnsi="Arial" w:cs="Arial"/>
          <w:u w:val="single"/>
          <w:lang w:val="nl-NL"/>
        </w:rPr>
        <w:t>Herhaaldelijk vermoeden</w:t>
      </w:r>
      <w:r w:rsidRPr="2B339EEE">
        <w:rPr>
          <w:rFonts w:ascii="Arial" w:eastAsia="Arial" w:hAnsi="Arial" w:cs="Arial"/>
          <w:u w:val="single"/>
          <w:lang w:val="nl-NL"/>
        </w:rPr>
        <w:t xml:space="preserve"> </w:t>
      </w:r>
    </w:p>
    <w:p w14:paraId="40DDAD19" w14:textId="67F91E6E" w:rsidR="00F90A8E" w:rsidRPr="00F90A8E" w:rsidRDefault="6C416207" w:rsidP="007E478C">
      <w:pPr>
        <w:pStyle w:val="Lijstalinea"/>
        <w:widowControl w:val="0"/>
        <w:numPr>
          <w:ilvl w:val="0"/>
          <w:numId w:val="101"/>
        </w:numPr>
        <w:spacing w:after="0" w:line="320" w:lineRule="exact"/>
        <w:rPr>
          <w:rFonts w:ascii="Arial" w:eastAsia="Arial" w:hAnsi="Arial" w:cs="Arial"/>
          <w:lang w:val="nl-NL"/>
        </w:rPr>
      </w:pPr>
      <w:r w:rsidRPr="79A11FAE">
        <w:rPr>
          <w:rFonts w:ascii="Arial" w:eastAsia="Arial" w:hAnsi="Arial" w:cs="Arial"/>
          <w:lang w:val="nl-NL"/>
        </w:rPr>
        <w:t>Er volgt een gesprek met directie, leerlingbegeleiding of klastitularis</w:t>
      </w:r>
    </w:p>
    <w:p w14:paraId="00904AEA" w14:textId="363F918E" w:rsidR="00F90A8E" w:rsidRPr="00F90A8E" w:rsidRDefault="6C416207" w:rsidP="007E478C">
      <w:pPr>
        <w:pStyle w:val="Lijstalinea"/>
        <w:widowControl w:val="0"/>
        <w:numPr>
          <w:ilvl w:val="0"/>
          <w:numId w:val="101"/>
        </w:numPr>
        <w:spacing w:after="0" w:line="320" w:lineRule="exact"/>
        <w:rPr>
          <w:rFonts w:ascii="Arial" w:eastAsia="Arial" w:hAnsi="Arial" w:cs="Arial"/>
          <w:lang w:val="nl-NL"/>
        </w:rPr>
      </w:pPr>
      <w:r w:rsidRPr="79A11FAE">
        <w:rPr>
          <w:rFonts w:ascii="Arial" w:eastAsia="Arial" w:hAnsi="Arial" w:cs="Arial"/>
          <w:lang w:val="nl-NL"/>
        </w:rPr>
        <w:t>Melding in het leerlingvolgsysteem</w:t>
      </w:r>
    </w:p>
    <w:p w14:paraId="789DF345" w14:textId="0C9A415D" w:rsidR="00F90A8E" w:rsidRPr="00F90A8E" w:rsidRDefault="6C416207" w:rsidP="007E478C">
      <w:pPr>
        <w:pStyle w:val="Lijstalinea"/>
        <w:widowControl w:val="0"/>
        <w:numPr>
          <w:ilvl w:val="0"/>
          <w:numId w:val="101"/>
        </w:numPr>
        <w:spacing w:after="0" w:line="320" w:lineRule="exact"/>
        <w:rPr>
          <w:rFonts w:ascii="Arial" w:eastAsia="Arial" w:hAnsi="Arial" w:cs="Arial"/>
          <w:lang w:val="nl-NL"/>
        </w:rPr>
      </w:pPr>
      <w:r w:rsidRPr="79A11FAE">
        <w:rPr>
          <w:rFonts w:ascii="Arial" w:eastAsia="Arial" w:hAnsi="Arial" w:cs="Arial"/>
          <w:lang w:val="nl-NL"/>
        </w:rPr>
        <w:t>Ouders worden verwittigd</w:t>
      </w:r>
    </w:p>
    <w:p w14:paraId="41A145F8" w14:textId="054A10CD" w:rsidR="00F90A8E" w:rsidRPr="00F90A8E" w:rsidRDefault="6C416207" w:rsidP="2B339EEE">
      <w:pPr>
        <w:pStyle w:val="Lijstalinea"/>
        <w:widowControl w:val="0"/>
        <w:numPr>
          <w:ilvl w:val="1"/>
          <w:numId w:val="36"/>
        </w:numPr>
        <w:spacing w:after="0" w:line="320" w:lineRule="exact"/>
        <w:rPr>
          <w:rFonts w:ascii="Arial" w:eastAsia="Arial" w:hAnsi="Arial" w:cs="Arial"/>
          <w:u w:val="single"/>
          <w:lang w:val="nl-NL"/>
        </w:rPr>
      </w:pPr>
      <w:r w:rsidRPr="79A11FAE">
        <w:rPr>
          <w:rFonts w:ascii="Arial" w:eastAsia="Arial" w:hAnsi="Arial" w:cs="Arial"/>
          <w:u w:val="single"/>
          <w:lang w:val="nl-NL"/>
        </w:rPr>
        <w:t>Eénmalig bewijs</w:t>
      </w:r>
    </w:p>
    <w:p w14:paraId="4573FFFE" w14:textId="1FE70320" w:rsidR="00F90A8E" w:rsidRPr="00F90A8E" w:rsidRDefault="6C416207" w:rsidP="007E478C">
      <w:pPr>
        <w:pStyle w:val="Lijstalinea"/>
        <w:widowControl w:val="0"/>
        <w:numPr>
          <w:ilvl w:val="0"/>
          <w:numId w:val="103"/>
        </w:numPr>
        <w:spacing w:after="0" w:line="320" w:lineRule="exact"/>
        <w:rPr>
          <w:rFonts w:ascii="Arial" w:eastAsia="Arial" w:hAnsi="Arial" w:cs="Arial"/>
          <w:lang w:val="nl-NL"/>
        </w:rPr>
      </w:pPr>
      <w:r w:rsidRPr="79A11FAE">
        <w:rPr>
          <w:rFonts w:ascii="Arial" w:eastAsia="Arial" w:hAnsi="Arial" w:cs="Arial"/>
          <w:lang w:val="nl-NL"/>
        </w:rPr>
        <w:t>Leerling wordt uit de les/activiteit verwijderd en tijdelijk in afzondering geplaatst</w:t>
      </w:r>
    </w:p>
    <w:p w14:paraId="54EFDE6F" w14:textId="75B3DDCE" w:rsidR="00F90A8E" w:rsidRPr="00F90A8E" w:rsidRDefault="6C416207"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Het middel wordt in bewaring genomen en opgehaald door de politie</w:t>
      </w:r>
    </w:p>
    <w:p w14:paraId="37B8D0FA" w14:textId="0D147036" w:rsidR="00F90A8E" w:rsidRPr="00F90A8E" w:rsidRDefault="6C416207"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Ouders worden onmiddellijk op de hoogte gebracht</w:t>
      </w:r>
    </w:p>
    <w:p w14:paraId="529993CE" w14:textId="24B86D61" w:rsidR="00F90A8E" w:rsidRPr="00F90A8E" w:rsidRDefault="6C416207"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Er volgt een gesprek met directie en leerlingbegeleiding</w:t>
      </w:r>
    </w:p>
    <w:p w14:paraId="272C72A7" w14:textId="01EF43F6" w:rsidR="00F90A8E" w:rsidRPr="00F90A8E" w:rsidRDefault="6C416207" w:rsidP="007E478C">
      <w:pPr>
        <w:pStyle w:val="Lijstalinea"/>
        <w:widowControl w:val="0"/>
        <w:numPr>
          <w:ilvl w:val="0"/>
          <w:numId w:val="103"/>
        </w:numPr>
        <w:spacing w:after="0" w:line="320" w:lineRule="exact"/>
        <w:rPr>
          <w:rFonts w:ascii="Arial" w:eastAsia="Arial" w:hAnsi="Arial" w:cs="Arial"/>
          <w:lang w:val="nl-NL"/>
        </w:rPr>
      </w:pPr>
      <w:r w:rsidRPr="79A11FAE">
        <w:rPr>
          <w:rFonts w:ascii="Arial" w:eastAsia="Arial" w:hAnsi="Arial" w:cs="Arial"/>
          <w:lang w:val="nl-NL"/>
        </w:rPr>
        <w:t>Sanctie: strafstudie of een sanctie op maat en een contract i.v.m. drugs</w:t>
      </w:r>
    </w:p>
    <w:p w14:paraId="665F5D55" w14:textId="41EF8E85" w:rsidR="00F90A8E" w:rsidRPr="00F90A8E" w:rsidRDefault="6C416207" w:rsidP="2B339EEE">
      <w:pPr>
        <w:widowControl w:val="0"/>
        <w:numPr>
          <w:ilvl w:val="1"/>
          <w:numId w:val="36"/>
        </w:numPr>
        <w:spacing w:after="0" w:line="320" w:lineRule="exact"/>
        <w:rPr>
          <w:rFonts w:ascii="Arial" w:eastAsia="Arial" w:hAnsi="Arial" w:cs="Arial"/>
          <w:u w:val="single"/>
          <w:lang w:val="nl-NL"/>
        </w:rPr>
      </w:pPr>
      <w:r w:rsidRPr="79A11FAE">
        <w:rPr>
          <w:rFonts w:ascii="Arial" w:eastAsia="Arial" w:hAnsi="Arial" w:cs="Arial"/>
          <w:u w:val="single"/>
          <w:lang w:val="nl-NL"/>
        </w:rPr>
        <w:t>Herhaaldelijk bewijs</w:t>
      </w:r>
      <w:r w:rsidRPr="2B339EEE">
        <w:rPr>
          <w:rFonts w:ascii="Arial" w:eastAsia="Arial" w:hAnsi="Arial" w:cs="Arial"/>
          <w:u w:val="single"/>
          <w:lang w:val="nl-NL"/>
        </w:rPr>
        <w:t xml:space="preserve"> </w:t>
      </w:r>
    </w:p>
    <w:p w14:paraId="08612F4B" w14:textId="6DBE956D" w:rsidR="00F90A8E" w:rsidRPr="00F90A8E" w:rsidRDefault="6C416207" w:rsidP="007E478C">
      <w:pPr>
        <w:pStyle w:val="Lijstalinea"/>
        <w:widowControl w:val="0"/>
        <w:numPr>
          <w:ilvl w:val="0"/>
          <w:numId w:val="103"/>
        </w:numPr>
        <w:spacing w:after="0" w:line="320" w:lineRule="exact"/>
        <w:rPr>
          <w:rFonts w:ascii="Arial" w:eastAsia="Arial" w:hAnsi="Arial" w:cs="Arial"/>
          <w:lang w:val="nl-NL"/>
        </w:rPr>
      </w:pPr>
      <w:r w:rsidRPr="79A11FAE">
        <w:rPr>
          <w:rFonts w:ascii="Arial" w:eastAsia="Arial" w:hAnsi="Arial" w:cs="Arial"/>
          <w:lang w:val="nl-NL"/>
        </w:rPr>
        <w:t>Leerling wordt uit de les/activiteit verwijderd en tijdelijk in afzondering geplaats</w:t>
      </w:r>
    </w:p>
    <w:p w14:paraId="6C4818CF" w14:textId="4ECB044F" w:rsidR="00F90A8E" w:rsidRPr="00F90A8E" w:rsidRDefault="6C416207"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Het middel wordt in bewaring genomen en opgehaald door de politie</w:t>
      </w:r>
    </w:p>
    <w:p w14:paraId="5D5B4DC4" w14:textId="24B86D61" w:rsidR="00F90A8E" w:rsidRPr="00F90A8E" w:rsidRDefault="6C416207"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Er volgt een gesprek met directie en leerlingbegeleiding</w:t>
      </w:r>
    </w:p>
    <w:p w14:paraId="11765DA9" w14:textId="66481641" w:rsidR="00F90A8E" w:rsidRPr="00F90A8E" w:rsidRDefault="6C416207" w:rsidP="007E478C">
      <w:pPr>
        <w:pStyle w:val="Lijstalinea"/>
        <w:widowControl w:val="0"/>
        <w:numPr>
          <w:ilvl w:val="0"/>
          <w:numId w:val="103"/>
        </w:numPr>
        <w:spacing w:after="0" w:line="320" w:lineRule="exact"/>
        <w:rPr>
          <w:rFonts w:ascii="Arial" w:eastAsia="Arial" w:hAnsi="Arial" w:cs="Arial"/>
          <w:lang w:val="nl-NL"/>
        </w:rPr>
      </w:pPr>
      <w:r w:rsidRPr="79A11FAE">
        <w:rPr>
          <w:rFonts w:ascii="Arial" w:eastAsia="Arial" w:hAnsi="Arial" w:cs="Arial"/>
          <w:lang w:val="nl-NL"/>
        </w:rPr>
        <w:t>Sanctie: opstart tuchtprocedure</w:t>
      </w:r>
    </w:p>
    <w:p w14:paraId="3DEE2F75" w14:textId="65711094" w:rsidR="00F90A8E" w:rsidRPr="00F90A8E" w:rsidRDefault="00F90A8E" w:rsidP="2B339EEE">
      <w:pPr>
        <w:widowControl w:val="0"/>
        <w:spacing w:line="320" w:lineRule="exact"/>
        <w:rPr>
          <w:rFonts w:ascii="Arial" w:eastAsia="Arial" w:hAnsi="Arial" w:cs="Arial"/>
        </w:rPr>
      </w:pPr>
    </w:p>
    <w:p w14:paraId="18A21C93" w14:textId="48B7D892" w:rsidR="00FA6E08" w:rsidRPr="007A4380" w:rsidRDefault="620BB60E" w:rsidP="007E478C">
      <w:pPr>
        <w:widowControl w:val="0"/>
        <w:numPr>
          <w:ilvl w:val="0"/>
          <w:numId w:val="49"/>
        </w:numPr>
        <w:spacing w:line="320" w:lineRule="exact"/>
        <w:ind w:left="1134" w:hanging="283"/>
        <w:rPr>
          <w:rFonts w:ascii="Arial" w:eastAsia="Arial" w:hAnsi="Arial" w:cs="Arial"/>
        </w:rPr>
      </w:pPr>
      <w:r w:rsidRPr="2B339EEE">
        <w:rPr>
          <w:rFonts w:ascii="Arial" w:eastAsia="Arial" w:hAnsi="Arial" w:cs="Arial"/>
        </w:rPr>
        <w:t>O</w:t>
      </w:r>
      <w:r w:rsidR="058DE815" w:rsidRPr="2B339EEE">
        <w:rPr>
          <w:rFonts w:ascii="Arial" w:eastAsia="Arial" w:hAnsi="Arial" w:cs="Arial"/>
        </w:rPr>
        <w:t>nder invloed zijn</w:t>
      </w:r>
      <w:r w:rsidR="502CA484" w:rsidRPr="2B339EEE">
        <w:rPr>
          <w:rFonts w:ascii="Arial" w:eastAsia="Arial" w:hAnsi="Arial" w:cs="Arial"/>
        </w:rPr>
        <w:t xml:space="preserve"> van illegale drugs</w:t>
      </w:r>
      <w:r w:rsidR="058DE815" w:rsidRPr="2B339EEE">
        <w:rPr>
          <w:rFonts w:ascii="Arial" w:eastAsia="Arial" w:hAnsi="Arial" w:cs="Arial"/>
        </w:rPr>
        <w:t xml:space="preserve"> op school of in de omgeving</w:t>
      </w:r>
      <w:r w:rsidR="616B1C6B" w:rsidRPr="2B339EEE">
        <w:rPr>
          <w:rFonts w:ascii="Arial" w:eastAsia="Arial" w:hAnsi="Arial" w:cs="Arial"/>
        </w:rPr>
        <w:t xml:space="preserve"> van de school </w:t>
      </w:r>
    </w:p>
    <w:p w14:paraId="756E053F" w14:textId="301C1ABA" w:rsidR="616B1C6B" w:rsidRDefault="616B1C6B" w:rsidP="2B339EEE">
      <w:pPr>
        <w:numPr>
          <w:ilvl w:val="1"/>
          <w:numId w:val="36"/>
        </w:numPr>
        <w:spacing w:after="0" w:line="320" w:lineRule="exact"/>
        <w:ind w:hanging="306"/>
        <w:rPr>
          <w:rFonts w:ascii="Arial" w:eastAsia="Arial" w:hAnsi="Arial" w:cs="Arial"/>
          <w:u w:val="single"/>
          <w:lang w:val="nl-NL"/>
        </w:rPr>
      </w:pPr>
      <w:proofErr w:type="spellStart"/>
      <w:r w:rsidRPr="79A11FAE">
        <w:rPr>
          <w:rFonts w:ascii="Arial" w:eastAsia="Arial" w:hAnsi="Arial" w:cs="Arial"/>
          <w:u w:val="single"/>
          <w:lang w:val="nl-NL"/>
        </w:rPr>
        <w:t>Éenmalig</w:t>
      </w:r>
      <w:proofErr w:type="spellEnd"/>
      <w:r w:rsidRPr="79A11FAE">
        <w:rPr>
          <w:rFonts w:ascii="Arial" w:eastAsia="Arial" w:hAnsi="Arial" w:cs="Arial"/>
          <w:u w:val="single"/>
          <w:lang w:val="nl-NL"/>
        </w:rPr>
        <w:t xml:space="preserve"> vermoeden</w:t>
      </w:r>
    </w:p>
    <w:p w14:paraId="77D4C808" w14:textId="25CD377E" w:rsidR="616B1C6B" w:rsidRDefault="616B1C6B" w:rsidP="007E478C">
      <w:pPr>
        <w:pStyle w:val="Lijstalinea"/>
        <w:numPr>
          <w:ilvl w:val="0"/>
          <w:numId w:val="102"/>
        </w:numPr>
        <w:spacing w:after="0" w:line="320" w:lineRule="exact"/>
        <w:rPr>
          <w:rFonts w:ascii="Arial" w:eastAsia="Arial" w:hAnsi="Arial" w:cs="Arial"/>
          <w:lang w:val="nl-NL"/>
        </w:rPr>
      </w:pPr>
      <w:r w:rsidRPr="79A11FAE">
        <w:rPr>
          <w:rFonts w:ascii="Arial" w:eastAsia="Arial" w:hAnsi="Arial" w:cs="Arial"/>
          <w:lang w:val="nl-NL"/>
        </w:rPr>
        <w:t>Er volgt een gesprek met directie, leerlingbegeleiding of klastitularis</w:t>
      </w:r>
    </w:p>
    <w:p w14:paraId="34B9DF84" w14:textId="068A0398" w:rsidR="616B1C6B" w:rsidRDefault="616B1C6B" w:rsidP="007E478C">
      <w:pPr>
        <w:pStyle w:val="Lijstalinea"/>
        <w:numPr>
          <w:ilvl w:val="0"/>
          <w:numId w:val="102"/>
        </w:numPr>
        <w:spacing w:after="0" w:line="320" w:lineRule="exact"/>
        <w:rPr>
          <w:rFonts w:ascii="Arial" w:eastAsia="Arial" w:hAnsi="Arial" w:cs="Arial"/>
          <w:lang w:val="nl-NL"/>
        </w:rPr>
      </w:pPr>
      <w:r w:rsidRPr="79A11FAE">
        <w:rPr>
          <w:rFonts w:ascii="Arial" w:eastAsia="Arial" w:hAnsi="Arial" w:cs="Arial"/>
          <w:lang w:val="nl-NL"/>
        </w:rPr>
        <w:lastRenderedPageBreak/>
        <w:t>Melding in het leerlingvolgsysteem</w:t>
      </w:r>
      <w:r w:rsidRPr="2B339EEE">
        <w:rPr>
          <w:rFonts w:ascii="Arial" w:eastAsia="Arial" w:hAnsi="Arial" w:cs="Arial"/>
          <w:lang w:val="nl-NL"/>
        </w:rPr>
        <w:t xml:space="preserve"> </w:t>
      </w:r>
    </w:p>
    <w:p w14:paraId="37D0992D" w14:textId="620533B1" w:rsidR="616B1C6B" w:rsidRDefault="616B1C6B" w:rsidP="2B339EEE">
      <w:pPr>
        <w:numPr>
          <w:ilvl w:val="1"/>
          <w:numId w:val="36"/>
        </w:numPr>
        <w:spacing w:after="0" w:line="320" w:lineRule="exact"/>
        <w:ind w:hanging="306"/>
        <w:rPr>
          <w:rFonts w:ascii="Arial" w:eastAsia="Arial" w:hAnsi="Arial" w:cs="Arial"/>
          <w:u w:val="single"/>
          <w:lang w:val="nl-NL"/>
        </w:rPr>
      </w:pPr>
      <w:r w:rsidRPr="79A11FAE">
        <w:rPr>
          <w:rFonts w:ascii="Arial" w:eastAsia="Arial" w:hAnsi="Arial" w:cs="Arial"/>
          <w:u w:val="single"/>
          <w:lang w:val="nl-NL"/>
        </w:rPr>
        <w:t>Herhaaldelijk vermoeden</w:t>
      </w:r>
      <w:r w:rsidRPr="2B339EEE">
        <w:rPr>
          <w:rFonts w:ascii="Arial" w:eastAsia="Arial" w:hAnsi="Arial" w:cs="Arial"/>
          <w:u w:val="single"/>
          <w:lang w:val="nl-NL"/>
        </w:rPr>
        <w:t xml:space="preserve"> </w:t>
      </w:r>
    </w:p>
    <w:p w14:paraId="363B8021" w14:textId="67F91E6E" w:rsidR="616B1C6B" w:rsidRDefault="616B1C6B" w:rsidP="007E478C">
      <w:pPr>
        <w:pStyle w:val="Lijstalinea"/>
        <w:numPr>
          <w:ilvl w:val="0"/>
          <w:numId w:val="101"/>
        </w:numPr>
        <w:spacing w:after="0" w:line="320" w:lineRule="exact"/>
        <w:rPr>
          <w:rFonts w:ascii="Arial" w:eastAsia="Arial" w:hAnsi="Arial" w:cs="Arial"/>
          <w:lang w:val="nl-NL"/>
        </w:rPr>
      </w:pPr>
      <w:r w:rsidRPr="79A11FAE">
        <w:rPr>
          <w:rFonts w:ascii="Arial" w:eastAsia="Arial" w:hAnsi="Arial" w:cs="Arial"/>
          <w:lang w:val="nl-NL"/>
        </w:rPr>
        <w:t>Er volgt een gesprek met directie, leerlingbegeleiding of klastitularis</w:t>
      </w:r>
    </w:p>
    <w:p w14:paraId="16088376" w14:textId="363F918E" w:rsidR="616B1C6B" w:rsidRDefault="616B1C6B" w:rsidP="007E478C">
      <w:pPr>
        <w:pStyle w:val="Lijstalinea"/>
        <w:numPr>
          <w:ilvl w:val="0"/>
          <w:numId w:val="101"/>
        </w:numPr>
        <w:spacing w:after="0" w:line="320" w:lineRule="exact"/>
        <w:rPr>
          <w:rFonts w:ascii="Arial" w:eastAsia="Arial" w:hAnsi="Arial" w:cs="Arial"/>
          <w:lang w:val="nl-NL"/>
        </w:rPr>
      </w:pPr>
      <w:r w:rsidRPr="79A11FAE">
        <w:rPr>
          <w:rFonts w:ascii="Arial" w:eastAsia="Arial" w:hAnsi="Arial" w:cs="Arial"/>
          <w:lang w:val="nl-NL"/>
        </w:rPr>
        <w:t>Melding in het leerlingvolgsysteem</w:t>
      </w:r>
    </w:p>
    <w:p w14:paraId="004E16E8" w14:textId="0C9A415D" w:rsidR="616B1C6B" w:rsidRDefault="616B1C6B" w:rsidP="007E478C">
      <w:pPr>
        <w:pStyle w:val="Lijstalinea"/>
        <w:numPr>
          <w:ilvl w:val="0"/>
          <w:numId w:val="101"/>
        </w:numPr>
        <w:spacing w:after="0" w:line="320" w:lineRule="exact"/>
        <w:rPr>
          <w:rFonts w:ascii="Arial" w:eastAsia="Arial" w:hAnsi="Arial" w:cs="Arial"/>
          <w:lang w:val="nl-NL"/>
        </w:rPr>
      </w:pPr>
      <w:r w:rsidRPr="79A11FAE">
        <w:rPr>
          <w:rFonts w:ascii="Arial" w:eastAsia="Arial" w:hAnsi="Arial" w:cs="Arial"/>
          <w:lang w:val="nl-NL"/>
        </w:rPr>
        <w:t>Ouders worden verwittigd</w:t>
      </w:r>
    </w:p>
    <w:p w14:paraId="3547E5AE" w14:textId="054A10CD" w:rsidR="616B1C6B" w:rsidRDefault="616B1C6B" w:rsidP="2B339EEE">
      <w:pPr>
        <w:pStyle w:val="Lijstalinea"/>
        <w:numPr>
          <w:ilvl w:val="1"/>
          <w:numId w:val="36"/>
        </w:numPr>
        <w:spacing w:after="0" w:line="320" w:lineRule="exact"/>
        <w:rPr>
          <w:rFonts w:ascii="Arial" w:eastAsia="Arial" w:hAnsi="Arial" w:cs="Arial"/>
          <w:u w:val="single"/>
          <w:lang w:val="nl-NL"/>
        </w:rPr>
      </w:pPr>
      <w:r w:rsidRPr="79A11FAE">
        <w:rPr>
          <w:rFonts w:ascii="Arial" w:eastAsia="Arial" w:hAnsi="Arial" w:cs="Arial"/>
          <w:u w:val="single"/>
          <w:lang w:val="nl-NL"/>
        </w:rPr>
        <w:t>Eénmalig bewijs</w:t>
      </w:r>
    </w:p>
    <w:p w14:paraId="504B6B32" w14:textId="1FE70320" w:rsidR="616B1C6B"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Leerling wordt uit de les/activiteit verwijderd en tijdelijk in afzondering geplaatst</w:t>
      </w:r>
    </w:p>
    <w:p w14:paraId="38AED05F" w14:textId="75B3DDCE" w:rsidR="616B1C6B"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Het middel wordt in bewaring genomen en opgehaald door de politie</w:t>
      </w:r>
    </w:p>
    <w:p w14:paraId="00AED5EB" w14:textId="0D147036" w:rsidR="616B1C6B"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Ouders worden onmiddellijk op de hoogte gebracht</w:t>
      </w:r>
    </w:p>
    <w:p w14:paraId="4BCFB777" w14:textId="24B86D61" w:rsidR="616B1C6B"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Er volgt een gesprek met directie en leerlingbegeleiding</w:t>
      </w:r>
    </w:p>
    <w:p w14:paraId="01CA63C7" w14:textId="01EF43F6" w:rsidR="616B1C6B"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Sanctie: strafstudie of een sanctie op maat en een contract i.v.m. drugs</w:t>
      </w:r>
    </w:p>
    <w:p w14:paraId="5DA6AD25" w14:textId="41EF8E85" w:rsidR="616B1C6B" w:rsidRDefault="616B1C6B" w:rsidP="2B339EEE">
      <w:pPr>
        <w:numPr>
          <w:ilvl w:val="1"/>
          <w:numId w:val="36"/>
        </w:numPr>
        <w:spacing w:after="0" w:line="320" w:lineRule="exact"/>
        <w:rPr>
          <w:rFonts w:ascii="Arial" w:eastAsia="Arial" w:hAnsi="Arial" w:cs="Arial"/>
          <w:u w:val="single"/>
          <w:lang w:val="nl-NL"/>
        </w:rPr>
      </w:pPr>
      <w:r w:rsidRPr="79A11FAE">
        <w:rPr>
          <w:rFonts w:ascii="Arial" w:eastAsia="Arial" w:hAnsi="Arial" w:cs="Arial"/>
          <w:u w:val="single"/>
          <w:lang w:val="nl-NL"/>
        </w:rPr>
        <w:t>Herhaaldelijk bewijs</w:t>
      </w:r>
      <w:r w:rsidRPr="2B339EEE">
        <w:rPr>
          <w:rFonts w:ascii="Arial" w:eastAsia="Arial" w:hAnsi="Arial" w:cs="Arial"/>
          <w:u w:val="single"/>
          <w:lang w:val="nl-NL"/>
        </w:rPr>
        <w:t xml:space="preserve"> </w:t>
      </w:r>
    </w:p>
    <w:p w14:paraId="1887510D" w14:textId="6DBE956D" w:rsidR="616B1C6B"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Leerling wordt uit de les/activiteit verwijderd en tijdelijk in afzondering geplaats</w:t>
      </w:r>
    </w:p>
    <w:p w14:paraId="5491CD41" w14:textId="4ECB044F" w:rsidR="616B1C6B"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Het middel wordt in bewaring genomen en opgehaald door de politie</w:t>
      </w:r>
    </w:p>
    <w:p w14:paraId="2F2BDD5C" w14:textId="24B86D61" w:rsidR="616B1C6B"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Er volgt een gesprek met directie en leerlingbegeleiding</w:t>
      </w:r>
    </w:p>
    <w:p w14:paraId="4C251869" w14:textId="39EE763B" w:rsidR="2B339EEE" w:rsidRDefault="616B1C6B" w:rsidP="007E478C">
      <w:pPr>
        <w:pStyle w:val="Lijstalinea"/>
        <w:numPr>
          <w:ilvl w:val="0"/>
          <w:numId w:val="103"/>
        </w:numPr>
        <w:spacing w:after="0" w:line="320" w:lineRule="exact"/>
        <w:rPr>
          <w:rFonts w:ascii="Arial" w:eastAsia="Arial" w:hAnsi="Arial" w:cs="Arial"/>
          <w:lang w:val="nl-NL"/>
        </w:rPr>
      </w:pPr>
      <w:r w:rsidRPr="79A11FAE">
        <w:rPr>
          <w:rFonts w:ascii="Arial" w:eastAsia="Arial" w:hAnsi="Arial" w:cs="Arial"/>
          <w:lang w:val="nl-NL"/>
        </w:rPr>
        <w:t>Sanctie: opstart tuchtprocedure</w:t>
      </w:r>
    </w:p>
    <w:p w14:paraId="3DF33DF7" w14:textId="77777777" w:rsidR="003F1028" w:rsidRPr="003F1028" w:rsidRDefault="003F1028" w:rsidP="003F1028">
      <w:pPr>
        <w:pStyle w:val="Lijstalinea"/>
        <w:spacing w:after="0" w:line="320" w:lineRule="exact"/>
        <w:ind w:left="1776"/>
        <w:rPr>
          <w:rFonts w:ascii="Arial" w:eastAsia="Arial" w:hAnsi="Arial" w:cs="Arial"/>
          <w:lang w:val="nl-NL"/>
        </w:rPr>
      </w:pPr>
    </w:p>
    <w:p w14:paraId="43673BFE" w14:textId="5C14E158" w:rsidR="005F7F1C" w:rsidRPr="007A4380" w:rsidRDefault="058DE815" w:rsidP="007E478C">
      <w:pPr>
        <w:widowControl w:val="0"/>
        <w:numPr>
          <w:ilvl w:val="0"/>
          <w:numId w:val="50"/>
        </w:numPr>
        <w:tabs>
          <w:tab w:val="num" w:pos="1418"/>
        </w:tabs>
        <w:spacing w:line="320" w:lineRule="exact"/>
        <w:rPr>
          <w:rFonts w:ascii="Arial" w:eastAsia="Arial" w:hAnsi="Arial" w:cs="Arial"/>
        </w:rPr>
      </w:pPr>
      <w:r w:rsidRPr="2B339EEE">
        <w:rPr>
          <w:rFonts w:ascii="Arial" w:eastAsia="Arial" w:hAnsi="Arial" w:cs="Arial"/>
        </w:rPr>
        <w:t>Betrapt worden op doorgeven van drugs of dealen</w:t>
      </w:r>
    </w:p>
    <w:p w14:paraId="34F6878B" w14:textId="6AF3A2D0" w:rsidR="005F7F1C" w:rsidRPr="007A4380" w:rsidRDefault="058DE815" w:rsidP="1EA13078">
      <w:pPr>
        <w:tabs>
          <w:tab w:val="right" w:leader="underscore" w:pos="9072"/>
        </w:tabs>
        <w:spacing w:line="320" w:lineRule="exact"/>
        <w:ind w:left="1134"/>
        <w:jc w:val="both"/>
        <w:rPr>
          <w:rFonts w:ascii="Arial" w:eastAsia="Arial" w:hAnsi="Arial" w:cs="Arial"/>
        </w:rPr>
      </w:pPr>
      <w:r w:rsidRPr="2B339EEE">
        <w:rPr>
          <w:rFonts w:ascii="Arial" w:eastAsia="Arial" w:hAnsi="Arial" w:cs="Arial"/>
        </w:rPr>
        <w:t>Met ‘dealen’ bedoelen we het verhandelen van drugs uit winstbejag, er wordt m.a.w. schade toegebracht aan medeleerlingen door hen er toe aan te zetten drugs te gebruiken.</w:t>
      </w:r>
      <w:r w:rsidR="1BDF998E" w:rsidRPr="2B339EEE">
        <w:rPr>
          <w:rFonts w:ascii="Arial" w:eastAsia="Arial" w:hAnsi="Arial" w:cs="Arial"/>
        </w:rPr>
        <w:t xml:space="preserve"> De leerling wordt op het moment zelf aangesproken. </w:t>
      </w:r>
    </w:p>
    <w:p w14:paraId="572D82B0" w14:textId="76DC98D1" w:rsidR="3E658874" w:rsidRDefault="3E658874" w:rsidP="2B339EEE">
      <w:pPr>
        <w:pStyle w:val="Lijstalinea"/>
        <w:tabs>
          <w:tab w:val="right" w:leader="underscore" w:pos="9072"/>
        </w:tabs>
        <w:spacing w:line="320" w:lineRule="exact"/>
        <w:jc w:val="both"/>
        <w:rPr>
          <w:rFonts w:ascii="Arial" w:eastAsia="Arial" w:hAnsi="Arial" w:cs="Arial"/>
          <w:u w:val="single"/>
        </w:rPr>
      </w:pPr>
      <w:r w:rsidRPr="79A11FAE">
        <w:rPr>
          <w:rFonts w:ascii="Arial" w:eastAsia="Arial" w:hAnsi="Arial" w:cs="Arial"/>
          <w:u w:val="single"/>
        </w:rPr>
        <w:t>Eénmalig vermoeden</w:t>
      </w:r>
      <w:r w:rsidR="0F1103D7" w:rsidRPr="79A11FAE">
        <w:rPr>
          <w:rFonts w:ascii="Arial" w:eastAsia="Arial" w:hAnsi="Arial" w:cs="Arial"/>
          <w:u w:val="single"/>
        </w:rPr>
        <w:t>:</w:t>
      </w:r>
      <w:r w:rsidRPr="2B339EEE">
        <w:rPr>
          <w:rFonts w:ascii="Arial" w:eastAsia="Arial" w:hAnsi="Arial" w:cs="Arial"/>
          <w:u w:val="single"/>
        </w:rPr>
        <w:t xml:space="preserve"> </w:t>
      </w:r>
    </w:p>
    <w:p w14:paraId="34B991A2" w14:textId="6FDE39A9" w:rsidR="74A6E96D" w:rsidRDefault="74A6E96D"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Er volgt een gesprek met directie, leerlingbegeleiding of klastitularis</w:t>
      </w:r>
    </w:p>
    <w:p w14:paraId="253D5805" w14:textId="7ED727D8" w:rsidR="74A6E96D" w:rsidRDefault="74A6E96D"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Melding in het leerlingvolgsysteem</w:t>
      </w:r>
    </w:p>
    <w:p w14:paraId="54803223" w14:textId="3DE66AB2" w:rsidR="74A6E96D" w:rsidRDefault="74A6E96D" w:rsidP="2B339EEE">
      <w:pPr>
        <w:pStyle w:val="Lijstalinea"/>
        <w:tabs>
          <w:tab w:val="right" w:leader="underscore" w:pos="9072"/>
        </w:tabs>
        <w:spacing w:line="320" w:lineRule="exact"/>
        <w:jc w:val="both"/>
        <w:rPr>
          <w:rFonts w:ascii="Arial" w:eastAsia="Arial" w:hAnsi="Arial" w:cs="Arial"/>
          <w:u w:val="single"/>
        </w:rPr>
      </w:pPr>
      <w:r w:rsidRPr="79A11FAE">
        <w:rPr>
          <w:rFonts w:ascii="Arial" w:eastAsia="Arial" w:hAnsi="Arial" w:cs="Arial"/>
          <w:u w:val="single"/>
        </w:rPr>
        <w:t>Herhaaldelijk vermoeden:</w:t>
      </w:r>
    </w:p>
    <w:p w14:paraId="7F92E385" w14:textId="65F80276" w:rsidR="74A6E96D" w:rsidRDefault="74A6E96D"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 xml:space="preserve">Er volgt een gesprek met directie, leerlingbegeleiding of </w:t>
      </w:r>
      <w:proofErr w:type="spellStart"/>
      <w:r w:rsidRPr="79A11FAE">
        <w:rPr>
          <w:rFonts w:ascii="Arial" w:eastAsia="Arial" w:hAnsi="Arial" w:cs="Arial"/>
        </w:rPr>
        <w:t>klastitualirs</w:t>
      </w:r>
      <w:proofErr w:type="spellEnd"/>
    </w:p>
    <w:p w14:paraId="60E624A0" w14:textId="581626A8" w:rsidR="74A6E96D" w:rsidRDefault="74A6E96D"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Melding in het leerlingvolgsysteem</w:t>
      </w:r>
    </w:p>
    <w:p w14:paraId="37AD9D48" w14:textId="37D5B1A1" w:rsidR="74A6E96D" w:rsidRDefault="74A6E96D"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Ouders worden verwittigd</w:t>
      </w:r>
    </w:p>
    <w:p w14:paraId="5CAA1985" w14:textId="469E3AFB" w:rsidR="74A6E96D" w:rsidRDefault="74A6E96D"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CLB wordt ingeschakeld</w:t>
      </w:r>
    </w:p>
    <w:p w14:paraId="1B36E873" w14:textId="253E2B1E" w:rsidR="3E658874" w:rsidRDefault="3E658874" w:rsidP="2B339EEE">
      <w:pPr>
        <w:pStyle w:val="Lijstalinea"/>
        <w:tabs>
          <w:tab w:val="right" w:leader="underscore" w:pos="9072"/>
        </w:tabs>
        <w:spacing w:line="320" w:lineRule="exact"/>
        <w:jc w:val="both"/>
        <w:rPr>
          <w:rFonts w:ascii="Arial" w:eastAsia="Arial" w:hAnsi="Arial" w:cs="Arial"/>
          <w:u w:val="single"/>
        </w:rPr>
      </w:pPr>
      <w:r w:rsidRPr="79A11FAE">
        <w:rPr>
          <w:rFonts w:ascii="Arial" w:eastAsia="Arial" w:hAnsi="Arial" w:cs="Arial"/>
          <w:u w:val="single"/>
        </w:rPr>
        <w:t>Doorgeven/delen van drugs</w:t>
      </w:r>
    </w:p>
    <w:p w14:paraId="74F318B2" w14:textId="2E80F2B9" w:rsidR="3E658874" w:rsidRDefault="3E658874"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Het middel wordt in bewaring genomen en opgehaald door de politie</w:t>
      </w:r>
    </w:p>
    <w:p w14:paraId="0537AE06" w14:textId="06C774E9"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Er volgt een gesprek met leerlingbegeleiding of directie</w:t>
      </w:r>
    </w:p>
    <w:p w14:paraId="6FB34EC0" w14:textId="695A55D0"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Ouders worden onmiddellijk verwittigd en worden uitgenodigd op school voor een gesprek</w:t>
      </w:r>
    </w:p>
    <w:p w14:paraId="2E1CE8FF" w14:textId="777BC019"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CLB wordt ingeschakeld</w:t>
      </w:r>
    </w:p>
    <w:p w14:paraId="3BEDFC6C" w14:textId="3663F2B3"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 xml:space="preserve">Sanctie: </w:t>
      </w:r>
      <w:r w:rsidR="00BD2C08">
        <w:rPr>
          <w:rFonts w:ascii="Arial" w:eastAsia="Arial" w:hAnsi="Arial" w:cs="Arial"/>
        </w:rPr>
        <w:t>een dag tijdelijke verwijdering uit de les</w:t>
      </w:r>
      <w:r w:rsidRPr="79A11FAE">
        <w:rPr>
          <w:rFonts w:ascii="Arial" w:eastAsia="Arial" w:hAnsi="Arial" w:cs="Arial"/>
        </w:rPr>
        <w:t xml:space="preserve"> en een contract i.v.m. drugs</w:t>
      </w:r>
    </w:p>
    <w:p w14:paraId="1D44EAFE" w14:textId="05F56F69"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u w:val="single"/>
        </w:rPr>
        <w:t>Dealen</w:t>
      </w:r>
      <w:r w:rsidRPr="79A11FAE">
        <w:rPr>
          <w:rFonts w:ascii="Arial" w:eastAsia="Arial" w:hAnsi="Arial" w:cs="Arial"/>
        </w:rPr>
        <w:t>:</w:t>
      </w:r>
    </w:p>
    <w:p w14:paraId="7490D81E" w14:textId="32093DC8"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Leerling wordt niet toegelaten in de les/activiteit en wordt in afzondering geplaatst</w:t>
      </w:r>
    </w:p>
    <w:p w14:paraId="30ECB9CD" w14:textId="2510A587"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Het middel wordt in bewaring genomen en opgehaald door de politie</w:t>
      </w:r>
      <w:r w:rsidRPr="2B339EEE">
        <w:rPr>
          <w:rFonts w:ascii="Arial" w:eastAsia="Arial" w:hAnsi="Arial" w:cs="Arial"/>
        </w:rPr>
        <w:t xml:space="preserve"> </w:t>
      </w:r>
    </w:p>
    <w:p w14:paraId="58EB8DE0" w14:textId="1D788C8E"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Er volgt een gesprek met directie en leerlingbegeleiding</w:t>
      </w:r>
    </w:p>
    <w:p w14:paraId="2214148C" w14:textId="76D3968D"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Ouders worden onmiddellijk verwittigd en worden uitgenodigd op school voor een gesprek</w:t>
      </w:r>
    </w:p>
    <w:p w14:paraId="2EE16796" w14:textId="7F04FB76"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CLB wordt ingeschakeld voor doorverwijzing naar professionele hulp</w:t>
      </w:r>
    </w:p>
    <w:p w14:paraId="00E072F0" w14:textId="11A07D64" w:rsidR="7BA6E03B" w:rsidRDefault="7BA6E03B" w:rsidP="2B339EEE">
      <w:pPr>
        <w:pStyle w:val="Lijstalinea"/>
        <w:tabs>
          <w:tab w:val="right" w:leader="underscore" w:pos="9072"/>
        </w:tabs>
        <w:spacing w:line="320" w:lineRule="exact"/>
        <w:jc w:val="both"/>
        <w:rPr>
          <w:rFonts w:ascii="Arial" w:eastAsia="Arial" w:hAnsi="Arial" w:cs="Arial"/>
        </w:rPr>
      </w:pPr>
      <w:r w:rsidRPr="79A11FAE">
        <w:rPr>
          <w:rFonts w:ascii="Arial" w:eastAsia="Arial" w:hAnsi="Arial" w:cs="Arial"/>
        </w:rPr>
        <w:t>Sanctie: contract i.v.m. drugs, preventieve schorsing en opstart tuchtprocedure</w:t>
      </w:r>
      <w:r w:rsidRPr="2B339EEE">
        <w:rPr>
          <w:rFonts w:ascii="Arial" w:eastAsia="Arial" w:hAnsi="Arial" w:cs="Arial"/>
        </w:rPr>
        <w:t xml:space="preserve"> </w:t>
      </w:r>
    </w:p>
    <w:p w14:paraId="5C4BED5E" w14:textId="77777777" w:rsidR="001E455B" w:rsidRDefault="001E455B" w:rsidP="00AE0183">
      <w:pPr>
        <w:widowControl w:val="0"/>
        <w:spacing w:line="320" w:lineRule="exact"/>
        <w:rPr>
          <w:rFonts w:ascii="Arial" w:eastAsia="Arial" w:hAnsi="Arial" w:cs="Arial"/>
          <w:lang w:val="nl-NL"/>
        </w:rPr>
      </w:pPr>
    </w:p>
    <w:p w14:paraId="74189986" w14:textId="72B31C27" w:rsidR="003F5D73" w:rsidRPr="002D2FDC" w:rsidRDefault="1EA13078" w:rsidP="00AE0183">
      <w:pPr>
        <w:widowControl w:val="0"/>
        <w:spacing w:line="320" w:lineRule="exact"/>
        <w:rPr>
          <w:rFonts w:ascii="Arial" w:eastAsia="Arial" w:hAnsi="Arial" w:cs="Arial"/>
        </w:rPr>
      </w:pPr>
      <w:r w:rsidRPr="007A4380">
        <w:rPr>
          <w:rFonts w:ascii="Arial" w:eastAsia="Arial" w:hAnsi="Arial" w:cs="Arial"/>
          <w:lang w:val="nl-NL"/>
        </w:rPr>
        <w:t>W</w:t>
      </w:r>
      <w:r w:rsidRPr="007A4380">
        <w:rPr>
          <w:rFonts w:ascii="Arial" w:eastAsia="Arial" w:hAnsi="Arial" w:cs="Arial"/>
        </w:rPr>
        <w:t xml:space="preserve">e benadrukken dat bovenstaande afspraken rond het gebruik van legale en illegale drugs eveneens </w:t>
      </w:r>
      <w:r w:rsidRPr="007A4380">
        <w:rPr>
          <w:rFonts w:ascii="Arial" w:eastAsia="Arial" w:hAnsi="Arial" w:cs="Arial"/>
        </w:rPr>
        <w:lastRenderedPageBreak/>
        <w:t>gelden als je je verplaatst tussen de verschillende locaties van de school.</w:t>
      </w:r>
    </w:p>
    <w:p w14:paraId="6EC695CC" w14:textId="77777777" w:rsidR="003F5D73" w:rsidRPr="007A4380" w:rsidRDefault="1EA13078" w:rsidP="1EA13078">
      <w:pPr>
        <w:widowControl w:val="0"/>
        <w:spacing w:line="320" w:lineRule="exact"/>
        <w:rPr>
          <w:rFonts w:ascii="Arial" w:eastAsia="Arial" w:hAnsi="Arial" w:cs="Arial"/>
        </w:rPr>
      </w:pPr>
      <w:r w:rsidRPr="007A4380">
        <w:rPr>
          <w:rFonts w:ascii="Arial" w:eastAsia="Arial" w:hAnsi="Arial" w:cs="Arial"/>
        </w:rPr>
        <w:t>Wanneer de lichamelijke of psychische toestand van een leerling op school een onmiddellijk optreden vereist om de leerling tegen zichzelf te beschermen, kan de school het noodzakelijk achten eerst te handelen en nadien pas de ouders te contacteren.</w:t>
      </w:r>
    </w:p>
    <w:p w14:paraId="3325CE91" w14:textId="1FAABC67" w:rsidR="003F5D73" w:rsidRPr="002D2FDC" w:rsidRDefault="1EA13078" w:rsidP="002D2FDC">
      <w:pPr>
        <w:spacing w:line="320" w:lineRule="exact"/>
        <w:rPr>
          <w:rFonts w:ascii="Arial" w:eastAsia="Arial" w:hAnsi="Arial" w:cs="Arial"/>
          <w:lang w:val="nl-NL"/>
        </w:rPr>
      </w:pPr>
      <w:r w:rsidRPr="007A4380">
        <w:rPr>
          <w:rFonts w:ascii="Arial" w:eastAsia="Arial" w:hAnsi="Arial" w:cs="Arial"/>
          <w:lang w:val="nl-NL"/>
        </w:rPr>
        <w:t>Wanneer je gedrag gevaar met zich meebrengt voor de medeleerlingen, zowel binnen of buiten de school, kan de school steeds de politie inlichten.</w:t>
      </w:r>
    </w:p>
    <w:p w14:paraId="5D503168" w14:textId="283D06A1" w:rsidR="003F5D73" w:rsidRPr="00DC6662" w:rsidRDefault="1EA13078" w:rsidP="00DC6662">
      <w:pPr>
        <w:widowControl w:val="0"/>
        <w:spacing w:line="320" w:lineRule="exact"/>
        <w:rPr>
          <w:rFonts w:ascii="Arial" w:eastAsia="Arial" w:hAnsi="Arial" w:cs="Arial"/>
        </w:rPr>
      </w:pPr>
      <w:r w:rsidRPr="007A4380">
        <w:rPr>
          <w:rFonts w:ascii="Arial" w:eastAsia="Arial" w:hAnsi="Arial" w:cs="Arial"/>
        </w:rPr>
        <w:t>Het gebruik van legale (tabak, alcohol, medicatie,...) en illegale drugs, en het drugprobleem zelf, zijn geen specifieke schoolproblemen. Ze maken deel uit van de samenleving. Het probleem houdt dus niet op aan de schoolpoort. Het gaat om een gedeelde verantwoordelijkheid van al wie met de opvoeding en de begeleiding van jongeren begaan is.</w:t>
      </w:r>
    </w:p>
    <w:p w14:paraId="36F93033" w14:textId="0A88A815" w:rsidR="003F5D73" w:rsidRPr="002D2FDC" w:rsidRDefault="1EA13078" w:rsidP="002D2FDC">
      <w:pPr>
        <w:spacing w:line="320" w:lineRule="exact"/>
        <w:rPr>
          <w:rFonts w:ascii="Arial" w:eastAsia="Arial" w:hAnsi="Arial" w:cs="Arial"/>
          <w:lang w:val="nl-NL"/>
        </w:rPr>
      </w:pPr>
      <w:r w:rsidRPr="007A4380">
        <w:rPr>
          <w:rFonts w:ascii="Arial" w:eastAsia="Arial" w:hAnsi="Arial" w:cs="Arial"/>
        </w:rPr>
        <w:t>Als school steken we veel energie in preventie. Dit doen we doorheen het volledige schooljaar, niet alleen door specifieke</w:t>
      </w:r>
      <w:r w:rsidR="00E21FDC">
        <w:rPr>
          <w:rFonts w:ascii="Arial" w:eastAsia="Arial" w:hAnsi="Arial" w:cs="Arial"/>
        </w:rPr>
        <w:t xml:space="preserve"> preventieve</w:t>
      </w:r>
      <w:r w:rsidRPr="007A4380">
        <w:rPr>
          <w:rFonts w:ascii="Arial" w:eastAsia="Arial" w:hAnsi="Arial" w:cs="Arial"/>
        </w:rPr>
        <w:t xml:space="preserve"> activiteiten</w:t>
      </w:r>
      <w:r w:rsidR="00193333">
        <w:rPr>
          <w:rFonts w:ascii="Arial" w:eastAsia="Arial" w:hAnsi="Arial" w:cs="Arial"/>
        </w:rPr>
        <w:t xml:space="preserve">, </w:t>
      </w:r>
      <w:r w:rsidRPr="007A4380">
        <w:rPr>
          <w:rFonts w:ascii="Arial" w:eastAsia="Arial" w:hAnsi="Arial" w:cs="Arial"/>
        </w:rPr>
        <w:t>maar evenzeer door het belang dat we hechten aan sociale vaardigheden en het bijbrengen van weerbaarheid.</w:t>
      </w:r>
    </w:p>
    <w:p w14:paraId="425D5B24" w14:textId="4AD55A69" w:rsidR="00C03E8A" w:rsidRPr="00AF2008" w:rsidRDefault="1EA13078" w:rsidP="00AF2008">
      <w:pPr>
        <w:widowControl w:val="0"/>
        <w:spacing w:line="320" w:lineRule="exact"/>
        <w:rPr>
          <w:rFonts w:ascii="Arial" w:eastAsia="Arial" w:hAnsi="Arial" w:cs="Arial"/>
        </w:rPr>
      </w:pPr>
      <w:r w:rsidRPr="007A4380">
        <w:rPr>
          <w:rFonts w:ascii="Arial" w:eastAsia="Arial" w:hAnsi="Arial" w:cs="Arial"/>
        </w:rPr>
        <w:t>Het standpunt van de school tegenover legale en illegale drugs kadert in ons globaal gezondheidsbeleid.</w:t>
      </w:r>
    </w:p>
    <w:p w14:paraId="65FC772D" w14:textId="02CF6481" w:rsidR="00B551D6" w:rsidRPr="00AF2008" w:rsidRDefault="1F707B25" w:rsidP="2B339EEE">
      <w:pPr>
        <w:pStyle w:val="Kopje4"/>
      </w:pPr>
      <w:bookmarkStart w:id="141" w:name="_Toc238482633"/>
      <w:bookmarkStart w:id="142" w:name="_Hlk143264742"/>
      <w:r w:rsidRPr="2B339EEE">
        <w:t xml:space="preserve">Eerste hulp, het gebruik van geneesmiddelen en </w:t>
      </w:r>
      <w:r w:rsidR="7CF91CA2" w:rsidRPr="2B339EEE">
        <w:t xml:space="preserve">andere </w:t>
      </w:r>
      <w:r w:rsidRPr="2B339EEE">
        <w:t>medische handelingen op school.</w:t>
      </w:r>
      <w:bookmarkEnd w:id="141"/>
    </w:p>
    <w:p w14:paraId="146E0B79" w14:textId="77777777" w:rsidR="00D32730" w:rsidRPr="00173AE9" w:rsidRDefault="1EA13078" w:rsidP="1EA13078">
      <w:pPr>
        <w:spacing w:line="320" w:lineRule="exact"/>
        <w:rPr>
          <w:rFonts w:ascii="Arial" w:eastAsia="Arial" w:hAnsi="Arial" w:cs="Arial"/>
          <w:u w:val="single"/>
          <w:lang w:val="nl-NL"/>
        </w:rPr>
      </w:pPr>
      <w:r w:rsidRPr="00173AE9">
        <w:rPr>
          <w:rFonts w:ascii="Arial" w:eastAsia="Arial" w:hAnsi="Arial" w:cs="Arial"/>
          <w:u w:val="single"/>
          <w:lang w:val="nl-NL"/>
        </w:rPr>
        <w:t>Eerste hulp</w:t>
      </w:r>
    </w:p>
    <w:p w14:paraId="5CBAD0D6" w14:textId="6ECE7918" w:rsidR="0009144C" w:rsidRPr="00173AE9" w:rsidRDefault="1EA13078" w:rsidP="00F42B24">
      <w:pPr>
        <w:spacing w:line="320" w:lineRule="exact"/>
        <w:ind w:left="709"/>
        <w:rPr>
          <w:rFonts w:ascii="Arial" w:eastAsia="Arial" w:hAnsi="Arial" w:cs="Arial"/>
          <w:lang w:val="nl-NL"/>
        </w:rPr>
      </w:pPr>
      <w:r w:rsidRPr="00173AE9">
        <w:rPr>
          <w:rFonts w:ascii="Arial" w:eastAsia="Arial" w:hAnsi="Arial" w:cs="Arial"/>
          <w:lang w:val="nl-NL"/>
        </w:rPr>
        <w:t xml:space="preserve">We beschikken over een verzorgingslokaal waar je de eerste zorgen kan krijgen als je het slachtoffer wordt van een ongeval of als je je onwel voelt. De school </w:t>
      </w:r>
      <w:r w:rsidR="003A7EC1" w:rsidRPr="00173AE9">
        <w:rPr>
          <w:rFonts w:ascii="Arial" w:eastAsia="Arial" w:hAnsi="Arial" w:cs="Arial"/>
          <w:lang w:val="nl-NL"/>
        </w:rPr>
        <w:t>heeft ook</w:t>
      </w:r>
      <w:r w:rsidRPr="00173AE9">
        <w:rPr>
          <w:rFonts w:ascii="Arial" w:eastAsia="Arial" w:hAnsi="Arial" w:cs="Arial"/>
          <w:lang w:val="nl-NL"/>
        </w:rPr>
        <w:t xml:space="preserve"> </w:t>
      </w:r>
      <w:r w:rsidR="004D3F74" w:rsidRPr="00173AE9">
        <w:rPr>
          <w:rFonts w:ascii="Arial" w:eastAsia="Arial" w:hAnsi="Arial" w:cs="Arial"/>
          <w:lang w:val="nl-NL"/>
        </w:rPr>
        <w:t xml:space="preserve">een aantal opvoeders en leerkrachten </w:t>
      </w:r>
      <w:r w:rsidR="00B67418" w:rsidRPr="00173AE9">
        <w:rPr>
          <w:rFonts w:ascii="Arial" w:eastAsia="Arial" w:hAnsi="Arial" w:cs="Arial"/>
          <w:lang w:val="nl-NL"/>
        </w:rPr>
        <w:t>die jaarlijks</w:t>
      </w:r>
      <w:r w:rsidRPr="00173AE9">
        <w:rPr>
          <w:rFonts w:ascii="Arial" w:eastAsia="Arial" w:hAnsi="Arial" w:cs="Arial"/>
          <w:lang w:val="nl-NL"/>
        </w:rPr>
        <w:t xml:space="preserve"> opleiding volgen om eerste hulp te verstrekken. Als je eerste hulp nodig</w:t>
      </w:r>
      <w:r w:rsidR="004D3F74" w:rsidRPr="00173AE9">
        <w:rPr>
          <w:rFonts w:ascii="Arial" w:eastAsia="Arial" w:hAnsi="Arial" w:cs="Arial"/>
          <w:lang w:val="nl-NL"/>
        </w:rPr>
        <w:t xml:space="preserve"> hebt, laat je dat meteen weten.</w:t>
      </w:r>
    </w:p>
    <w:p w14:paraId="0FF87047" w14:textId="422FDBF8" w:rsidR="004B02B7" w:rsidRPr="00173AE9" w:rsidRDefault="1EA13078" w:rsidP="002D2FDC">
      <w:pPr>
        <w:spacing w:line="320" w:lineRule="exact"/>
        <w:ind w:left="709"/>
        <w:rPr>
          <w:rFonts w:ascii="Arial" w:eastAsia="Arial" w:hAnsi="Arial" w:cs="Arial"/>
          <w:lang w:val="nl-NL"/>
        </w:rPr>
      </w:pPr>
      <w:r w:rsidRPr="00173AE9">
        <w:rPr>
          <w:rFonts w:ascii="Arial" w:eastAsia="Arial" w:hAnsi="Arial" w:cs="Arial"/>
          <w:lang w:val="nl-NL"/>
        </w:rPr>
        <w:t>Zo nodig z</w:t>
      </w:r>
      <w:r w:rsidR="004B6B02" w:rsidRPr="00173AE9">
        <w:rPr>
          <w:rFonts w:ascii="Arial" w:eastAsia="Arial" w:hAnsi="Arial" w:cs="Arial"/>
          <w:lang w:val="nl-NL"/>
        </w:rPr>
        <w:t xml:space="preserve">ullen we </w:t>
      </w:r>
      <w:r w:rsidRPr="00173AE9">
        <w:rPr>
          <w:rFonts w:ascii="Arial" w:eastAsia="Arial" w:hAnsi="Arial" w:cs="Arial"/>
          <w:lang w:val="nl-NL"/>
        </w:rPr>
        <w:t>de hulp van gespecialiseerde diensten inroepen of jou zelf naar het ziekenhuis voeren. We zullen je ouders of een andere contactpersoon zo snel mogelijk verwittigen.</w:t>
      </w:r>
    </w:p>
    <w:p w14:paraId="6F8C049B" w14:textId="59292256" w:rsidR="004B02B7" w:rsidRPr="00173AE9" w:rsidRDefault="1EA13078" w:rsidP="002D2FDC">
      <w:pPr>
        <w:spacing w:line="320" w:lineRule="exact"/>
        <w:ind w:left="709"/>
        <w:rPr>
          <w:rFonts w:ascii="Arial" w:eastAsia="Arial" w:hAnsi="Arial" w:cs="Arial"/>
          <w:lang w:val="nl-NL"/>
        </w:rPr>
      </w:pPr>
      <w:r w:rsidRPr="00173AE9">
        <w:rPr>
          <w:rFonts w:ascii="Arial" w:eastAsia="Arial" w:hAnsi="Arial" w:cs="Arial"/>
          <w:lang w:val="nl-NL"/>
        </w:rPr>
        <w:t xml:space="preserve">Telkens we eerste hulp verlenen, noteren we dat in </w:t>
      </w:r>
      <w:r w:rsidR="00FB39E1" w:rsidRPr="00173AE9">
        <w:rPr>
          <w:rFonts w:ascii="Arial" w:eastAsia="Arial" w:hAnsi="Arial" w:cs="Arial"/>
          <w:lang w:val="nl-NL"/>
        </w:rPr>
        <w:t xml:space="preserve">het leerlingenvolgsysteem </w:t>
      </w:r>
      <w:r w:rsidR="2A81275B" w:rsidRPr="00173AE9">
        <w:rPr>
          <w:rFonts w:ascii="Arial" w:eastAsia="Arial" w:hAnsi="Arial" w:cs="Arial"/>
          <w:lang w:val="nl-NL"/>
        </w:rPr>
        <w:t>in</w:t>
      </w:r>
      <w:r w:rsidR="00FB39E1" w:rsidRPr="00173AE9">
        <w:rPr>
          <w:rFonts w:ascii="Arial" w:eastAsia="Arial" w:hAnsi="Arial" w:cs="Arial"/>
          <w:lang w:val="nl-NL"/>
        </w:rPr>
        <w:t xml:space="preserve"> Smartschool. </w:t>
      </w:r>
      <w:r w:rsidRPr="00173AE9">
        <w:rPr>
          <w:rFonts w:ascii="Arial" w:eastAsia="Arial" w:hAnsi="Arial" w:cs="Arial"/>
          <w:lang w:val="nl-NL"/>
        </w:rPr>
        <w:t>We willen zo nagaan welke ongevallen op school gebeuren, zodat we maatregelen kunnen nemen om die te voorkomen.</w:t>
      </w:r>
    </w:p>
    <w:p w14:paraId="4472EFD2" w14:textId="1A1724FC" w:rsidR="000145ED" w:rsidRPr="002D2FDC" w:rsidRDefault="1EA13078" w:rsidP="002D2FDC">
      <w:pPr>
        <w:spacing w:line="320" w:lineRule="exact"/>
        <w:ind w:left="709"/>
        <w:rPr>
          <w:rFonts w:ascii="Arial" w:eastAsia="Arial" w:hAnsi="Arial" w:cs="Arial"/>
          <w:lang w:val="nl-NL"/>
        </w:rPr>
      </w:pPr>
      <w:r w:rsidRPr="00173AE9">
        <w:rPr>
          <w:rFonts w:ascii="Arial" w:eastAsia="Arial" w:hAnsi="Arial" w:cs="Arial"/>
          <w:lang w:val="nl-NL"/>
        </w:rPr>
        <w:t>Als je tijdens de praktijkvakken, beroepsgerichte vorming, werkplekleren of de stage-activiteiten het slachtoffer bent van een ongeval, dan zal de preventiedienst van de school en van het bedrijf dit onderzoeken. De bedoeling is gelijkaardige ongevallen in de toekomst te voorkomen.</w:t>
      </w:r>
    </w:p>
    <w:p w14:paraId="1721D572" w14:textId="4CCA0E29" w:rsidR="00A06F2B" w:rsidRPr="007A4380" w:rsidRDefault="007B038F" w:rsidP="00AE0183">
      <w:pPr>
        <w:spacing w:line="320" w:lineRule="exact"/>
        <w:rPr>
          <w:rFonts w:ascii="Arial" w:hAnsi="Arial" w:cs="Arial"/>
          <w:u w:val="single"/>
          <w:lang w:val="nl-NL"/>
        </w:rPr>
      </w:pPr>
      <w:r w:rsidRPr="007A4380">
        <w:rPr>
          <w:rFonts w:ascii="Arial" w:hAnsi="Arial" w:cs="Arial"/>
          <w:u w:val="single"/>
          <w:lang w:val="nl-NL"/>
        </w:rPr>
        <w:t>Geneesmiddelen</w:t>
      </w:r>
    </w:p>
    <w:p w14:paraId="2C5E5CF3" w14:textId="77777777" w:rsidR="007B038F" w:rsidRPr="007A4380" w:rsidRDefault="007B038F" w:rsidP="000D55C4">
      <w:pPr>
        <w:spacing w:line="320" w:lineRule="exact"/>
        <w:ind w:left="709"/>
        <w:rPr>
          <w:rFonts w:ascii="Arial" w:eastAsia="Arial" w:hAnsi="Arial" w:cs="Arial"/>
          <w:u w:val="single"/>
          <w:lang w:val="nl-NL"/>
        </w:rPr>
      </w:pPr>
      <w:r w:rsidRPr="007A4380">
        <w:rPr>
          <w:rFonts w:ascii="Arial" w:eastAsia="Arial" w:hAnsi="Arial" w:cs="Arial"/>
          <w:u w:val="single"/>
          <w:lang w:val="nl-NL"/>
        </w:rPr>
        <w:t>Je wordt ziek op school</w:t>
      </w:r>
    </w:p>
    <w:p w14:paraId="3B208EEC" w14:textId="1A5A2027" w:rsidR="007B038F" w:rsidRPr="007A4380" w:rsidRDefault="007B038F" w:rsidP="000D55C4">
      <w:pPr>
        <w:spacing w:line="320" w:lineRule="exact"/>
        <w:ind w:left="708"/>
        <w:rPr>
          <w:rFonts w:ascii="Arial" w:eastAsia="Arial" w:hAnsi="Arial" w:cs="Arial"/>
          <w:lang w:val="nl-NL"/>
        </w:rPr>
      </w:pPr>
      <w:r w:rsidRPr="007A4380">
        <w:rPr>
          <w:rFonts w:ascii="Arial" w:eastAsia="Arial" w:hAnsi="Arial" w:cs="Arial"/>
          <w:lang w:val="nl-NL"/>
        </w:rPr>
        <w:t>Als je ziek wordt of je onwel voelt, laat je dat meteen weten. Afhankelijk van de situatie zal je opgevangen worden in het</w:t>
      </w:r>
      <w:r w:rsidR="0070761D">
        <w:rPr>
          <w:rFonts w:ascii="Arial" w:eastAsia="Arial" w:hAnsi="Arial" w:cs="Arial"/>
          <w:lang w:val="nl-NL"/>
        </w:rPr>
        <w:t xml:space="preserve"> verzorgings</w:t>
      </w:r>
      <w:r w:rsidR="005218E9" w:rsidRPr="007A4380">
        <w:rPr>
          <w:rFonts w:ascii="Arial" w:eastAsia="Arial" w:hAnsi="Arial" w:cs="Arial"/>
          <w:lang w:val="nl-NL"/>
        </w:rPr>
        <w:t xml:space="preserve">lokaal, </w:t>
      </w:r>
      <w:r w:rsidRPr="007A4380">
        <w:rPr>
          <w:rFonts w:ascii="Arial" w:eastAsia="Arial" w:hAnsi="Arial" w:cs="Arial"/>
          <w:lang w:val="nl-NL"/>
        </w:rPr>
        <w:t>of naar huis of naar een ziekenhuis gebracht worden. Als we je ouders kunnen bereiken, zullen we hen laten beslissen over wat er verder gebeu</w:t>
      </w:r>
      <w:r w:rsidR="00BE053B" w:rsidRPr="007A4380">
        <w:rPr>
          <w:rFonts w:ascii="Arial" w:eastAsia="Arial" w:hAnsi="Arial" w:cs="Arial"/>
          <w:lang w:val="nl-NL"/>
        </w:rPr>
        <w:t xml:space="preserve">rt. Je mag </w:t>
      </w:r>
      <w:r w:rsidRPr="007A4380">
        <w:rPr>
          <w:rFonts w:ascii="Arial" w:eastAsia="Arial" w:hAnsi="Arial" w:cs="Arial"/>
          <w:lang w:val="nl-NL"/>
        </w:rPr>
        <w:t xml:space="preserve">niet op eigen </w:t>
      </w:r>
      <w:r w:rsidR="00BE053B" w:rsidRPr="007A4380">
        <w:rPr>
          <w:rFonts w:ascii="Arial" w:eastAsia="Arial" w:hAnsi="Arial" w:cs="Arial"/>
          <w:lang w:val="nl-NL"/>
        </w:rPr>
        <w:t>houtje naar huis gaan zonder het secretariaat</w:t>
      </w:r>
      <w:r w:rsidRPr="007A4380">
        <w:rPr>
          <w:rFonts w:ascii="Arial" w:eastAsia="Arial" w:hAnsi="Arial" w:cs="Arial"/>
          <w:lang w:val="nl-NL"/>
        </w:rPr>
        <w:t xml:space="preserve"> op de hoogte te brengen.</w:t>
      </w:r>
    </w:p>
    <w:p w14:paraId="6B17D9DC" w14:textId="04F28A5A" w:rsidR="007B038F" w:rsidRPr="007A4380" w:rsidRDefault="00255F57" w:rsidP="002D2FDC">
      <w:pPr>
        <w:spacing w:line="320" w:lineRule="exact"/>
        <w:ind w:left="708"/>
        <w:rPr>
          <w:rFonts w:ascii="Arial" w:eastAsia="Arial" w:hAnsi="Arial" w:cs="Arial"/>
          <w:lang w:val="nl-NL"/>
        </w:rPr>
      </w:pPr>
      <w:r w:rsidRPr="007A4380">
        <w:rPr>
          <w:rFonts w:ascii="Arial" w:eastAsia="Arial" w:hAnsi="Arial" w:cs="Arial"/>
          <w:lang w:val="nl-NL"/>
        </w:rPr>
        <w:t>Als school stellen we</w:t>
      </w:r>
      <w:r w:rsidR="00BE053B" w:rsidRPr="007A4380">
        <w:rPr>
          <w:rFonts w:ascii="Arial" w:eastAsia="Arial" w:hAnsi="Arial" w:cs="Arial"/>
          <w:lang w:val="nl-NL"/>
        </w:rPr>
        <w:t xml:space="preserve"> </w:t>
      </w:r>
      <w:r w:rsidR="000971E5" w:rsidRPr="007A4380">
        <w:rPr>
          <w:rFonts w:ascii="Arial" w:eastAsia="Arial" w:hAnsi="Arial" w:cs="Arial"/>
          <w:lang w:val="nl-NL"/>
        </w:rPr>
        <w:t>geen</w:t>
      </w:r>
      <w:r w:rsidRPr="007A4380">
        <w:rPr>
          <w:rFonts w:ascii="Arial" w:eastAsia="Arial" w:hAnsi="Arial" w:cs="Arial"/>
          <w:lang w:val="nl-NL"/>
        </w:rPr>
        <w:t xml:space="preserve"> geneesmiddelen ter beschikking, ook geen pijnstillers.</w:t>
      </w:r>
    </w:p>
    <w:p w14:paraId="7262B73A" w14:textId="77777777" w:rsidR="007B038F" w:rsidRPr="007A4380" w:rsidRDefault="007B038F" w:rsidP="000D55C4">
      <w:pPr>
        <w:spacing w:line="320" w:lineRule="exact"/>
        <w:ind w:left="708"/>
        <w:rPr>
          <w:rFonts w:ascii="Arial" w:eastAsia="Arial" w:hAnsi="Arial" w:cs="Arial"/>
          <w:lang w:val="nl-NL"/>
        </w:rPr>
      </w:pPr>
      <w:r w:rsidRPr="007A4380">
        <w:rPr>
          <w:rFonts w:ascii="Arial" w:eastAsia="Arial" w:hAnsi="Arial" w:cs="Arial"/>
          <w:lang w:val="nl-NL"/>
        </w:rPr>
        <w:t>Als we vaststellen dat je op eigen houtje overmatig veel geneesmiddelen gebruikt, zullen we contact opnemen met je ouders.</w:t>
      </w:r>
    </w:p>
    <w:p w14:paraId="735C9F58" w14:textId="40364529" w:rsidR="1CCD8C8D" w:rsidRPr="001A76B6" w:rsidRDefault="1CCD8C8D" w:rsidP="001A76B6">
      <w:pPr>
        <w:spacing w:line="320" w:lineRule="exact"/>
        <w:ind w:left="708"/>
        <w:rPr>
          <w:rFonts w:ascii="Arial" w:eastAsia="Arial" w:hAnsi="Arial" w:cs="Arial"/>
          <w:lang w:val="nl-NL"/>
        </w:rPr>
      </w:pPr>
      <w:r w:rsidRPr="1CCD8C8D">
        <w:rPr>
          <w:rFonts w:ascii="Arial" w:hAnsi="Arial" w:cs="Arial"/>
        </w:rPr>
        <w:lastRenderedPageBreak/>
        <w:t>Indien er van thuis uit medicatie wordt meegegeven, beperk dit dan tot één dosis. Persoonlijke medicatie deel je ook niet uit aan medeleerlingen. Voor het beperken van het medicatiegebruik doen we appel op de verantwoordelijkheid van iedereen</w:t>
      </w:r>
      <w:r>
        <w:t>.</w:t>
      </w:r>
    </w:p>
    <w:p w14:paraId="24BF6228" w14:textId="4F91021F" w:rsidR="00255F57" w:rsidRPr="007A4380" w:rsidRDefault="00255F57" w:rsidP="00546573">
      <w:pPr>
        <w:spacing w:line="320" w:lineRule="exact"/>
        <w:ind w:left="708"/>
        <w:rPr>
          <w:rFonts w:ascii="Arial" w:eastAsia="Arial" w:hAnsi="Arial" w:cs="Arial"/>
          <w:u w:val="single"/>
          <w:lang w:val="nl-NL"/>
        </w:rPr>
      </w:pPr>
      <w:r w:rsidRPr="007A4380">
        <w:rPr>
          <w:rFonts w:ascii="Arial" w:eastAsia="Arial" w:hAnsi="Arial" w:cs="Arial"/>
          <w:u w:val="single"/>
          <w:lang w:val="nl-NL"/>
        </w:rPr>
        <w:t>Toedienen medicatie op meerdaagse schoolreizen</w:t>
      </w:r>
    </w:p>
    <w:p w14:paraId="090B513B" w14:textId="5F5B6D70" w:rsidR="00255F57" w:rsidRPr="007A4380" w:rsidRDefault="00255F57" w:rsidP="00546573">
      <w:pPr>
        <w:spacing w:line="320" w:lineRule="exact"/>
        <w:ind w:left="708"/>
        <w:rPr>
          <w:rFonts w:ascii="Arial" w:eastAsia="Arial" w:hAnsi="Arial" w:cs="Arial"/>
          <w:lang w:val="nl-NL"/>
        </w:rPr>
      </w:pPr>
      <w:r w:rsidRPr="007A4380">
        <w:rPr>
          <w:rFonts w:ascii="Arial" w:eastAsia="Arial" w:hAnsi="Arial" w:cs="Arial"/>
          <w:lang w:val="nl-NL"/>
        </w:rPr>
        <w:t xml:space="preserve">Tijdens de meerdaagse schoolreizen is er steeds een EHBO-pakket mee met o.a. </w:t>
      </w:r>
      <w:proofErr w:type="spellStart"/>
      <w:r w:rsidRPr="007A4380">
        <w:rPr>
          <w:rFonts w:ascii="Arial" w:eastAsia="Arial" w:hAnsi="Arial" w:cs="Arial"/>
          <w:lang w:val="nl-NL"/>
        </w:rPr>
        <w:t>Dafalgan</w:t>
      </w:r>
      <w:proofErr w:type="spellEnd"/>
      <w:r w:rsidRPr="007A4380">
        <w:rPr>
          <w:rFonts w:ascii="Arial" w:eastAsia="Arial" w:hAnsi="Arial" w:cs="Arial"/>
          <w:lang w:val="nl-NL"/>
        </w:rPr>
        <w:t xml:space="preserve"> 500 mg, </w:t>
      </w:r>
      <w:proofErr w:type="spellStart"/>
      <w:r w:rsidRPr="007A4380">
        <w:rPr>
          <w:rFonts w:ascii="Arial" w:eastAsia="Arial" w:hAnsi="Arial" w:cs="Arial"/>
          <w:lang w:val="nl-NL"/>
        </w:rPr>
        <w:t>Enterol</w:t>
      </w:r>
      <w:proofErr w:type="spellEnd"/>
      <w:r w:rsidRPr="007A4380">
        <w:rPr>
          <w:rFonts w:ascii="Arial" w:eastAsia="Arial" w:hAnsi="Arial" w:cs="Arial"/>
          <w:lang w:val="nl-NL"/>
        </w:rPr>
        <w:t>, Renn</w:t>
      </w:r>
      <w:r w:rsidR="008B7A9C" w:rsidRPr="007A4380">
        <w:rPr>
          <w:rFonts w:ascii="Arial" w:eastAsia="Arial" w:hAnsi="Arial" w:cs="Arial"/>
          <w:lang w:val="nl-NL"/>
        </w:rPr>
        <w:t>ie</w:t>
      </w:r>
      <w:r w:rsidRPr="007A4380">
        <w:rPr>
          <w:rFonts w:ascii="Arial" w:eastAsia="Arial" w:hAnsi="Arial" w:cs="Arial"/>
          <w:lang w:val="nl-NL"/>
        </w:rPr>
        <w:t xml:space="preserve"> en keelpastilles. </w:t>
      </w:r>
    </w:p>
    <w:p w14:paraId="66E1278B" w14:textId="6D8A103E" w:rsidR="0009144C" w:rsidRDefault="00255F57" w:rsidP="002D2FDC">
      <w:pPr>
        <w:spacing w:line="320" w:lineRule="exact"/>
        <w:ind w:left="708"/>
        <w:rPr>
          <w:rFonts w:ascii="Arial" w:eastAsia="Arial" w:hAnsi="Arial" w:cs="Arial"/>
          <w:lang w:val="nl-NL"/>
        </w:rPr>
      </w:pPr>
      <w:r w:rsidRPr="007A4380">
        <w:rPr>
          <w:rFonts w:ascii="Arial" w:eastAsia="Arial" w:hAnsi="Arial" w:cs="Arial"/>
          <w:lang w:val="nl-NL"/>
        </w:rPr>
        <w:t xml:space="preserve">Als je ziek of onwel bent </w:t>
      </w:r>
      <w:r w:rsidR="007D440A" w:rsidRPr="007A4380">
        <w:rPr>
          <w:rFonts w:ascii="Arial" w:eastAsia="Arial" w:hAnsi="Arial" w:cs="Arial"/>
          <w:lang w:val="nl-NL"/>
        </w:rPr>
        <w:t>op een</w:t>
      </w:r>
      <w:r w:rsidR="000971E5" w:rsidRPr="007A4380">
        <w:rPr>
          <w:rFonts w:ascii="Arial" w:eastAsia="Arial" w:hAnsi="Arial" w:cs="Arial"/>
          <w:lang w:val="nl-NL"/>
        </w:rPr>
        <w:t xml:space="preserve"> </w:t>
      </w:r>
      <w:r w:rsidRPr="007A4380">
        <w:rPr>
          <w:rFonts w:ascii="Arial" w:eastAsia="Arial" w:hAnsi="Arial" w:cs="Arial"/>
          <w:lang w:val="nl-NL"/>
        </w:rPr>
        <w:t xml:space="preserve">meerdaagse schoolreis, dan kan je per uitzondering </w:t>
      </w:r>
      <w:r w:rsidR="008B7A9C" w:rsidRPr="007A4380">
        <w:rPr>
          <w:rFonts w:ascii="Arial" w:eastAsia="Arial" w:hAnsi="Arial" w:cs="Arial"/>
          <w:lang w:val="nl-NL"/>
        </w:rPr>
        <w:t>één van bovenstaande medicamenten innemen. Hiervoor moet</w:t>
      </w:r>
      <w:r w:rsidR="000971E5" w:rsidRPr="007A4380">
        <w:rPr>
          <w:rFonts w:ascii="Arial" w:eastAsia="Arial" w:hAnsi="Arial" w:cs="Arial"/>
          <w:lang w:val="nl-NL"/>
        </w:rPr>
        <w:t xml:space="preserve">en je ouders vooraf expliciet toestemming geven </w:t>
      </w:r>
      <w:r w:rsidR="008B7A9C" w:rsidRPr="007A4380">
        <w:rPr>
          <w:rFonts w:ascii="Arial" w:eastAsia="Arial" w:hAnsi="Arial" w:cs="Arial"/>
          <w:lang w:val="nl-NL"/>
        </w:rPr>
        <w:t>op de medische fiche.</w:t>
      </w:r>
    </w:p>
    <w:p w14:paraId="5FD865E0" w14:textId="620A3D6F" w:rsidR="0043238B" w:rsidRPr="00F74F55" w:rsidRDefault="69A8C903" w:rsidP="2B339EEE">
      <w:pPr>
        <w:spacing w:line="320" w:lineRule="exact"/>
        <w:ind w:left="708"/>
        <w:rPr>
          <w:rFonts w:ascii="Arial" w:eastAsia="Arial" w:hAnsi="Arial" w:cs="Arial"/>
          <w:color w:val="000000" w:themeColor="text1"/>
          <w:u w:val="single"/>
          <w:lang w:val="nl-NL"/>
        </w:rPr>
      </w:pPr>
      <w:r w:rsidRPr="00F74F55">
        <w:rPr>
          <w:rFonts w:ascii="Arial" w:eastAsia="Arial" w:hAnsi="Arial" w:cs="Arial"/>
          <w:u w:val="single"/>
          <w:lang w:val="nl-NL"/>
        </w:rPr>
        <w:t xml:space="preserve">Je </w:t>
      </w:r>
      <w:r w:rsidRPr="00F74F55">
        <w:rPr>
          <w:rFonts w:ascii="Arial" w:eastAsia="Arial" w:hAnsi="Arial" w:cs="Arial"/>
          <w:color w:val="000000" w:themeColor="text1"/>
          <w:u w:val="single"/>
          <w:lang w:val="nl-NL"/>
        </w:rPr>
        <w:t>moet geneesmiddelen nemen tijdens de schooluren</w:t>
      </w:r>
    </w:p>
    <w:p w14:paraId="3A8C45FC" w14:textId="31CBF42D" w:rsidR="0043238B" w:rsidRPr="00F74F55" w:rsidRDefault="6296A7BB" w:rsidP="2B339EEE">
      <w:pPr>
        <w:ind w:left="708"/>
        <w:rPr>
          <w:rFonts w:ascii="Arial" w:hAnsi="Arial" w:cs="Arial"/>
          <w:color w:val="000000" w:themeColor="text1"/>
        </w:rPr>
      </w:pPr>
      <w:r w:rsidRPr="00F74F55">
        <w:rPr>
          <w:rFonts w:ascii="Arial" w:hAnsi="Arial" w:cs="Arial"/>
          <w:color w:val="000000" w:themeColor="text1"/>
        </w:rPr>
        <w:t xml:space="preserve">Je ouders kunnen ons </w:t>
      </w:r>
      <w:r w:rsidR="758CA881" w:rsidRPr="00F74F55">
        <w:rPr>
          <w:rFonts w:ascii="Arial" w:hAnsi="Arial" w:cs="Arial"/>
          <w:color w:val="000000" w:themeColor="text1"/>
        </w:rPr>
        <w:t>schriftelijk</w:t>
      </w:r>
      <w:r w:rsidRPr="00F74F55">
        <w:rPr>
          <w:rFonts w:ascii="Arial" w:hAnsi="Arial" w:cs="Arial"/>
          <w:color w:val="000000" w:themeColor="text1"/>
        </w:rPr>
        <w:t xml:space="preserve"> vragen om je te helpen bij het nemen van medicatie tijdens de schooluren. Wij gaan na of we daarop kunnen ingaan en vragen indien nodig (schriftelijke) informatie op. We baseren ons daarbij op de bijsluiter van de medicatie, het etiket van de apotheker of de instructies van de verpleegkundige of arts. Wij kunnen dan instaan voor de bewaring van de geneesmiddelen en zorgen ervoor dat je je geneesmiddelen stipt neemt. Dat wordt telkens genoteerd in het leerlingenvolgsysteem op Smartschool. </w:t>
      </w:r>
      <w:r w:rsidR="135C9025" w:rsidRPr="00F74F55">
        <w:rPr>
          <w:rFonts w:ascii="Arial" w:hAnsi="Arial" w:cs="Arial"/>
          <w:color w:val="000000" w:themeColor="text1"/>
        </w:rPr>
        <w:t>Op het einde van het schooljaar worden de gegevens in dat register vernietigd.</w:t>
      </w:r>
    </w:p>
    <w:p w14:paraId="67BA1F89" w14:textId="1F135A70" w:rsidR="00A147DD" w:rsidRPr="00F74F55" w:rsidRDefault="135C9025" w:rsidP="2B339EEE">
      <w:pPr>
        <w:ind w:left="708"/>
        <w:rPr>
          <w:rFonts w:ascii="Arial" w:hAnsi="Arial" w:cs="Arial"/>
          <w:color w:val="000000" w:themeColor="text1"/>
        </w:rPr>
      </w:pPr>
      <w:r w:rsidRPr="00F74F55">
        <w:rPr>
          <w:rFonts w:ascii="Arial" w:hAnsi="Arial" w:cs="Arial"/>
          <w:color w:val="000000" w:themeColor="text1"/>
        </w:rPr>
        <w:t>Neem je het geneesmiddel om een of andere redenen niet, dan brengen we je ouders daarvan op de hoogte.</w:t>
      </w:r>
    </w:p>
    <w:p w14:paraId="66B6EE3D" w14:textId="209928AF" w:rsidR="007F7861" w:rsidRPr="00F74F55" w:rsidRDefault="77A578A5" w:rsidP="2B339EEE">
      <w:pPr>
        <w:spacing w:line="320" w:lineRule="exact"/>
        <w:ind w:firstLine="708"/>
        <w:rPr>
          <w:rFonts w:ascii="Arial" w:eastAsia="Arial" w:hAnsi="Arial" w:cs="Arial"/>
          <w:color w:val="000000" w:themeColor="text1"/>
          <w:u w:val="single"/>
          <w:lang w:val="nl-NL"/>
        </w:rPr>
      </w:pPr>
      <w:r w:rsidRPr="00F74F55">
        <w:rPr>
          <w:rFonts w:ascii="Arial" w:eastAsia="Arial" w:hAnsi="Arial" w:cs="Arial"/>
          <w:color w:val="000000" w:themeColor="text1"/>
          <w:u w:val="single"/>
          <w:lang w:val="nl-NL"/>
        </w:rPr>
        <w:t>Andere</w:t>
      </w:r>
      <w:r w:rsidR="42E2F47D" w:rsidRPr="00F74F55">
        <w:rPr>
          <w:rFonts w:ascii="Arial" w:eastAsia="Arial" w:hAnsi="Arial" w:cs="Arial"/>
          <w:color w:val="000000" w:themeColor="text1"/>
          <w:u w:val="single"/>
          <w:lang w:val="nl-NL"/>
        </w:rPr>
        <w:t xml:space="preserve"> medische</w:t>
      </w:r>
      <w:r w:rsidR="058DE815" w:rsidRPr="00F74F55">
        <w:rPr>
          <w:rFonts w:ascii="Arial" w:eastAsia="Arial" w:hAnsi="Arial" w:cs="Arial"/>
          <w:color w:val="000000" w:themeColor="text1"/>
          <w:u w:val="single"/>
          <w:lang w:val="nl-NL"/>
        </w:rPr>
        <w:t xml:space="preserve"> handelinge</w:t>
      </w:r>
      <w:r w:rsidR="42E2F47D" w:rsidRPr="00F74F55">
        <w:rPr>
          <w:rFonts w:ascii="Arial" w:eastAsia="Arial" w:hAnsi="Arial" w:cs="Arial"/>
          <w:color w:val="000000" w:themeColor="text1"/>
          <w:u w:val="single"/>
          <w:lang w:val="nl-NL"/>
        </w:rPr>
        <w:t>n</w:t>
      </w:r>
    </w:p>
    <w:p w14:paraId="7C8B06A7" w14:textId="51E857E8" w:rsidR="00A06F2B" w:rsidRPr="00F74F55" w:rsidRDefault="292EC37F" w:rsidP="2B339EEE">
      <w:pPr>
        <w:spacing w:line="320" w:lineRule="exact"/>
        <w:ind w:left="709"/>
        <w:rPr>
          <w:rFonts w:ascii="Arial" w:eastAsia="Arial" w:hAnsi="Arial" w:cs="Arial"/>
          <w:color w:val="000000" w:themeColor="text1"/>
          <w:lang w:val="nl-NL"/>
        </w:rPr>
      </w:pPr>
      <w:r w:rsidRPr="00F74F55">
        <w:rPr>
          <w:rFonts w:ascii="Arial" w:eastAsia="Arial" w:hAnsi="Arial" w:cs="Arial"/>
          <w:color w:val="000000" w:themeColor="text1"/>
          <w:lang w:val="nl-NL"/>
        </w:rPr>
        <w:t xml:space="preserve">Je ouders kunnen ons vragen om </w:t>
      </w:r>
      <w:r w:rsidR="42064A42" w:rsidRPr="00F74F55">
        <w:rPr>
          <w:rFonts w:ascii="Arial" w:eastAsia="Arial" w:hAnsi="Arial" w:cs="Arial"/>
          <w:color w:val="000000" w:themeColor="text1"/>
          <w:lang w:val="nl-NL"/>
        </w:rPr>
        <w:t xml:space="preserve">andere </w:t>
      </w:r>
      <w:r w:rsidRPr="00F74F55">
        <w:rPr>
          <w:rFonts w:ascii="Arial" w:eastAsia="Arial" w:hAnsi="Arial" w:cs="Arial"/>
          <w:color w:val="000000" w:themeColor="text1"/>
          <w:lang w:val="nl-NL"/>
        </w:rPr>
        <w:t>medische handelingen te stellen. We gaan dan na of we de gevraagde handelingen</w:t>
      </w:r>
      <w:r w:rsidR="51EE9503" w:rsidRPr="00F74F55">
        <w:rPr>
          <w:rFonts w:ascii="Arial" w:eastAsia="Arial" w:hAnsi="Arial" w:cs="Arial"/>
          <w:color w:val="000000" w:themeColor="text1"/>
          <w:lang w:val="nl-NL"/>
        </w:rPr>
        <w:t xml:space="preserve"> </w:t>
      </w:r>
      <w:r w:rsidRPr="00F74F55">
        <w:rPr>
          <w:rFonts w:ascii="Arial" w:eastAsia="Arial" w:hAnsi="Arial" w:cs="Arial"/>
          <w:color w:val="000000" w:themeColor="text1"/>
          <w:lang w:val="nl-NL"/>
        </w:rPr>
        <w:t>kunnen stellen</w:t>
      </w:r>
      <w:r w:rsidR="5FEC7C58" w:rsidRPr="00F74F55">
        <w:rPr>
          <w:rFonts w:ascii="Arial" w:eastAsia="Arial" w:hAnsi="Arial" w:cs="Arial"/>
          <w:color w:val="000000" w:themeColor="text1"/>
          <w:lang w:val="nl-NL"/>
        </w:rPr>
        <w:t xml:space="preserve"> op basis van een door jouw behandelende arts of verpl</w:t>
      </w:r>
      <w:r w:rsidR="152A65E6" w:rsidRPr="00F74F55">
        <w:rPr>
          <w:rFonts w:ascii="Arial" w:eastAsia="Arial" w:hAnsi="Arial" w:cs="Arial"/>
          <w:color w:val="000000" w:themeColor="text1"/>
          <w:lang w:val="nl-NL"/>
        </w:rPr>
        <w:t>eegkundige opgestelde procedure</w:t>
      </w:r>
      <w:r w:rsidRPr="00F74F55">
        <w:rPr>
          <w:rFonts w:ascii="Arial" w:eastAsia="Arial" w:hAnsi="Arial" w:cs="Arial"/>
          <w:color w:val="000000" w:themeColor="text1"/>
          <w:lang w:val="nl-NL"/>
        </w:rPr>
        <w:t xml:space="preserve">. </w:t>
      </w:r>
      <w:r w:rsidR="559EA94A" w:rsidRPr="00F74F55">
        <w:rPr>
          <w:rFonts w:ascii="Arial" w:eastAsia="Arial" w:hAnsi="Arial" w:cs="Arial"/>
          <w:color w:val="000000" w:themeColor="text1"/>
          <w:lang w:val="nl-NL"/>
        </w:rPr>
        <w:t xml:space="preserve">Een personeelslid van de school moet daartoe wel bereid zijn. </w:t>
      </w:r>
      <w:r w:rsidRPr="00F74F55">
        <w:rPr>
          <w:rFonts w:ascii="Arial" w:eastAsia="Arial" w:hAnsi="Arial" w:cs="Arial"/>
          <w:color w:val="000000" w:themeColor="text1"/>
          <w:lang w:val="nl-NL"/>
        </w:rPr>
        <w:t>We bespreken dat met je ouders en je behandelende arts of verpleegkundige. We werken daarvoor individuele afspraken uit.</w:t>
      </w:r>
    </w:p>
    <w:p w14:paraId="3BA19D3C" w14:textId="5540107F" w:rsidR="00E404E8" w:rsidRDefault="1EA13078" w:rsidP="000D7EC3">
      <w:pPr>
        <w:pStyle w:val="Kopje3"/>
      </w:pPr>
      <w:bookmarkStart w:id="143" w:name="_Toc238482634"/>
      <w:bookmarkEnd w:id="142"/>
      <w:r>
        <w:t>Pesten en geweld</w:t>
      </w:r>
      <w:bookmarkEnd w:id="143"/>
    </w:p>
    <w:p w14:paraId="21DC0276" w14:textId="7155A41D" w:rsidR="00E404E8" w:rsidRPr="006A6CD8" w:rsidRDefault="00A246EF" w:rsidP="00E404E8">
      <w:pPr>
        <w:suppressAutoHyphens/>
        <w:spacing w:after="200" w:line="312" w:lineRule="auto"/>
        <w:rPr>
          <w:rFonts w:ascii="Arial" w:eastAsia="Arial" w:hAnsi="Arial" w:cs="Arial"/>
          <w:highlight w:val="lightGray"/>
          <w:lang w:val="nl-NL"/>
        </w:rPr>
      </w:pPr>
      <w:r w:rsidRPr="006A6CD8">
        <w:rPr>
          <w:rFonts w:ascii="Arial" w:eastAsia="Arial" w:hAnsi="Arial" w:cs="Arial"/>
          <w:highlight w:val="lightGray"/>
          <w:lang w:val="nl-NL"/>
        </w:rPr>
        <w:t>De school voert een b</w:t>
      </w:r>
      <w:r w:rsidR="00E404E8" w:rsidRPr="006A6CD8">
        <w:rPr>
          <w:rFonts w:ascii="Arial" w:eastAsia="Arial" w:hAnsi="Arial" w:cs="Arial"/>
          <w:highlight w:val="lightGray"/>
          <w:lang w:val="nl-NL"/>
        </w:rPr>
        <w:t>eleid ten aanzien van grensoverschrijdend gedrag</w:t>
      </w:r>
      <w:r w:rsidR="005A5D91" w:rsidRPr="006A6CD8">
        <w:rPr>
          <w:rFonts w:ascii="Arial" w:eastAsia="Arial" w:hAnsi="Arial" w:cs="Arial"/>
          <w:highlight w:val="lightGray"/>
          <w:lang w:val="nl-NL"/>
        </w:rPr>
        <w:t xml:space="preserve">, </w:t>
      </w:r>
      <w:r w:rsidR="00E404E8" w:rsidRPr="006A6CD8">
        <w:rPr>
          <w:rFonts w:ascii="Arial" w:eastAsia="Arial" w:hAnsi="Arial" w:cs="Arial"/>
          <w:highlight w:val="lightGray"/>
          <w:lang w:val="nl-NL"/>
        </w:rPr>
        <w:t>met inbegrip van het anti</w:t>
      </w:r>
      <w:r w:rsidR="00E404E8" w:rsidRPr="006A6CD8">
        <w:rPr>
          <w:rFonts w:ascii="Arial" w:eastAsia="Arial" w:hAnsi="Arial" w:cs="Arial"/>
          <w:highlight w:val="lightGray"/>
          <w:lang w:val="nl-NL"/>
        </w:rPr>
        <w:noBreakHyphen/>
        <w:t>pestbeleid</w:t>
      </w:r>
      <w:r w:rsidR="005A5D91" w:rsidRPr="006A6CD8">
        <w:rPr>
          <w:rFonts w:ascii="Arial" w:eastAsia="Arial" w:hAnsi="Arial" w:cs="Arial"/>
          <w:highlight w:val="lightGray"/>
          <w:lang w:val="nl-NL"/>
        </w:rPr>
        <w:t>.</w:t>
      </w:r>
    </w:p>
    <w:p w14:paraId="6740D997" w14:textId="44F3FCD9" w:rsidR="00C078BD" w:rsidRPr="006A6CD8" w:rsidRDefault="00E404E8" w:rsidP="00A246EF">
      <w:p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Onze school streeft naar een veilige, respectvolle en inclusieve leer- en leefomgeving. Grensoverschrijdend gedrag, waaronder pesten, fysiek of verbaal geweld, seksueel grensoverschrijdend gedrag, discriminatie, ongepaste digitale communicatie en elke andere vorm van schadelijk gedrag wordt niet aanvaard. We verwachten dat iedereen mee bouwt aan een positief en veilig schoolklimaat.</w:t>
      </w:r>
    </w:p>
    <w:p w14:paraId="581C3FF6" w14:textId="77777777" w:rsidR="00BE6740" w:rsidRPr="006A6CD8" w:rsidRDefault="00E404E8" w:rsidP="00BE6740">
      <w:pPr>
        <w:suppressAutoHyphens/>
        <w:spacing w:after="200" w:line="312" w:lineRule="auto"/>
        <w:rPr>
          <w:rFonts w:ascii="Arial" w:eastAsia="Arial" w:hAnsi="Arial" w:cs="Arial"/>
          <w:highlight w:val="lightGray"/>
          <w:lang w:val="nl-NL"/>
        </w:rPr>
      </w:pPr>
      <w:r w:rsidRPr="006A6CD8">
        <w:rPr>
          <w:rFonts w:ascii="Arial" w:eastAsia="Arial" w:hAnsi="Arial" w:cs="Arial"/>
          <w:highlight w:val="lightGray"/>
          <w:lang w:val="nl-NL"/>
        </w:rPr>
        <w:t>De school zet in op een verbindend schoolklimaat, sociale en digitale vaardigheden en initiatieven die het welbevinden en de verbondenheid van leerlingen versterken.</w:t>
      </w:r>
      <w:r w:rsidR="00BE6740" w:rsidRPr="006A6CD8">
        <w:rPr>
          <w:rFonts w:ascii="Arial" w:eastAsia="Arial" w:hAnsi="Arial" w:cs="Arial"/>
          <w:highlight w:val="lightGray"/>
          <w:lang w:val="nl-NL"/>
        </w:rPr>
        <w:t xml:space="preserve"> We luisteren, handelen en groeien samen.</w:t>
      </w:r>
    </w:p>
    <w:p w14:paraId="4ECEB4CE" w14:textId="77777777" w:rsidR="00BE6740" w:rsidRPr="006A6CD8" w:rsidRDefault="00BE6740" w:rsidP="00BE6740">
      <w:pPr>
        <w:suppressAutoHyphens/>
        <w:spacing w:after="200" w:line="312" w:lineRule="auto"/>
        <w:rPr>
          <w:rFonts w:ascii="Arial" w:eastAsia="Arial" w:hAnsi="Arial" w:cs="Arial"/>
          <w:i/>
          <w:highlight w:val="lightGray"/>
          <w:lang w:val="nl-NL"/>
        </w:rPr>
      </w:pPr>
      <w:r w:rsidRPr="006A6CD8">
        <w:rPr>
          <w:rFonts w:ascii="Arial" w:eastAsia="Arial" w:hAnsi="Arial" w:cs="Arial"/>
          <w:i/>
          <w:highlight w:val="lightGray"/>
          <w:lang w:val="nl-NL"/>
        </w:rPr>
        <w:t>Versterk jezelf, verrijk elkaar</w:t>
      </w:r>
    </w:p>
    <w:p w14:paraId="6AFB2703" w14:textId="77777777" w:rsidR="00BE6740" w:rsidRPr="006A6CD8" w:rsidRDefault="00BE6740" w:rsidP="005A5D91">
      <w:p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Bij NOVA campus VISO hoort iedereen erbij met een positieve kijk op elk talent. We bouwen elke dag aan een warme en veilige school waar respect, verbondenheid en verantwoordelijkheid centraal staan. We behandelen elkaar met respect, kijken niet weg bij pestgedrag en nemen samen verantwoordelijkheid voor ons gedrag en voor elkaar.</w:t>
      </w:r>
    </w:p>
    <w:p w14:paraId="401498AC" w14:textId="77777777" w:rsidR="00BE6740" w:rsidRPr="006A6CD8" w:rsidRDefault="00BE6740" w:rsidP="00BE6740">
      <w:pPr>
        <w:suppressAutoHyphens/>
        <w:spacing w:after="200" w:line="312" w:lineRule="auto"/>
        <w:rPr>
          <w:rFonts w:ascii="Arial" w:eastAsia="Arial" w:hAnsi="Arial" w:cs="Arial"/>
          <w:i/>
          <w:highlight w:val="lightGray"/>
          <w:lang w:val="nl-NL"/>
        </w:rPr>
      </w:pPr>
      <w:r w:rsidRPr="006A6CD8">
        <w:rPr>
          <w:rFonts w:ascii="Arial" w:eastAsia="Arial" w:hAnsi="Arial" w:cs="Arial"/>
          <w:i/>
          <w:highlight w:val="lightGray"/>
          <w:lang w:val="nl-NL"/>
        </w:rPr>
        <w:t>Vertrouwde haven</w:t>
      </w:r>
    </w:p>
    <w:p w14:paraId="7131DE9D" w14:textId="77777777" w:rsidR="00BE6740" w:rsidRPr="006A6CD8" w:rsidRDefault="00BE6740" w:rsidP="00BE6740">
      <w:pPr>
        <w:suppressAutoHyphens/>
        <w:spacing w:after="200" w:line="312" w:lineRule="auto"/>
        <w:rPr>
          <w:rFonts w:ascii="Arial" w:eastAsia="Arial" w:hAnsi="Arial" w:cs="Arial"/>
          <w:highlight w:val="lightGray"/>
          <w:lang w:val="nl-NL"/>
        </w:rPr>
      </w:pPr>
      <w:r w:rsidRPr="006A6CD8">
        <w:rPr>
          <w:rFonts w:ascii="Arial" w:eastAsia="Arial" w:hAnsi="Arial" w:cs="Arial"/>
          <w:highlight w:val="lightGray"/>
          <w:lang w:val="nl-NL"/>
        </w:rPr>
        <w:lastRenderedPageBreak/>
        <w:t>We dragen zorg voor elkaar en creëren een warme en veilige omgeving waarin iedereen zich gezien, gehoord en gesteund voelt.</w:t>
      </w:r>
    </w:p>
    <w:p w14:paraId="21362EF7" w14:textId="5A4EB58E" w:rsidR="00BE6740" w:rsidRPr="006A6CD8" w:rsidRDefault="00172731" w:rsidP="00AC5F6A">
      <w:pPr>
        <w:suppressAutoHyphens/>
        <w:spacing w:after="200" w:line="312" w:lineRule="auto"/>
        <w:jc w:val="both"/>
        <w:rPr>
          <w:rFonts w:ascii="Arial" w:eastAsia="Arial" w:hAnsi="Arial" w:cs="Arial"/>
          <w:highlight w:val="lightGray"/>
          <w:lang w:val="nl-NL"/>
        </w:rPr>
      </w:pPr>
      <w:r>
        <w:rPr>
          <w:rFonts w:ascii="Arial" w:eastAsia="Arial" w:hAnsi="Arial" w:cs="Arial"/>
          <w:highlight w:val="lightGray"/>
          <w:lang w:val="nl-NL"/>
        </w:rPr>
        <w:t>Grensoverschrijdend gedrag, waaronder pesten</w:t>
      </w:r>
      <w:r w:rsidR="005A14A3">
        <w:rPr>
          <w:rFonts w:ascii="Arial" w:eastAsia="Arial" w:hAnsi="Arial" w:cs="Arial"/>
          <w:highlight w:val="lightGray"/>
          <w:lang w:val="nl-NL"/>
        </w:rPr>
        <w:t>,</w:t>
      </w:r>
      <w:r w:rsidR="00BE6740" w:rsidRPr="006A6CD8">
        <w:rPr>
          <w:rFonts w:ascii="Arial" w:eastAsia="Arial" w:hAnsi="Arial" w:cs="Arial"/>
          <w:highlight w:val="lightGray"/>
          <w:lang w:val="nl-NL"/>
        </w:rPr>
        <w:t xml:space="preserve"> wordt op onze school niet getolereerd. We kiezen voor een open en transparante aanpak, met  titularissen, opvoeders, leerlingbegeleiding, directie of een anders personeelslid waarbij de leerling zich veilig voelt</w:t>
      </w:r>
      <w:r w:rsidR="002B75F3">
        <w:rPr>
          <w:rFonts w:ascii="Arial" w:eastAsia="Arial" w:hAnsi="Arial" w:cs="Arial"/>
          <w:highlight w:val="lightGray"/>
          <w:lang w:val="nl-NL"/>
        </w:rPr>
        <w:t>,</w:t>
      </w:r>
      <w:r w:rsidR="00BE6740">
        <w:rPr>
          <w:rFonts w:ascii="Arial" w:eastAsia="Arial" w:hAnsi="Arial" w:cs="Arial"/>
          <w:highlight w:val="lightGray"/>
          <w:lang w:val="nl-NL"/>
        </w:rPr>
        <w:t xml:space="preserve"> </w:t>
      </w:r>
      <w:r w:rsidR="00BE6740" w:rsidRPr="006A6CD8">
        <w:rPr>
          <w:rFonts w:ascii="Arial" w:eastAsia="Arial" w:hAnsi="Arial" w:cs="Arial"/>
          <w:highlight w:val="lightGray"/>
          <w:lang w:val="nl-NL"/>
        </w:rPr>
        <w:t>als aanspreekpunt voor</w:t>
      </w:r>
      <w:r w:rsidR="00911CE4" w:rsidRPr="006A6CD8">
        <w:rPr>
          <w:rFonts w:ascii="Arial" w:eastAsia="Arial" w:hAnsi="Arial" w:cs="Arial"/>
          <w:highlight w:val="lightGray"/>
          <w:lang w:val="nl-NL"/>
        </w:rPr>
        <w:t xml:space="preserve"> het maken van een</w:t>
      </w:r>
      <w:r w:rsidR="00BE6740" w:rsidRPr="006A6CD8">
        <w:rPr>
          <w:rFonts w:ascii="Arial" w:eastAsia="Arial" w:hAnsi="Arial" w:cs="Arial"/>
          <w:highlight w:val="lightGray"/>
          <w:lang w:val="nl-NL"/>
        </w:rPr>
        <w:t xml:space="preserve"> melding. Zo werken we drempelverlagend. Daarbij focussen we niet alleen op grenzen stellen, maar vooral op herstel, dialoog en groei. Geen eenmalige actie, maar een zorgzame opvolging die vertrouwen herstelt en leerlingen helpt om opnieuw samen verder op weg te gaan.</w:t>
      </w:r>
    </w:p>
    <w:p w14:paraId="4D3B5AF4" w14:textId="77777777" w:rsidR="00C7555C" w:rsidRPr="006A6CD8" w:rsidRDefault="00C7555C" w:rsidP="00C7555C">
      <w:pPr>
        <w:suppressAutoHyphens/>
        <w:spacing w:after="200" w:line="312" w:lineRule="auto"/>
        <w:rPr>
          <w:rFonts w:ascii="Arial" w:eastAsia="Arial" w:hAnsi="Arial" w:cs="Arial"/>
          <w:b/>
          <w:highlight w:val="lightGray"/>
          <w:lang w:val="nl-NL"/>
        </w:rPr>
      </w:pPr>
      <w:r w:rsidRPr="006A6CD8">
        <w:rPr>
          <w:rFonts w:ascii="Arial" w:eastAsia="Arial" w:hAnsi="Arial" w:cs="Arial"/>
          <w:b/>
          <w:highlight w:val="lightGray"/>
          <w:lang w:val="nl-NL"/>
        </w:rPr>
        <w:t>Preventie</w:t>
      </w:r>
    </w:p>
    <w:p w14:paraId="39D62FF5" w14:textId="77777777" w:rsidR="0096446D" w:rsidRPr="006A6CD8" w:rsidRDefault="0096446D" w:rsidP="0096446D">
      <w:p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Onze school zet sterk in op preventie. We geloven dat pesten het best voorkomen wordt door te investeren in een positief en verbindend schoolklimaat. Daarom werken we actief aan verbondenheid, respect, welbevinden en sociale vaardigheden.</w:t>
      </w:r>
    </w:p>
    <w:p w14:paraId="68FA97C7" w14:textId="77777777" w:rsidR="0096446D" w:rsidRPr="006A6CD8" w:rsidRDefault="0096446D" w:rsidP="0096446D">
      <w:p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Dit doen we onder meer door:</w:t>
      </w:r>
    </w:p>
    <w:p w14:paraId="709D9BF6" w14:textId="77777777" w:rsidR="0096446D" w:rsidRPr="006A6CD8" w:rsidRDefault="0096446D" w:rsidP="007E478C">
      <w:pPr>
        <w:pStyle w:val="Lijstalinea"/>
        <w:numPr>
          <w:ilvl w:val="0"/>
          <w:numId w:val="108"/>
        </w:num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aandacht voor een warme en veilige klassfeer;</w:t>
      </w:r>
    </w:p>
    <w:p w14:paraId="69751112" w14:textId="77777777" w:rsidR="0096446D" w:rsidRPr="006A6CD8" w:rsidRDefault="0096446D" w:rsidP="007E478C">
      <w:pPr>
        <w:pStyle w:val="Lijstalinea"/>
        <w:numPr>
          <w:ilvl w:val="0"/>
          <w:numId w:val="108"/>
        </w:num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het versterken van positief gedrag;</w:t>
      </w:r>
    </w:p>
    <w:p w14:paraId="4B1CBE2C" w14:textId="77777777" w:rsidR="0096446D" w:rsidRPr="006A6CD8" w:rsidRDefault="0096446D" w:rsidP="007E478C">
      <w:pPr>
        <w:pStyle w:val="Lijstalinea"/>
        <w:numPr>
          <w:ilvl w:val="0"/>
          <w:numId w:val="108"/>
        </w:num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klas- en groepsvormende activiteiten;</w:t>
      </w:r>
    </w:p>
    <w:p w14:paraId="28B887A3" w14:textId="1658EA40" w:rsidR="0096446D" w:rsidRPr="006A6CD8" w:rsidRDefault="009D236A" w:rsidP="007E478C">
      <w:pPr>
        <w:pStyle w:val="Lijstalinea"/>
        <w:numPr>
          <w:ilvl w:val="0"/>
          <w:numId w:val="108"/>
        </w:num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initiatieven in de week van respect</w:t>
      </w:r>
      <w:r w:rsidR="0096446D" w:rsidRPr="006A6CD8">
        <w:rPr>
          <w:rFonts w:ascii="Arial" w:eastAsia="Arial" w:hAnsi="Arial" w:cs="Arial"/>
          <w:highlight w:val="lightGray"/>
          <w:lang w:val="nl-NL"/>
        </w:rPr>
        <w:t xml:space="preserve"> over respect, diversiteit en samenleven;</w:t>
      </w:r>
    </w:p>
    <w:p w14:paraId="4A383009" w14:textId="77777777" w:rsidR="0096446D" w:rsidRPr="006A6CD8" w:rsidRDefault="0096446D" w:rsidP="007E478C">
      <w:pPr>
        <w:pStyle w:val="Lijstalinea"/>
        <w:numPr>
          <w:ilvl w:val="0"/>
          <w:numId w:val="108"/>
        </w:num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initiatieven rond mediawijsheid en verantwoord online gedrag;</w:t>
      </w:r>
    </w:p>
    <w:p w14:paraId="6897AF78" w14:textId="77777777" w:rsidR="0096446D" w:rsidRPr="006A6CD8" w:rsidRDefault="0096446D" w:rsidP="007E478C">
      <w:pPr>
        <w:pStyle w:val="Lijstalinea"/>
        <w:numPr>
          <w:ilvl w:val="0"/>
          <w:numId w:val="108"/>
        </w:num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het versterken van sociale vaardigheden, weerbaarheid en emotieregulatie;</w:t>
      </w:r>
    </w:p>
    <w:p w14:paraId="5E4641C2" w14:textId="134FEAC0" w:rsidR="00FE6A33" w:rsidRPr="006A6CD8" w:rsidRDefault="0096446D" w:rsidP="007E478C">
      <w:pPr>
        <w:pStyle w:val="Lijstalinea"/>
        <w:numPr>
          <w:ilvl w:val="0"/>
          <w:numId w:val="108"/>
        </w:num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een nauwe samenwerking tussen leerlingen, ouders en school.</w:t>
      </w:r>
    </w:p>
    <w:p w14:paraId="3B17FFFC" w14:textId="77777777" w:rsidR="00E404E8" w:rsidRPr="006A6CD8" w:rsidRDefault="00E404E8" w:rsidP="00E404E8">
      <w:pPr>
        <w:suppressAutoHyphens/>
        <w:spacing w:after="200" w:line="312" w:lineRule="auto"/>
        <w:rPr>
          <w:rFonts w:ascii="Arial" w:eastAsia="Arial" w:hAnsi="Arial" w:cs="Arial"/>
          <w:b/>
          <w:highlight w:val="lightGray"/>
          <w:lang w:val="nl-NL"/>
        </w:rPr>
      </w:pPr>
      <w:r w:rsidRPr="006A6CD8">
        <w:rPr>
          <w:rFonts w:ascii="Arial" w:eastAsia="Arial" w:hAnsi="Arial" w:cs="Arial"/>
          <w:b/>
          <w:highlight w:val="lightGray"/>
          <w:lang w:val="nl-NL"/>
        </w:rPr>
        <w:t>Melden en opvolgen: laagdrempelig en veilig</w:t>
      </w:r>
    </w:p>
    <w:p w14:paraId="5CA53084" w14:textId="71960FF2" w:rsidR="00292C91" w:rsidRPr="006A6CD8" w:rsidRDefault="00292C91" w:rsidP="00B439FA">
      <w:pPr>
        <w:suppressAutoHyphens/>
        <w:spacing w:after="200" w:line="312" w:lineRule="auto"/>
        <w:jc w:val="both"/>
        <w:rPr>
          <w:rFonts w:ascii="Arial" w:eastAsia="Arial" w:hAnsi="Arial" w:cs="Arial"/>
          <w:highlight w:val="lightGray"/>
          <w:lang w:val="nl-NL"/>
        </w:rPr>
      </w:pPr>
      <w:r w:rsidRPr="006A6CD8">
        <w:rPr>
          <w:rFonts w:ascii="Arial" w:eastAsia="Arial" w:hAnsi="Arial" w:cs="Arial"/>
          <w:highlight w:val="lightGray"/>
          <w:lang w:val="nl-NL"/>
        </w:rPr>
        <w:t xml:space="preserve">Elke leerling die pesten ervaart, ziet of vermoedt, kan dit melden aan een personeelslid van de school. Dit kan bijvoorbeeld </w:t>
      </w:r>
      <w:r w:rsidR="00AC6114">
        <w:rPr>
          <w:rFonts w:ascii="Arial" w:eastAsia="Arial" w:hAnsi="Arial" w:cs="Arial"/>
          <w:highlight w:val="lightGray"/>
          <w:lang w:val="nl-NL"/>
        </w:rPr>
        <w:t>aan</w:t>
      </w:r>
      <w:r>
        <w:rPr>
          <w:rFonts w:ascii="Arial" w:eastAsia="Arial" w:hAnsi="Arial" w:cs="Arial"/>
          <w:highlight w:val="lightGray"/>
          <w:lang w:val="nl-NL"/>
        </w:rPr>
        <w:t xml:space="preserve"> </w:t>
      </w:r>
      <w:r w:rsidRPr="006A6CD8">
        <w:rPr>
          <w:rFonts w:ascii="Arial" w:eastAsia="Arial" w:hAnsi="Arial" w:cs="Arial"/>
          <w:highlight w:val="lightGray"/>
          <w:lang w:val="nl-NL"/>
        </w:rPr>
        <w:t>een leerkracht, titularis, opvoeder, leerlingbegeleider, directie of een ander personeelslid bij wie de leerling zich veilig voelt.</w:t>
      </w:r>
    </w:p>
    <w:p w14:paraId="56D66F9F" w14:textId="43391AF6" w:rsidR="004429CE" w:rsidRPr="006A6CD8" w:rsidRDefault="00292C91" w:rsidP="005D67D4">
      <w:pPr>
        <w:suppressAutoHyphens/>
        <w:spacing w:after="200" w:line="312" w:lineRule="auto"/>
        <w:jc w:val="both"/>
        <w:rPr>
          <w:rFonts w:ascii="Arial" w:eastAsia="Arial" w:hAnsi="Arial" w:cs="Arial"/>
          <w:highlight w:val="lightGray"/>
        </w:rPr>
      </w:pPr>
      <w:r w:rsidRPr="006A6CD8">
        <w:rPr>
          <w:rFonts w:ascii="Arial" w:eastAsia="Arial" w:hAnsi="Arial" w:cs="Arial"/>
          <w:highlight w:val="lightGray"/>
          <w:lang w:val="nl-NL"/>
        </w:rPr>
        <w:t>Elke melding wordt ernstig genomen en zorgvuldig behandeld. Melden is geen klikken, maar een belangrijke manier om zorg te dragen voor elkaar en pestgedrag te helpen stoppen.</w:t>
      </w:r>
      <w:r w:rsidR="00794D63" w:rsidRPr="006A6CD8">
        <w:rPr>
          <w:rFonts w:ascii="Arial" w:eastAsia="Arial" w:hAnsi="Arial" w:cs="Arial"/>
          <w:highlight w:val="lightGray"/>
          <w:lang w:val="nl-NL"/>
        </w:rPr>
        <w:t xml:space="preserve"> </w:t>
      </w:r>
      <w:r w:rsidR="00804803" w:rsidRPr="006A6CD8">
        <w:rPr>
          <w:rFonts w:ascii="Arial" w:eastAsia="Arial" w:hAnsi="Arial" w:cs="Arial"/>
          <w:highlight w:val="lightGray"/>
          <w:lang w:val="nl-NL"/>
        </w:rPr>
        <w:t xml:space="preserve"> </w:t>
      </w:r>
      <w:r w:rsidR="00804803" w:rsidRPr="006A6CD8">
        <w:rPr>
          <w:rFonts w:ascii="Arial" w:eastAsia="Arial" w:hAnsi="Arial" w:cs="Arial"/>
          <w:highlight w:val="lightGray"/>
        </w:rPr>
        <w:t>We maken een onderscheid tussen plagen, conflicten en pesten</w:t>
      </w:r>
      <w:r w:rsidR="009B1583" w:rsidRPr="006A6CD8">
        <w:rPr>
          <w:rFonts w:ascii="Arial" w:eastAsia="Arial" w:hAnsi="Arial" w:cs="Arial"/>
          <w:highlight w:val="lightGray"/>
        </w:rPr>
        <w:t xml:space="preserve">. </w:t>
      </w:r>
      <w:r w:rsidR="005D67D4" w:rsidRPr="006A6CD8">
        <w:rPr>
          <w:rFonts w:ascii="Arial" w:eastAsia="Arial" w:hAnsi="Arial" w:cs="Arial"/>
          <w:highlight w:val="lightGray"/>
        </w:rPr>
        <w:t xml:space="preserve">Onze verdere aanpak wordt hierop afgestemd. </w:t>
      </w:r>
      <w:r w:rsidR="004429CE" w:rsidRPr="006A6CD8">
        <w:rPr>
          <w:rFonts w:ascii="Arial" w:eastAsia="Arial" w:hAnsi="Arial" w:cs="Arial"/>
          <w:highlight w:val="lightGray"/>
        </w:rPr>
        <w:t xml:space="preserve">Pesten is herhaald en bewust kwetsend gedrag waarbij er sprake is van een ongelijke machtsverhouding tussen betrokken leerlingen. </w:t>
      </w:r>
    </w:p>
    <w:p w14:paraId="795315BD" w14:textId="12350C98" w:rsidR="00E404E8" w:rsidRPr="006A6CD8" w:rsidRDefault="00E404E8" w:rsidP="004A35AC">
      <w:pPr>
        <w:suppressAutoHyphens/>
        <w:spacing w:after="0" w:line="312" w:lineRule="auto"/>
        <w:rPr>
          <w:rFonts w:ascii="Trebuchet MS" w:eastAsia="Calibri" w:hAnsi="Trebuchet MS" w:cs="Arial"/>
          <w:highlight w:val="lightGray"/>
          <w:lang w:eastAsia="en-US"/>
        </w:rPr>
      </w:pPr>
    </w:p>
    <w:p w14:paraId="0375E1F5" w14:textId="77777777" w:rsidR="00E404E8" w:rsidRPr="006A6CD8" w:rsidRDefault="00E404E8" w:rsidP="00E404E8">
      <w:pPr>
        <w:suppressAutoHyphens/>
        <w:spacing w:after="200" w:line="312" w:lineRule="auto"/>
        <w:rPr>
          <w:rFonts w:ascii="Arial" w:eastAsia="Arial" w:hAnsi="Arial" w:cs="Arial"/>
          <w:b/>
          <w:highlight w:val="lightGray"/>
          <w:lang w:val="nl-NL"/>
        </w:rPr>
      </w:pPr>
      <w:r w:rsidRPr="006A6CD8">
        <w:rPr>
          <w:rFonts w:ascii="Arial" w:eastAsia="Arial" w:hAnsi="Arial" w:cs="Arial"/>
          <w:b/>
          <w:highlight w:val="lightGray"/>
          <w:lang w:val="nl-NL"/>
        </w:rPr>
        <w:t>Aanpak en maatregelen</w:t>
      </w:r>
    </w:p>
    <w:p w14:paraId="4B73F031" w14:textId="658971D3" w:rsidR="00B93549" w:rsidRPr="006A6CD8" w:rsidRDefault="00B93549" w:rsidP="00D677B0">
      <w:pPr>
        <w:suppressAutoHyphens/>
        <w:spacing w:after="200" w:line="312" w:lineRule="auto"/>
        <w:jc w:val="both"/>
        <w:rPr>
          <w:rFonts w:ascii="Arial" w:eastAsia="Arial" w:hAnsi="Arial" w:cs="Arial"/>
          <w:highlight w:val="lightGray"/>
        </w:rPr>
      </w:pPr>
      <w:r w:rsidRPr="006A6CD8">
        <w:rPr>
          <w:rFonts w:ascii="Arial" w:eastAsia="Arial" w:hAnsi="Arial" w:cs="Arial"/>
          <w:highlight w:val="lightGray"/>
        </w:rPr>
        <w:t xml:space="preserve">Wanneer de school signalen of meldingen van pestgedrag ontvangt, wordt de situatie zorgvuldig opgevolgd.  We luisteren naar de betrokken leerlingen en brengen de feiten, de impact en de behoeften van de leerling die gepest wordt in kaart. Onze aanpak vertrekt steeds vanuit herstel, veiligheid en het stopzetten van het pestgedrag. </w:t>
      </w:r>
    </w:p>
    <w:p w14:paraId="39D256DA" w14:textId="77777777" w:rsidR="00B93549" w:rsidRPr="006A6CD8" w:rsidRDefault="00B93549" w:rsidP="00B93549">
      <w:pPr>
        <w:suppressAutoHyphens/>
        <w:spacing w:after="200" w:line="312" w:lineRule="auto"/>
        <w:rPr>
          <w:rFonts w:ascii="Arial" w:eastAsia="Arial" w:hAnsi="Arial" w:cs="Arial"/>
          <w:highlight w:val="lightGray"/>
        </w:rPr>
      </w:pPr>
      <w:r w:rsidRPr="006A6CD8">
        <w:rPr>
          <w:rFonts w:ascii="Arial" w:eastAsia="Arial" w:hAnsi="Arial" w:cs="Arial"/>
          <w:highlight w:val="lightGray"/>
        </w:rPr>
        <w:t>Afhankelijk van de aard, ernst en duur van de situatie kiest de school voor een van onderstaande aanpakken:</w:t>
      </w:r>
    </w:p>
    <w:p w14:paraId="555AB4DF" w14:textId="77777777" w:rsidR="00B93549" w:rsidRPr="006A6CD8" w:rsidRDefault="00B93549" w:rsidP="00B93549">
      <w:pPr>
        <w:suppressAutoHyphens/>
        <w:spacing w:after="200" w:line="312" w:lineRule="auto"/>
        <w:rPr>
          <w:rFonts w:ascii="Arial" w:eastAsia="Arial" w:hAnsi="Arial" w:cs="Arial"/>
          <w:b/>
          <w:highlight w:val="lightGray"/>
        </w:rPr>
      </w:pPr>
      <w:r w:rsidRPr="006A6CD8">
        <w:rPr>
          <w:rFonts w:ascii="Arial" w:eastAsia="Arial" w:hAnsi="Arial" w:cs="Arial"/>
          <w:b/>
          <w:highlight w:val="lightGray"/>
        </w:rPr>
        <w:t xml:space="preserve">Niet-confronterende aanpak (No </w:t>
      </w:r>
      <w:proofErr w:type="spellStart"/>
      <w:r w:rsidRPr="006A6CD8">
        <w:rPr>
          <w:rFonts w:ascii="Arial" w:eastAsia="Arial" w:hAnsi="Arial" w:cs="Arial"/>
          <w:b/>
          <w:highlight w:val="lightGray"/>
        </w:rPr>
        <w:t>Blame</w:t>
      </w:r>
      <w:proofErr w:type="spellEnd"/>
      <w:r w:rsidRPr="006A6CD8">
        <w:rPr>
          <w:rFonts w:ascii="Arial" w:eastAsia="Arial" w:hAnsi="Arial" w:cs="Arial"/>
          <w:b/>
          <w:highlight w:val="lightGray"/>
        </w:rPr>
        <w:t>-methode)</w:t>
      </w:r>
    </w:p>
    <w:p w14:paraId="13D9BA63" w14:textId="65564A9B" w:rsidR="00B93549" w:rsidRPr="006A6CD8" w:rsidRDefault="00B93549" w:rsidP="00B93549">
      <w:pPr>
        <w:suppressAutoHyphens/>
        <w:spacing w:after="200" w:line="312" w:lineRule="auto"/>
        <w:rPr>
          <w:rFonts w:ascii="Arial" w:eastAsia="Arial" w:hAnsi="Arial" w:cs="Arial"/>
          <w:highlight w:val="lightGray"/>
        </w:rPr>
      </w:pPr>
      <w:r w:rsidRPr="006A6CD8">
        <w:rPr>
          <w:rFonts w:ascii="Arial" w:eastAsia="Arial" w:hAnsi="Arial" w:cs="Arial"/>
          <w:highlight w:val="lightGray"/>
        </w:rPr>
        <w:t xml:space="preserve">Bij beginnende of minder ernstige pestsituaties kan de school kiezen voor een niet-confronterende aanpak. Hierbij ligt de nadruk op het versterken van het verantwoordelijkheidsgevoel en de empathie van de groep. De leerling die pest wordt niet beschuldigd of gestraft, maar maakt samen met andere betrokken leerlingen </w:t>
      </w:r>
      <w:r w:rsidRPr="006A6CD8">
        <w:rPr>
          <w:rFonts w:ascii="Arial" w:eastAsia="Arial" w:hAnsi="Arial" w:cs="Arial"/>
          <w:highlight w:val="lightGray"/>
        </w:rPr>
        <w:lastRenderedPageBreak/>
        <w:t>deel uit van een steungroep die actief meewerkt aan een oplossing. De begeleiding richt zich op het verbeteren van het welzijn van de gepeste leerling en het herstellen van een positieve groepsdynamiek. De situatie wordt nadien nauwkeurig opgevolgd en geëvalueerd</w:t>
      </w:r>
      <w:r w:rsidR="00C531BD">
        <w:rPr>
          <w:rFonts w:ascii="Arial" w:eastAsia="Arial" w:hAnsi="Arial" w:cs="Arial"/>
          <w:highlight w:val="lightGray"/>
        </w:rPr>
        <w:t>.</w:t>
      </w:r>
    </w:p>
    <w:p w14:paraId="22D0269B" w14:textId="77777777" w:rsidR="00B93549" w:rsidRPr="006A6CD8" w:rsidRDefault="00B93549" w:rsidP="00B93549">
      <w:pPr>
        <w:suppressAutoHyphens/>
        <w:spacing w:after="200" w:line="312" w:lineRule="auto"/>
        <w:rPr>
          <w:rFonts w:ascii="Arial" w:eastAsia="Arial" w:hAnsi="Arial" w:cs="Arial"/>
          <w:b/>
          <w:highlight w:val="lightGray"/>
        </w:rPr>
      </w:pPr>
      <w:r w:rsidRPr="006A6CD8">
        <w:rPr>
          <w:rFonts w:ascii="Arial" w:eastAsia="Arial" w:hAnsi="Arial" w:cs="Arial"/>
          <w:b/>
          <w:highlight w:val="lightGray"/>
        </w:rPr>
        <w:t>Confronterende aanpak</w:t>
      </w:r>
    </w:p>
    <w:p w14:paraId="2665DC74" w14:textId="46A06DDD" w:rsidR="00B93549" w:rsidRPr="006A6CD8" w:rsidRDefault="00B93549" w:rsidP="00B3605E">
      <w:pPr>
        <w:suppressAutoHyphens/>
        <w:spacing w:after="200" w:line="312" w:lineRule="auto"/>
        <w:jc w:val="both"/>
        <w:rPr>
          <w:rFonts w:ascii="Trebuchet MS" w:eastAsia="Calibri" w:hAnsi="Trebuchet MS" w:cs="Arial"/>
          <w:i/>
          <w:highlight w:val="lightGray"/>
          <w:lang w:eastAsia="en-US"/>
        </w:rPr>
      </w:pPr>
      <w:r w:rsidRPr="006A6CD8">
        <w:rPr>
          <w:rFonts w:ascii="Arial" w:eastAsia="Arial" w:hAnsi="Arial" w:cs="Arial"/>
          <w:highlight w:val="lightGray"/>
        </w:rPr>
        <w:t>Bij ernstige, langdurige of herhaalde vormen van pesten kan de school kiezen voor een confronterende aanpak. Hierbij wordt de leerling die pest individueel aangesproken op zijn of haar gedrag en op de gevolgen ervan voor het slachtoffer. De school stelt duidelijke grenzen en verwachtingen en maakt concrete afspraken om het pestgedrag onmiddellijk stop te zetten</w:t>
      </w:r>
      <w:r w:rsidR="00394F27" w:rsidRPr="006A6CD8">
        <w:rPr>
          <w:rFonts w:ascii="Arial" w:eastAsia="Arial" w:hAnsi="Arial" w:cs="Arial"/>
          <w:highlight w:val="lightGray"/>
        </w:rPr>
        <w:t xml:space="preserve"> in de vorm van een pestcontract</w:t>
      </w:r>
      <w:r w:rsidRPr="006A6CD8">
        <w:rPr>
          <w:rFonts w:ascii="Arial" w:eastAsia="Arial" w:hAnsi="Arial" w:cs="Arial"/>
          <w:highlight w:val="lightGray"/>
        </w:rPr>
        <w:t>. Waar mogelijk wordt ook ingezet op herstel tussen de betrokken leerlingen. De situatie wordt verder opgevolgd om na te gaan of het pestgedrag daadwerkelijk gestopt is</w:t>
      </w:r>
      <w:r w:rsidRPr="006A6CD8">
        <w:rPr>
          <w:rFonts w:ascii="Trebuchet MS" w:eastAsia="Calibri" w:hAnsi="Trebuchet MS" w:cs="Arial"/>
          <w:i/>
          <w:highlight w:val="lightGray"/>
          <w:lang w:eastAsia="en-US"/>
        </w:rPr>
        <w:t xml:space="preserve">. </w:t>
      </w:r>
    </w:p>
    <w:p w14:paraId="71A15286" w14:textId="44DEB0E5" w:rsidR="00E404E8" w:rsidRPr="006A6CD8" w:rsidRDefault="00B93549" w:rsidP="00247B07">
      <w:pPr>
        <w:suppressAutoHyphens/>
        <w:spacing w:after="200" w:line="312" w:lineRule="auto"/>
        <w:jc w:val="both"/>
        <w:rPr>
          <w:rFonts w:ascii="Arial" w:eastAsia="Arial" w:hAnsi="Arial" w:cs="Arial"/>
          <w:highlight w:val="lightGray"/>
        </w:rPr>
      </w:pPr>
      <w:r w:rsidRPr="006A6CD8">
        <w:rPr>
          <w:rFonts w:ascii="Arial" w:eastAsia="Arial" w:hAnsi="Arial" w:cs="Arial"/>
          <w:highlight w:val="lightGray"/>
        </w:rPr>
        <w:t>De school bepaalt</w:t>
      </w:r>
      <w:r w:rsidR="00247B07" w:rsidRPr="006A6CD8">
        <w:rPr>
          <w:rFonts w:ascii="Arial" w:eastAsia="Arial" w:hAnsi="Arial" w:cs="Arial"/>
          <w:highlight w:val="lightGray"/>
        </w:rPr>
        <w:t xml:space="preserve"> vanuit de cel leerlingbegeleiding</w:t>
      </w:r>
      <w:r w:rsidRPr="006A6CD8">
        <w:rPr>
          <w:rFonts w:ascii="Arial" w:eastAsia="Arial" w:hAnsi="Arial" w:cs="Arial"/>
          <w:highlight w:val="lightGray"/>
        </w:rPr>
        <w:t>, in overleg met de betrokken leerlingen en eventueel de ouders, welke aanpak het meest aangewezen is. Indien nodig worden aanvullende begeleidende, pedagogische, ordemaatregelen of tuchtmaatregelen genomen overeenkomstig de bepalingen van het schoolreglement</w:t>
      </w:r>
    </w:p>
    <w:p w14:paraId="54E7C674" w14:textId="77777777" w:rsidR="00E404E8" w:rsidRPr="006A6CD8" w:rsidRDefault="00E404E8" w:rsidP="00E404E8">
      <w:pPr>
        <w:suppressAutoHyphens/>
        <w:spacing w:after="200" w:line="312" w:lineRule="auto"/>
        <w:rPr>
          <w:rFonts w:ascii="Arial" w:eastAsia="Arial" w:hAnsi="Arial" w:cs="Arial"/>
          <w:b/>
          <w:highlight w:val="lightGray"/>
          <w:lang w:val="nl-NL"/>
        </w:rPr>
      </w:pPr>
      <w:r w:rsidRPr="006A6CD8">
        <w:rPr>
          <w:rFonts w:ascii="Arial" w:eastAsia="Arial" w:hAnsi="Arial" w:cs="Arial"/>
          <w:b/>
          <w:highlight w:val="lightGray"/>
          <w:lang w:val="nl-NL"/>
        </w:rPr>
        <w:t>Verwachtingen naar leerlingen en ouders</w:t>
      </w:r>
    </w:p>
    <w:p w14:paraId="5AB54002" w14:textId="77777777" w:rsidR="00E404E8" w:rsidRPr="006A6CD8" w:rsidRDefault="00E404E8" w:rsidP="00E404E8">
      <w:pPr>
        <w:suppressAutoHyphens/>
        <w:spacing w:after="200" w:line="312" w:lineRule="auto"/>
        <w:rPr>
          <w:rFonts w:ascii="Arial" w:eastAsia="Arial" w:hAnsi="Arial" w:cs="Arial"/>
          <w:highlight w:val="lightGray"/>
          <w:lang w:val="nl-NL"/>
        </w:rPr>
      </w:pPr>
      <w:r w:rsidRPr="006A6CD8">
        <w:rPr>
          <w:rFonts w:ascii="Arial" w:eastAsia="Arial" w:hAnsi="Arial" w:cs="Arial"/>
          <w:highlight w:val="lightGray"/>
          <w:lang w:val="nl-NL"/>
        </w:rPr>
        <w:t>We verwachten dat leerlingen meewerken aan een zorgzame schoolomgeving en grensoverschrijdend gedrag melden. Ouders worden gevraagd signalen tijdig door te geven en de schoolaanpak constructief te ondersteunen.</w:t>
      </w:r>
    </w:p>
    <w:p w14:paraId="764A1931" w14:textId="7343DFC2" w:rsidR="00E404E8" w:rsidRPr="006A6CD8" w:rsidRDefault="00E404E8" w:rsidP="009439E2">
      <w:pPr>
        <w:suppressAutoHyphens/>
        <w:spacing w:after="200" w:line="312" w:lineRule="auto"/>
        <w:jc w:val="both"/>
        <w:rPr>
          <w:rFonts w:ascii="Arial" w:eastAsia="Arial" w:hAnsi="Arial" w:cs="Arial"/>
          <w:lang w:val="nl-NL"/>
        </w:rPr>
      </w:pPr>
      <w:r w:rsidRPr="006A6CD8">
        <w:rPr>
          <w:rFonts w:ascii="Arial" w:eastAsia="Arial" w:hAnsi="Arial" w:cs="Arial"/>
          <w:highlight w:val="lightGray"/>
          <w:lang w:val="nl-NL"/>
        </w:rPr>
        <w:t>Als we melding krijgen van grensoverschrijdend gedrag of pesten dan laten we dat weten aan de ouders van de leerling die met het gedrag te maken krijgt. We informeren hen ook over onze verdere aanpak. De ouders van leerlingen die zelf grensoverschrijdend gedrag stellen of zelf pesten, informeren we naargelang de situatie dat vraagt. Zo kan het vanuit een niet confronterende aanpak gebeuren dat we de ouders van de leerling die pest niet inlichten. Bij een confronterende aanpak lichten we ouders mogelijk op een later moment in. Ons doel is altijd dat het grensoverschrijdend gedrag en pesten stopt. We verwachten hierbij dat ouders vertrouwen hebben in de professionaliteit van de school om met deze delicate situaties om te</w:t>
      </w:r>
      <w:r w:rsidR="009439E2" w:rsidRPr="006A6CD8">
        <w:rPr>
          <w:rFonts w:ascii="Arial" w:eastAsia="Arial" w:hAnsi="Arial" w:cs="Arial"/>
          <w:highlight w:val="lightGray"/>
          <w:lang w:val="nl-NL"/>
        </w:rPr>
        <w:t xml:space="preserve"> gaan</w:t>
      </w:r>
      <w:r w:rsidR="009439E2" w:rsidRPr="006A6CD8">
        <w:rPr>
          <w:rFonts w:ascii="Arial" w:eastAsia="Arial" w:hAnsi="Arial" w:cs="Arial"/>
          <w:lang w:val="nl-NL"/>
        </w:rPr>
        <w:t xml:space="preserve">. </w:t>
      </w:r>
    </w:p>
    <w:p w14:paraId="07740C6B" w14:textId="06401B90" w:rsidR="00531217" w:rsidRPr="002D2FDC" w:rsidRDefault="00531217" w:rsidP="002D2FDC">
      <w:pPr>
        <w:pStyle w:val="Kopje3"/>
      </w:pPr>
      <w:bookmarkStart w:id="144" w:name="_Toc238482635"/>
      <w:r>
        <w:t>Privacy</w:t>
      </w:r>
      <w:bookmarkEnd w:id="144"/>
    </w:p>
    <w:p w14:paraId="345A7545" w14:textId="26F9385D" w:rsidR="007B77DA" w:rsidRPr="002D2FDC" w:rsidRDefault="00AF469F" w:rsidP="002D2FDC">
      <w:pPr>
        <w:pStyle w:val="Kopje4"/>
      </w:pPr>
      <w:bookmarkStart w:id="145" w:name="_Toc238482636"/>
      <w:r>
        <w:t xml:space="preserve">Hoe en welke </w:t>
      </w:r>
      <w:r w:rsidR="1EA13078">
        <w:t>informatie houden we over je bij?</w:t>
      </w:r>
      <w:bookmarkEnd w:id="145"/>
    </w:p>
    <w:p w14:paraId="01C42D35" w14:textId="18D4C804" w:rsidR="008C4D81" w:rsidRPr="007A4380" w:rsidRDefault="1EA13078" w:rsidP="1EA13078">
      <w:pPr>
        <w:spacing w:line="320" w:lineRule="exact"/>
        <w:rPr>
          <w:rFonts w:ascii="Arial" w:eastAsia="Arial" w:hAnsi="Arial" w:cs="Arial"/>
        </w:rPr>
      </w:pPr>
      <w:r w:rsidRPr="007A4380">
        <w:rPr>
          <w:rFonts w:ascii="Arial" w:eastAsia="Arial" w:hAnsi="Arial" w:cs="Arial"/>
        </w:rPr>
        <w:t xml:space="preserve">Op onze school gaan we zorgvuldig om met de privacy van onze leerlingen. We verzamelen doorheen jouw schoolloopbaan heel wat gegevens, zoals bij de inschrijving. We vragen alleen gegevens van je op als dat nodig is voor de leerlingenadministratie en –begeleiding. </w:t>
      </w:r>
      <w:r w:rsidR="00516A03" w:rsidRPr="007A4380">
        <w:rPr>
          <w:rFonts w:ascii="Arial" w:eastAsia="Arial" w:hAnsi="Arial" w:cs="Arial"/>
        </w:rPr>
        <w:t xml:space="preserve">De gegevens die nodig zijn voor jouw begeleiding verzamelen we in het kader van ons beleid </w:t>
      </w:r>
      <w:r w:rsidR="49CC9C95" w:rsidRPr="007A4380">
        <w:rPr>
          <w:rFonts w:ascii="Arial" w:eastAsia="Arial" w:hAnsi="Arial" w:cs="Arial"/>
        </w:rPr>
        <w:t>i.v.m.</w:t>
      </w:r>
      <w:r w:rsidR="00516A03" w:rsidRPr="007A4380">
        <w:rPr>
          <w:rFonts w:ascii="Arial" w:eastAsia="Arial" w:hAnsi="Arial" w:cs="Arial"/>
        </w:rPr>
        <w:t xml:space="preserve"> leerlingenbegeleiding. </w:t>
      </w:r>
      <w:r w:rsidRPr="007A4380">
        <w:rPr>
          <w:rFonts w:ascii="Arial" w:eastAsia="Arial" w:hAnsi="Arial" w:cs="Arial"/>
        </w:rPr>
        <w:t xml:space="preserve">Meer informatie daarover vind je in punt </w:t>
      </w:r>
      <w:r w:rsidR="008201D5" w:rsidRPr="006A6CD8">
        <w:rPr>
          <w:rFonts w:ascii="Arial" w:eastAsia="Arial" w:hAnsi="Arial" w:cs="Arial"/>
          <w:u w:val="single"/>
        </w:rPr>
        <w:fldChar w:fldCharType="begin"/>
      </w:r>
      <w:r w:rsidR="008201D5" w:rsidRPr="006A6CD8">
        <w:rPr>
          <w:rFonts w:ascii="Arial" w:eastAsia="Arial" w:hAnsi="Arial" w:cs="Arial"/>
          <w:u w:val="single"/>
        </w:rPr>
        <w:instrText xml:space="preserve"> REF _Ref174685553 \r \h </w:instrText>
      </w:r>
      <w:r w:rsidR="008201D5" w:rsidRPr="006A6CD8">
        <w:rPr>
          <w:rFonts w:ascii="Arial" w:eastAsia="Arial" w:hAnsi="Arial" w:cs="Arial"/>
          <w:u w:val="single"/>
        </w:rPr>
      </w:r>
      <w:r w:rsidR="008201D5" w:rsidRPr="006A6CD8">
        <w:rPr>
          <w:rFonts w:ascii="Arial" w:eastAsia="Arial" w:hAnsi="Arial" w:cs="Arial"/>
          <w:u w:val="single"/>
        </w:rPr>
        <w:fldChar w:fldCharType="separate"/>
      </w:r>
      <w:r w:rsidR="008201D5" w:rsidRPr="006A6CD8">
        <w:rPr>
          <w:rFonts w:ascii="Arial" w:eastAsia="Arial" w:hAnsi="Arial" w:cs="Arial"/>
          <w:u w:val="single"/>
        </w:rPr>
        <w:t>5</w:t>
      </w:r>
      <w:r w:rsidR="008201D5" w:rsidRPr="006A6CD8">
        <w:rPr>
          <w:rFonts w:ascii="Arial" w:eastAsia="Arial" w:hAnsi="Arial" w:cs="Arial"/>
          <w:u w:val="single"/>
        </w:rPr>
        <w:fldChar w:fldCharType="end"/>
      </w:r>
      <w:r w:rsidRPr="007A4380">
        <w:rPr>
          <w:rFonts w:ascii="Arial" w:eastAsia="Arial" w:hAnsi="Arial" w:cs="Arial"/>
        </w:rPr>
        <w:t>.</w:t>
      </w:r>
      <w:r w:rsidR="006D2C23" w:rsidRPr="007A4380">
        <w:rPr>
          <w:rFonts w:ascii="Arial" w:eastAsia="Arial" w:hAnsi="Arial" w:cs="Arial"/>
        </w:rPr>
        <w:t xml:space="preserve"> Als we samenwerken met andere instanties zoals een andere school of een leer</w:t>
      </w:r>
      <w:r w:rsidR="00D23D08" w:rsidRPr="007A4380">
        <w:rPr>
          <w:rFonts w:ascii="Arial" w:eastAsia="Arial" w:hAnsi="Arial" w:cs="Arial"/>
        </w:rPr>
        <w:t>steun</w:t>
      </w:r>
      <w:r w:rsidR="006D2C23" w:rsidRPr="007A4380">
        <w:rPr>
          <w:rFonts w:ascii="Arial" w:eastAsia="Arial" w:hAnsi="Arial" w:cs="Arial"/>
        </w:rPr>
        <w:t>centrum</w:t>
      </w:r>
      <w:r w:rsidR="00C941F1" w:rsidRPr="007A4380">
        <w:rPr>
          <w:rFonts w:ascii="Arial" w:eastAsia="Arial" w:hAnsi="Arial" w:cs="Arial"/>
        </w:rPr>
        <w:t>,</w:t>
      </w:r>
      <w:r w:rsidR="006D2C23" w:rsidRPr="007A4380">
        <w:rPr>
          <w:rFonts w:ascii="Arial" w:eastAsia="Arial" w:hAnsi="Arial" w:cs="Arial"/>
        </w:rPr>
        <w:t xml:space="preserve"> wisselen we noodzakelijke gegevens over jou uit met als doel om je zo goed mogelijk te begeleiden.</w:t>
      </w:r>
    </w:p>
    <w:p w14:paraId="740CCCDA" w14:textId="41F40647" w:rsidR="00AA3AF1" w:rsidRPr="007A4380" w:rsidRDefault="00AF469F" w:rsidP="00AE0183">
      <w:pPr>
        <w:spacing w:line="320" w:lineRule="exact"/>
        <w:rPr>
          <w:rFonts w:ascii="Arial" w:hAnsi="Arial" w:cs="Arial"/>
        </w:rPr>
      </w:pPr>
      <w:r w:rsidRPr="007A4380">
        <w:rPr>
          <w:rFonts w:ascii="Arial" w:hAnsi="Arial" w:cs="Arial"/>
        </w:rPr>
        <w:t>Voor alle verwerkingen van die zogenaamde persoonsgegevens is het schoolbestuur verantwoordelijk.</w:t>
      </w:r>
    </w:p>
    <w:p w14:paraId="7A2BA104" w14:textId="4AAD2839" w:rsidR="008C4D81" w:rsidRPr="007A4380" w:rsidRDefault="1EA13078" w:rsidP="1EA13078">
      <w:pPr>
        <w:spacing w:line="320" w:lineRule="exact"/>
        <w:rPr>
          <w:rFonts w:ascii="Arial" w:eastAsia="Arial" w:hAnsi="Arial" w:cs="Arial"/>
        </w:rPr>
      </w:pPr>
      <w:r w:rsidRPr="007A4380">
        <w:rPr>
          <w:rFonts w:ascii="Arial" w:eastAsia="Arial" w:hAnsi="Arial" w:cs="Arial"/>
        </w:rPr>
        <w:t xml:space="preserve">Jouw persoonsgegevens verwerken we met WISA, het softwareprogramma waarmee de school werkt. Ook in Smartschool verwerken we persoonsgegevens. We maken met de softwareleveranciers afspraken over het gebruik van die gegevens. De leveranciers mogen de gegevens niet gebruiken voor eigen commerciële doeleinden. </w:t>
      </w:r>
    </w:p>
    <w:p w14:paraId="66507BD3" w14:textId="0B357754" w:rsidR="00EE2C97" w:rsidRPr="00B409AE" w:rsidRDefault="1EA13078" w:rsidP="00AE0183">
      <w:pPr>
        <w:spacing w:line="320" w:lineRule="exact"/>
        <w:rPr>
          <w:rFonts w:ascii="Arial" w:eastAsia="Arial" w:hAnsi="Arial" w:cs="Arial"/>
        </w:rPr>
      </w:pPr>
      <w:r w:rsidRPr="007A4380">
        <w:rPr>
          <w:rFonts w:ascii="Arial" w:eastAsia="Arial" w:hAnsi="Arial" w:cs="Arial"/>
        </w:rPr>
        <w:t>Jouw gegevens worden digitaal bewaard en veilig opgeslagen. We zien er op toe dat niet iedereen zomaar toegang heeft tot jouw gegevens. De toegang is beperkt tot de personen die betrokken zijn bij jouw begeleiding (zoals de klassenraad, het CLB</w:t>
      </w:r>
      <w:r w:rsidR="00AF469F" w:rsidRPr="007A4380">
        <w:rPr>
          <w:rFonts w:ascii="Arial" w:eastAsia="Arial" w:hAnsi="Arial" w:cs="Arial"/>
        </w:rPr>
        <w:t xml:space="preserve"> en </w:t>
      </w:r>
      <w:r w:rsidR="00D23D08" w:rsidRPr="007A4380">
        <w:rPr>
          <w:rFonts w:ascii="Arial" w:eastAsia="Arial" w:hAnsi="Arial" w:cs="Arial"/>
        </w:rPr>
        <w:t>het leersteuncentrum</w:t>
      </w:r>
      <w:r w:rsidRPr="007A4380">
        <w:rPr>
          <w:rFonts w:ascii="Arial" w:eastAsia="Arial" w:hAnsi="Arial" w:cs="Arial"/>
        </w:rPr>
        <w:t xml:space="preserve">). </w:t>
      </w:r>
    </w:p>
    <w:p w14:paraId="205CBB91" w14:textId="49A19800" w:rsidR="00AF469F" w:rsidRPr="007A4380" w:rsidRDefault="00AF469F" w:rsidP="00AE0183">
      <w:pPr>
        <w:spacing w:line="320" w:lineRule="exact"/>
        <w:rPr>
          <w:rFonts w:ascii="Arial" w:hAnsi="Arial" w:cs="Arial"/>
        </w:rPr>
      </w:pPr>
      <w:r w:rsidRPr="007A4380">
        <w:rPr>
          <w:rFonts w:ascii="Arial" w:hAnsi="Arial" w:cs="Arial"/>
        </w:rPr>
        <w:lastRenderedPageBreak/>
        <w:t>We zijn verplicht om je identificatiegegevens</w:t>
      </w:r>
      <w:r w:rsidR="006D2C23" w:rsidRPr="007A4380">
        <w:rPr>
          <w:rFonts w:ascii="Arial" w:hAnsi="Arial" w:cs="Arial"/>
        </w:rPr>
        <w:t>, nationaliteit, rijksregisternummer</w:t>
      </w:r>
      <w:r w:rsidRPr="007A4380">
        <w:rPr>
          <w:rFonts w:ascii="Arial" w:hAnsi="Arial" w:cs="Arial"/>
        </w:rPr>
        <w:t xml:space="preserve"> en je </w:t>
      </w:r>
      <w:r w:rsidR="006D2C23" w:rsidRPr="007A4380">
        <w:rPr>
          <w:rFonts w:ascii="Arial" w:hAnsi="Arial" w:cs="Arial"/>
        </w:rPr>
        <w:t xml:space="preserve">af- en </w:t>
      </w:r>
      <w:r w:rsidRPr="007A4380">
        <w:rPr>
          <w:rFonts w:ascii="Arial" w:hAnsi="Arial" w:cs="Arial"/>
        </w:rPr>
        <w:t>aanwezigheden door te geven aan het Agentschap voor onderwijsdiensten (</w:t>
      </w:r>
      <w:proofErr w:type="spellStart"/>
      <w:r w:rsidRPr="007A4380">
        <w:rPr>
          <w:rFonts w:ascii="Arial" w:hAnsi="Arial" w:cs="Arial"/>
        </w:rPr>
        <w:t>AgODi</w:t>
      </w:r>
      <w:proofErr w:type="spellEnd"/>
      <w:r w:rsidRPr="007A4380">
        <w:rPr>
          <w:rFonts w:ascii="Arial" w:hAnsi="Arial" w:cs="Arial"/>
        </w:rPr>
        <w:t xml:space="preserve">). Zij controleren onder andere of je aan de leerplichtwet voldoet en of je voldoende op school aanwezig bent. </w:t>
      </w:r>
    </w:p>
    <w:p w14:paraId="68028CA2" w14:textId="57511968" w:rsidR="00EE0F0D" w:rsidRPr="002D2FDC" w:rsidRDefault="1EA13078" w:rsidP="00AE0183">
      <w:pPr>
        <w:spacing w:line="320" w:lineRule="exact"/>
        <w:rPr>
          <w:rFonts w:ascii="Arial" w:eastAsia="Arial" w:hAnsi="Arial" w:cs="Arial"/>
        </w:rPr>
      </w:pPr>
      <w:r w:rsidRPr="007A4380">
        <w:rPr>
          <w:rFonts w:ascii="Arial" w:eastAsia="Arial" w:hAnsi="Arial" w:cs="Arial"/>
        </w:rPr>
        <w:t xml:space="preserve">Jij en je ouders kunnen ook zelf gegevens opvragen die we over je bewaren. Je kan inzage krijgen in en uitleg krijgen bij die gegevens. </w:t>
      </w:r>
      <w:r w:rsidR="00AF469F" w:rsidRPr="007A4380">
        <w:rPr>
          <w:rFonts w:ascii="Arial" w:eastAsia="Arial" w:hAnsi="Arial" w:cs="Arial"/>
        </w:rPr>
        <w:t xml:space="preserve">Je kan foutieve, onvolledige of verouderde gegevens laten verbeteren of verwijderen. </w:t>
      </w:r>
      <w:r w:rsidRPr="007A4380">
        <w:rPr>
          <w:rFonts w:ascii="Arial" w:eastAsia="Arial" w:hAnsi="Arial" w:cs="Arial"/>
        </w:rPr>
        <w:t xml:space="preserve">Ook kan je een (digitale) kopie ervan vragen. Dat kan door schriftelijk contact op te nemen met de directie. We kunnen geen gegevens doorgeven die betrekking hebben op </w:t>
      </w:r>
      <w:r w:rsidR="00C9751F">
        <w:rPr>
          <w:rFonts w:ascii="Arial" w:eastAsia="Arial" w:hAnsi="Arial" w:cs="Arial"/>
        </w:rPr>
        <w:t xml:space="preserve">anderen, </w:t>
      </w:r>
      <w:r w:rsidR="00725306">
        <w:rPr>
          <w:rFonts w:ascii="Arial" w:eastAsia="Arial" w:hAnsi="Arial" w:cs="Arial"/>
        </w:rPr>
        <w:t xml:space="preserve">zoals </w:t>
      </w:r>
      <w:r w:rsidRPr="007A4380">
        <w:rPr>
          <w:rFonts w:ascii="Arial" w:eastAsia="Arial" w:hAnsi="Arial" w:cs="Arial"/>
        </w:rPr>
        <w:t>medeleerlingen.</w:t>
      </w:r>
    </w:p>
    <w:p w14:paraId="4FD37291" w14:textId="5D4889B7" w:rsidR="00CC5FC1" w:rsidRPr="007A4380" w:rsidRDefault="1EA13078" w:rsidP="1EA13078">
      <w:pPr>
        <w:spacing w:line="320" w:lineRule="exact"/>
        <w:rPr>
          <w:rFonts w:ascii="Arial" w:eastAsia="Arial" w:hAnsi="Arial" w:cs="Arial"/>
        </w:rPr>
      </w:pPr>
      <w:r w:rsidRPr="007A4380">
        <w:rPr>
          <w:rFonts w:ascii="Arial" w:eastAsia="Arial" w:hAnsi="Arial" w:cs="Arial"/>
        </w:rPr>
        <w:t>Om gepast te kunnen optreden bij risicosituaties, kunnen we uitzonderlijk ook gegevens over je gezondheidstoestand verwerken, maar dat gebeurt enkel met de schriftelijke toestemming van jou of je ouders. Je kan je toestemming altijd intrekken.</w:t>
      </w:r>
    </w:p>
    <w:p w14:paraId="57F5CD89" w14:textId="42D810A4" w:rsidR="00F8634E" w:rsidRPr="007A4380" w:rsidRDefault="00CC5FC1" w:rsidP="1EA13078">
      <w:pPr>
        <w:spacing w:line="320" w:lineRule="exact"/>
        <w:rPr>
          <w:rFonts w:ascii="Arial" w:eastAsia="Arial" w:hAnsi="Arial" w:cs="Arial"/>
        </w:rPr>
      </w:pPr>
      <w:r w:rsidRPr="007A4380">
        <w:rPr>
          <w:rFonts w:ascii="Arial" w:eastAsia="Arial" w:hAnsi="Arial" w:cs="Arial"/>
        </w:rPr>
        <w:t>Wij bewaren jou</w:t>
      </w:r>
      <w:r w:rsidR="00FE585B" w:rsidRPr="007A4380">
        <w:rPr>
          <w:rFonts w:ascii="Arial" w:eastAsia="Arial" w:hAnsi="Arial" w:cs="Arial"/>
        </w:rPr>
        <w:t>w</w:t>
      </w:r>
      <w:r w:rsidRPr="007A4380">
        <w:rPr>
          <w:rFonts w:ascii="Arial" w:eastAsia="Arial" w:hAnsi="Arial" w:cs="Arial"/>
        </w:rPr>
        <w:t xml:space="preserve"> gegevens maximaal 1 jaar nadat je de school verlaten hebt. Voor sommige gegevens is er een wettelijke bewaartermijn bepaald die langer kan zijn. </w:t>
      </w:r>
    </w:p>
    <w:p w14:paraId="3D2D5EA7" w14:textId="7DB96772" w:rsidR="00891593" w:rsidRPr="007A4380" w:rsidRDefault="0009240C" w:rsidP="1EA13078">
      <w:pPr>
        <w:spacing w:line="320" w:lineRule="exact"/>
        <w:rPr>
          <w:rFonts w:ascii="Arial" w:eastAsia="Arial" w:hAnsi="Arial" w:cs="Arial"/>
        </w:rPr>
      </w:pPr>
      <w:r w:rsidRPr="007A4380">
        <w:rPr>
          <w:rFonts w:ascii="Arial" w:eastAsia="Arial" w:hAnsi="Arial" w:cs="Arial"/>
        </w:rPr>
        <w:t xml:space="preserve">In onze privacyverklaring vind je deze informatie nog eens op een rijtje. Je vindt de privacyverklaring via </w:t>
      </w:r>
      <w:hyperlink r:id="rId31" w:history="1">
        <w:r w:rsidR="00943B92" w:rsidRPr="007A4380">
          <w:rPr>
            <w:rStyle w:val="Hyperlink"/>
            <w:rFonts w:ascii="Arial" w:hAnsi="Arial" w:cs="Arial"/>
            <w:color w:val="auto"/>
          </w:rPr>
          <w:t>www.</w:t>
        </w:r>
        <w:r w:rsidR="00956898">
          <w:rPr>
            <w:rStyle w:val="Hyperlink"/>
            <w:rFonts w:ascii="Arial" w:hAnsi="Arial" w:cs="Arial"/>
            <w:color w:val="auto"/>
          </w:rPr>
          <w:t>NOVA campus VISO</w:t>
        </w:r>
        <w:r w:rsidR="00943B92" w:rsidRPr="007A4380">
          <w:rPr>
            <w:rStyle w:val="Hyperlink"/>
            <w:rFonts w:ascii="Arial" w:hAnsi="Arial" w:cs="Arial"/>
            <w:color w:val="auto"/>
          </w:rPr>
          <w:t>-roeselare.be/cookie-en-privacy-beleid</w:t>
        </w:r>
      </w:hyperlink>
      <w:r w:rsidRPr="007A4380">
        <w:rPr>
          <w:rFonts w:ascii="Arial" w:eastAsia="Arial" w:hAnsi="Arial" w:cs="Arial"/>
        </w:rPr>
        <w:t>.</w:t>
      </w:r>
      <w:r w:rsidR="00F8634E" w:rsidRPr="007A4380">
        <w:rPr>
          <w:rFonts w:ascii="Arial" w:eastAsia="Arial" w:hAnsi="Arial" w:cs="Arial"/>
        </w:rPr>
        <w:t xml:space="preserve"> </w:t>
      </w:r>
      <w:r w:rsidR="1EA13078" w:rsidRPr="007A4380">
        <w:rPr>
          <w:rFonts w:ascii="Arial" w:eastAsia="Arial" w:hAnsi="Arial" w:cs="Arial"/>
        </w:rPr>
        <w:t xml:space="preserve">Als je vragen hebt over jouw </w:t>
      </w:r>
      <w:proofErr w:type="spellStart"/>
      <w:r w:rsidR="1EA13078" w:rsidRPr="007A4380">
        <w:rPr>
          <w:rFonts w:ascii="Arial" w:eastAsia="Arial" w:hAnsi="Arial" w:cs="Arial"/>
        </w:rPr>
        <w:t>privacyrechten</w:t>
      </w:r>
      <w:proofErr w:type="spellEnd"/>
      <w:r w:rsidR="00CC5FC1" w:rsidRPr="007A4380">
        <w:rPr>
          <w:rFonts w:ascii="Arial" w:eastAsia="Arial" w:hAnsi="Arial" w:cs="Arial"/>
        </w:rPr>
        <w:t xml:space="preserve"> of bezwaar hebt tegen bepaalde verwerkingen</w:t>
      </w:r>
      <w:r w:rsidR="1EA13078" w:rsidRPr="007A4380">
        <w:rPr>
          <w:rFonts w:ascii="Arial" w:eastAsia="Arial" w:hAnsi="Arial" w:cs="Arial"/>
        </w:rPr>
        <w:t xml:space="preserve">, dan kan je contact opnemen met Toon </w:t>
      </w:r>
      <w:proofErr w:type="spellStart"/>
      <w:r w:rsidR="1EA13078" w:rsidRPr="007A4380">
        <w:rPr>
          <w:rFonts w:ascii="Arial" w:eastAsia="Arial" w:hAnsi="Arial" w:cs="Arial"/>
        </w:rPr>
        <w:t>Monstrey</w:t>
      </w:r>
      <w:proofErr w:type="spellEnd"/>
      <w:r w:rsidR="00F8634E" w:rsidRPr="007A4380">
        <w:rPr>
          <w:rFonts w:ascii="Arial" w:eastAsia="Arial" w:hAnsi="Arial" w:cs="Arial"/>
        </w:rPr>
        <w:t xml:space="preserve"> (</w:t>
      </w:r>
      <w:proofErr w:type="spellStart"/>
      <w:r w:rsidR="00F8634E" w:rsidRPr="007A4380">
        <w:rPr>
          <w:rFonts w:ascii="Arial" w:eastAsia="Arial" w:hAnsi="Arial" w:cs="Arial"/>
        </w:rPr>
        <w:t>ict</w:t>
      </w:r>
      <w:proofErr w:type="spellEnd"/>
      <w:r w:rsidR="00F8634E" w:rsidRPr="007A4380">
        <w:rPr>
          <w:rFonts w:ascii="Arial" w:eastAsia="Arial" w:hAnsi="Arial" w:cs="Arial"/>
        </w:rPr>
        <w:t>-coördinator)</w:t>
      </w:r>
      <w:r w:rsidR="1EA13078" w:rsidRPr="007A4380">
        <w:rPr>
          <w:rFonts w:ascii="Arial" w:eastAsia="Arial" w:hAnsi="Arial" w:cs="Arial"/>
        </w:rPr>
        <w:t>.</w:t>
      </w:r>
    </w:p>
    <w:p w14:paraId="33A25DAB" w14:textId="1AFCA313" w:rsidR="00EE0F0D" w:rsidRPr="002D2FDC" w:rsidRDefault="1EA13078" w:rsidP="002D2FDC">
      <w:pPr>
        <w:pStyle w:val="Kopje4"/>
      </w:pPr>
      <w:bookmarkStart w:id="146" w:name="_Toc238482637"/>
      <w:r>
        <w:t>Wat als je van school verandert?</w:t>
      </w:r>
      <w:bookmarkEnd w:id="146"/>
    </w:p>
    <w:p w14:paraId="780F6283" w14:textId="0B4C420A" w:rsidR="00FB6063" w:rsidRDefault="1EA13078" w:rsidP="00AE0183">
      <w:pPr>
        <w:spacing w:line="320" w:lineRule="exact"/>
        <w:rPr>
          <w:rFonts w:ascii="Arial" w:eastAsia="Arial" w:hAnsi="Arial" w:cs="Arial"/>
        </w:rPr>
      </w:pPr>
      <w:r w:rsidRPr="007A4380">
        <w:rPr>
          <w:rFonts w:ascii="Arial" w:eastAsia="Arial" w:hAnsi="Arial" w:cs="Arial"/>
        </w:rPr>
        <w:t xml:space="preserve">Als je beslist om van school te veranderen, verwittigen je ouders ons onmiddellijk. Wanneer je van school verandert, zullen we samen met je administratief dossier een aantal gegevens over je schoolloopbaan aan je nieuwe school doorgeven. Dit heeft als enige bedoeling jou ook in je nieuwe school een aangepaste studiebegeleiding aan te bieden. </w:t>
      </w:r>
      <w:r w:rsidR="00CF1780" w:rsidRPr="007A4380">
        <w:rPr>
          <w:rFonts w:ascii="Arial" w:eastAsia="Arial" w:hAnsi="Arial" w:cs="Arial"/>
        </w:rPr>
        <w:t>Het gaat om de essentiële gegevens die jouw studieresultaten en studievoortgang bevorderen</w:t>
      </w:r>
      <w:r w:rsidR="00D30767" w:rsidRPr="007A4380">
        <w:rPr>
          <w:rFonts w:ascii="Arial" w:eastAsia="Arial" w:hAnsi="Arial" w:cs="Arial"/>
        </w:rPr>
        <w:t>,</w:t>
      </w:r>
      <w:r w:rsidR="00CF1780" w:rsidRPr="007A4380">
        <w:rPr>
          <w:rFonts w:ascii="Arial" w:eastAsia="Arial" w:hAnsi="Arial" w:cs="Arial"/>
        </w:rPr>
        <w:t xml:space="preserve"> evalueren en attesteren. </w:t>
      </w:r>
      <w:r w:rsidRPr="007A4380">
        <w:rPr>
          <w:rFonts w:ascii="Arial" w:eastAsia="Arial" w:hAnsi="Arial" w:cs="Arial"/>
        </w:rPr>
        <w:t>Zowel jij als je ouders kunnen vragen om die gegevens in te zien. We geven geen informatie door als</w:t>
      </w:r>
      <w:r w:rsidR="00EC6761">
        <w:rPr>
          <w:rFonts w:ascii="Arial" w:eastAsia="Arial" w:hAnsi="Arial" w:cs="Arial"/>
        </w:rPr>
        <w:t xml:space="preserve"> je</w:t>
      </w:r>
      <w:r w:rsidRPr="007A4380">
        <w:rPr>
          <w:rFonts w:ascii="Arial" w:eastAsia="Arial" w:hAnsi="Arial" w:cs="Arial"/>
        </w:rPr>
        <w:t xml:space="preserve"> dat niet wil, tenzij we daartoe wettelijk verplicht zijn. Zo zijn we verplicht om </w:t>
      </w:r>
      <w:r w:rsidR="00CC5FC1" w:rsidRPr="007A4380">
        <w:rPr>
          <w:rFonts w:ascii="Arial" w:eastAsia="Arial" w:hAnsi="Arial" w:cs="Arial"/>
        </w:rPr>
        <w:t xml:space="preserve">aan je nieuwe school te melden als je een gemotiveerd verslag of </w:t>
      </w:r>
      <w:r w:rsidR="00CC5FC1" w:rsidRPr="003666B7">
        <w:rPr>
          <w:rFonts w:ascii="Arial" w:eastAsia="Arial" w:hAnsi="Arial" w:cs="Arial"/>
        </w:rPr>
        <w:t xml:space="preserve">verslag </w:t>
      </w:r>
      <w:r w:rsidR="006D2C23" w:rsidRPr="003666B7">
        <w:rPr>
          <w:rFonts w:ascii="Arial" w:eastAsia="Arial" w:hAnsi="Arial" w:cs="Arial"/>
        </w:rPr>
        <w:t>(opgemaakt vóór 1 september 2023) of een GC-, IAC- of OV4-verslag (opgemaakt vanaf 1</w:t>
      </w:r>
      <w:r w:rsidR="006D2C23" w:rsidRPr="007A4380">
        <w:rPr>
          <w:rFonts w:ascii="Arial" w:eastAsia="Arial" w:hAnsi="Arial" w:cs="Arial"/>
        </w:rPr>
        <w:t xml:space="preserve"> </w:t>
      </w:r>
      <w:r w:rsidR="006D2C23" w:rsidRPr="00E75082">
        <w:rPr>
          <w:rFonts w:ascii="Arial" w:eastAsia="Arial" w:hAnsi="Arial" w:cs="Arial"/>
        </w:rPr>
        <w:t>september 2023)</w:t>
      </w:r>
      <w:r w:rsidR="00C62635" w:rsidRPr="00E75082">
        <w:rPr>
          <w:rFonts w:ascii="Arial" w:eastAsia="Arial" w:hAnsi="Arial" w:cs="Arial"/>
        </w:rPr>
        <w:t xml:space="preserve"> </w:t>
      </w:r>
      <w:r w:rsidR="00CC5FC1" w:rsidRPr="00E75082">
        <w:rPr>
          <w:rFonts w:ascii="Arial" w:eastAsia="Arial" w:hAnsi="Arial" w:cs="Arial"/>
        </w:rPr>
        <w:t>hebt</w:t>
      </w:r>
      <w:r w:rsidR="00AB17E4" w:rsidRPr="00E75082">
        <w:rPr>
          <w:rFonts w:ascii="Arial" w:eastAsia="Arial" w:hAnsi="Arial" w:cs="Arial"/>
        </w:rPr>
        <w:t xml:space="preserve"> e</w:t>
      </w:r>
      <w:r w:rsidR="00277B0F" w:rsidRPr="00E75082">
        <w:rPr>
          <w:rFonts w:ascii="Arial" w:eastAsia="Arial" w:hAnsi="Arial" w:cs="Arial"/>
        </w:rPr>
        <w:t>n de inhoud ervan toe te lichten</w:t>
      </w:r>
      <w:r w:rsidR="00CC5FC1" w:rsidRPr="00E75082">
        <w:rPr>
          <w:rFonts w:ascii="Arial" w:eastAsia="Arial" w:hAnsi="Arial" w:cs="Arial"/>
        </w:rPr>
        <w:t>. Je nieuwe school kan dit gemotiveerd verslag</w:t>
      </w:r>
      <w:r w:rsidR="00C62635" w:rsidRPr="00E75082">
        <w:rPr>
          <w:rFonts w:ascii="Arial" w:eastAsia="Arial" w:hAnsi="Arial" w:cs="Arial"/>
        </w:rPr>
        <w:t xml:space="preserve">, </w:t>
      </w:r>
      <w:r w:rsidR="00CC5FC1" w:rsidRPr="007A4380">
        <w:rPr>
          <w:rFonts w:ascii="Arial" w:eastAsia="Arial" w:hAnsi="Arial" w:cs="Arial"/>
        </w:rPr>
        <w:t xml:space="preserve">verslag </w:t>
      </w:r>
      <w:r w:rsidR="00C62635" w:rsidRPr="007A4380">
        <w:rPr>
          <w:rFonts w:ascii="Arial" w:eastAsia="Arial" w:hAnsi="Arial" w:cs="Arial"/>
        </w:rPr>
        <w:t xml:space="preserve">of GC-, IAC- of OV4-verslag </w:t>
      </w:r>
      <w:r w:rsidR="00CC5FC1" w:rsidRPr="007A4380">
        <w:rPr>
          <w:rFonts w:ascii="Arial" w:eastAsia="Arial" w:hAnsi="Arial" w:cs="Arial"/>
        </w:rPr>
        <w:t xml:space="preserve">raadplegen via IRIS-CLB online. </w:t>
      </w:r>
      <w:r w:rsidRPr="007A4380">
        <w:rPr>
          <w:rFonts w:ascii="Arial" w:eastAsia="Arial" w:hAnsi="Arial" w:cs="Arial"/>
        </w:rPr>
        <w:t xml:space="preserve">Als je niet wil dat we bepaalde gegevens doorgeven, moeten jij of je ouders ons dat schriftelijk binnen de </w:t>
      </w:r>
      <w:r w:rsidR="00FB39E1" w:rsidRPr="007A4380">
        <w:rPr>
          <w:rFonts w:ascii="Arial" w:eastAsia="Arial" w:hAnsi="Arial" w:cs="Arial"/>
        </w:rPr>
        <w:t>10</w:t>
      </w:r>
      <w:r w:rsidRPr="007A4380">
        <w:rPr>
          <w:rFonts w:ascii="Arial" w:eastAsia="Arial" w:hAnsi="Arial" w:cs="Arial"/>
        </w:rPr>
        <w:t xml:space="preserve"> kalenderdagen na je inschrijving in een andere school laten weten.</w:t>
      </w:r>
    </w:p>
    <w:p w14:paraId="5ADFFA33" w14:textId="6EDA21C9" w:rsidR="00E04A0C" w:rsidRPr="006A6CD8" w:rsidRDefault="00E04A0C" w:rsidP="00AE0183">
      <w:pPr>
        <w:spacing w:line="320" w:lineRule="exact"/>
        <w:rPr>
          <w:rFonts w:ascii="Arial" w:hAnsi="Arial" w:cs="Arial"/>
        </w:rPr>
      </w:pPr>
      <w:r w:rsidRPr="0099721A">
        <w:rPr>
          <w:rFonts w:ascii="Arial" w:hAnsi="Arial" w:cs="Arial"/>
          <w:highlight w:val="lightGray"/>
        </w:rPr>
        <w:t>Het (eventuele) tuchtdossier wordt doorgegeven aan een lid van het schoolteam van de nieuwe school dat betrokken is bij de begeleiding van de leerling en dat daarvoor gemandateerd is door het schoolbestuur</w:t>
      </w:r>
      <w:r w:rsidRPr="006A6CD8">
        <w:rPr>
          <w:rFonts w:ascii="Arial" w:hAnsi="Arial" w:cs="Arial"/>
        </w:rPr>
        <w:t>.</w:t>
      </w:r>
    </w:p>
    <w:p w14:paraId="0C39E269" w14:textId="244E5EA0" w:rsidR="007B77DA" w:rsidRPr="002D2FDC" w:rsidRDefault="1EA13078" w:rsidP="002D2FDC">
      <w:pPr>
        <w:pStyle w:val="Kopje4"/>
      </w:pPr>
      <w:bookmarkStart w:id="147" w:name="_Toc238482638"/>
      <w:r>
        <w:t>Publicatie van beeld- of geluidsopnames (foto’s, filmpjes…)</w:t>
      </w:r>
      <w:bookmarkEnd w:id="147"/>
    </w:p>
    <w:p w14:paraId="262DF790" w14:textId="7DA75F1C" w:rsidR="00E0672B" w:rsidRPr="00934B19" w:rsidRDefault="1EA13078" w:rsidP="00934B19">
      <w:pPr>
        <w:spacing w:line="320" w:lineRule="exact"/>
        <w:rPr>
          <w:rFonts w:ascii="Arial" w:eastAsia="Arial" w:hAnsi="Arial" w:cs="Arial"/>
        </w:rPr>
      </w:pPr>
      <w:r w:rsidRPr="007A4380">
        <w:rPr>
          <w:rFonts w:ascii="Arial" w:eastAsia="Arial" w:hAnsi="Arial" w:cs="Arial"/>
        </w:rPr>
        <w:t>We publiceren geregeld beeld- of geluidsopnames van leerlingen, zoals o.a. op onze website, onze Facebook</w:t>
      </w:r>
      <w:r w:rsidR="00FF5877">
        <w:rPr>
          <w:rFonts w:ascii="Arial" w:eastAsia="Arial" w:hAnsi="Arial" w:cs="Arial"/>
        </w:rPr>
        <w:t>- en Instagram</w:t>
      </w:r>
      <w:r w:rsidRPr="007A4380">
        <w:rPr>
          <w:rFonts w:ascii="Arial" w:eastAsia="Arial" w:hAnsi="Arial" w:cs="Arial"/>
        </w:rPr>
        <w:t>pagina, in ons schoolblad Contact, op folders of infobrochures. Met die opnames willen we geïnteresseerden op school en daarbuiten op een leuke wijze informeren over onze activiteiten</w:t>
      </w:r>
      <w:r w:rsidRPr="00934B19">
        <w:rPr>
          <w:rFonts w:ascii="Arial" w:eastAsia="Arial" w:hAnsi="Arial" w:cs="Arial"/>
        </w:rPr>
        <w:t xml:space="preserve">. </w:t>
      </w:r>
      <w:r w:rsidRPr="00934B19">
        <w:rPr>
          <w:rFonts w:ascii="Arial" w:hAnsi="Arial" w:cs="Arial"/>
        </w:rPr>
        <w:t xml:space="preserve">De personen die de opnames maken, zullen dat steeds doen met respect voor wie op die beelden staat. We letten erop dat de opnames niet aanstootgevend zijn. </w:t>
      </w:r>
    </w:p>
    <w:p w14:paraId="09CA58A8" w14:textId="2AFBBAE2" w:rsidR="00645A76" w:rsidRPr="002D2FDC" w:rsidRDefault="742FF1C5" w:rsidP="00AE0183">
      <w:pPr>
        <w:spacing w:line="320" w:lineRule="exact"/>
        <w:rPr>
          <w:rFonts w:ascii="Arial" w:eastAsia="Arial" w:hAnsi="Arial" w:cs="Arial"/>
        </w:rPr>
      </w:pPr>
      <w:r w:rsidRPr="007A4380">
        <w:rPr>
          <w:rFonts w:ascii="Arial" w:eastAsia="Arial" w:hAnsi="Arial" w:cs="Arial"/>
        </w:rPr>
        <w:t>Bij het begin van jouw schoolloopbaan vragen we jou om toestemming voor het maken en publiceren van deze beeld- of geluidsopnames. Jouw toestemming die we via een toestemmingsformulier vragen, blijft in principe voor jouw hele schoolloopbaan gelden. Enkel indien we jouw beeld- of geluidsopnames voor een ander doel gebruiken dan we eerde</w:t>
      </w:r>
      <w:r w:rsidR="00F60E63">
        <w:rPr>
          <w:rFonts w:ascii="Arial" w:eastAsia="Arial" w:hAnsi="Arial" w:cs="Arial"/>
        </w:rPr>
        <w:t>r</w:t>
      </w:r>
      <w:r w:rsidRPr="007A4380">
        <w:rPr>
          <w:rFonts w:ascii="Arial" w:eastAsia="Arial" w:hAnsi="Arial" w:cs="Arial"/>
        </w:rPr>
        <w:t xml:space="preserve"> hebben gevraagd, vragen we opnieuw toestemming. Ook al heb je </w:t>
      </w:r>
      <w:r w:rsidRPr="007A4380">
        <w:rPr>
          <w:rFonts w:ascii="Arial" w:eastAsia="Arial" w:hAnsi="Arial" w:cs="Arial"/>
        </w:rPr>
        <w:lastRenderedPageBreak/>
        <w:t>toestemming gegeven, je kan altijd jouw toestemming nog intrekken. Je k</w:t>
      </w:r>
      <w:r w:rsidR="00432D74" w:rsidRPr="007A4380">
        <w:rPr>
          <w:rFonts w:ascii="Arial" w:eastAsia="Arial" w:hAnsi="Arial" w:cs="Arial"/>
        </w:rPr>
        <w:t xml:space="preserve">an hiervoor contact opnemen met Toon </w:t>
      </w:r>
      <w:proofErr w:type="spellStart"/>
      <w:r w:rsidRPr="007A4380">
        <w:rPr>
          <w:rFonts w:ascii="Arial" w:eastAsia="Arial" w:hAnsi="Arial" w:cs="Arial"/>
        </w:rPr>
        <w:t>Monstrey</w:t>
      </w:r>
      <w:proofErr w:type="spellEnd"/>
      <w:r w:rsidRPr="007A4380">
        <w:rPr>
          <w:rFonts w:ascii="Arial" w:eastAsia="Arial" w:hAnsi="Arial" w:cs="Arial"/>
        </w:rPr>
        <w:t>.</w:t>
      </w:r>
    </w:p>
    <w:p w14:paraId="73070672" w14:textId="2C583394" w:rsidR="00A44B45" w:rsidRPr="002D2FDC" w:rsidRDefault="1EA13078" w:rsidP="00AE0183">
      <w:pPr>
        <w:spacing w:line="320" w:lineRule="exact"/>
        <w:rPr>
          <w:rFonts w:ascii="Arial" w:eastAsia="Arial" w:hAnsi="Arial" w:cs="Arial"/>
        </w:rPr>
      </w:pPr>
      <w:r w:rsidRPr="007A4380">
        <w:rPr>
          <w:rFonts w:ascii="Arial" w:eastAsia="Arial" w:hAnsi="Arial" w:cs="Arial"/>
        </w:rPr>
        <w:t xml:space="preserve">We wijzen erop dat deze </w:t>
      </w:r>
      <w:r w:rsidR="00803F9E" w:rsidRPr="007A4380">
        <w:rPr>
          <w:rFonts w:ascii="Arial" w:eastAsia="Arial" w:hAnsi="Arial" w:cs="Arial"/>
        </w:rPr>
        <w:t>privacy</w:t>
      </w:r>
      <w:r w:rsidRPr="007A4380">
        <w:rPr>
          <w:rFonts w:ascii="Arial" w:eastAsia="Arial" w:hAnsi="Arial" w:cs="Arial"/>
        </w:rPr>
        <w:t xml:space="preserve">regels ook voor jou </w:t>
      </w:r>
      <w:r w:rsidR="00590D53" w:rsidRPr="006A6CD8">
        <w:rPr>
          <w:rFonts w:ascii="Arial" w:eastAsia="Arial" w:hAnsi="Arial" w:cs="Arial"/>
        </w:rPr>
        <w:t xml:space="preserve">en je ouders </w:t>
      </w:r>
      <w:r w:rsidRPr="007A4380">
        <w:rPr>
          <w:rFonts w:ascii="Arial" w:eastAsia="Arial" w:hAnsi="Arial" w:cs="Arial"/>
        </w:rPr>
        <w:t xml:space="preserve">gelden. Volgens de privacyregelgeving mag je beeld- of geluidsopnames waarop medeleerlingen, personeelsleden van de school of andere personen </w:t>
      </w:r>
      <w:r w:rsidR="0008553C" w:rsidRPr="007A4380">
        <w:rPr>
          <w:rFonts w:ascii="Arial" w:eastAsia="Arial" w:hAnsi="Arial" w:cs="Arial"/>
        </w:rPr>
        <w:t xml:space="preserve">(bv. leerlingen of personeel van de </w:t>
      </w:r>
      <w:r w:rsidR="00216434" w:rsidRPr="007A4380">
        <w:rPr>
          <w:rFonts w:ascii="Arial" w:eastAsia="Arial" w:hAnsi="Arial" w:cs="Arial"/>
        </w:rPr>
        <w:t>basis</w:t>
      </w:r>
      <w:r w:rsidR="0008553C" w:rsidRPr="007A4380">
        <w:rPr>
          <w:rFonts w:ascii="Arial" w:eastAsia="Arial" w:hAnsi="Arial" w:cs="Arial"/>
        </w:rPr>
        <w:t xml:space="preserve">school) </w:t>
      </w:r>
      <w:r w:rsidRPr="007A4380">
        <w:rPr>
          <w:rFonts w:ascii="Arial" w:eastAsia="Arial" w:hAnsi="Arial" w:cs="Arial"/>
        </w:rPr>
        <w:t>herkenbaar zijn,</w:t>
      </w:r>
      <w:r w:rsidR="00D8651B" w:rsidRPr="007A4380">
        <w:rPr>
          <w:rFonts w:ascii="Arial" w:eastAsia="Arial" w:hAnsi="Arial" w:cs="Arial"/>
        </w:rPr>
        <w:t xml:space="preserve"> niet maken,</w:t>
      </w:r>
      <w:r w:rsidRPr="007A4380">
        <w:rPr>
          <w:rFonts w:ascii="Arial" w:eastAsia="Arial" w:hAnsi="Arial" w:cs="Arial"/>
        </w:rPr>
        <w:t xml:space="preserve"> publiceren of doorsturen tenzij je de uitdrukkelijke toestemming hebt van alle betrokkenen.</w:t>
      </w:r>
    </w:p>
    <w:p w14:paraId="66445497" w14:textId="22CD88CD" w:rsidR="00531217" w:rsidRPr="007A4380" w:rsidRDefault="00783A36" w:rsidP="002F5FB3">
      <w:pPr>
        <w:rPr>
          <w:rFonts w:ascii="Arial" w:hAnsi="Arial" w:cs="Arial"/>
        </w:rPr>
      </w:pPr>
      <w:r w:rsidRPr="002F5FB3">
        <w:rPr>
          <w:rFonts w:ascii="Arial" w:hAnsi="Arial" w:cs="Arial"/>
        </w:rPr>
        <w:t>Audio-,</w:t>
      </w:r>
      <w:r w:rsidRPr="002F5FB3" w:rsidDel="004B2BC2">
        <w:rPr>
          <w:rFonts w:ascii="Arial" w:hAnsi="Arial" w:cs="Arial"/>
        </w:rPr>
        <w:t xml:space="preserve"> </w:t>
      </w:r>
      <w:r w:rsidRPr="002F5FB3">
        <w:rPr>
          <w:rFonts w:ascii="Arial" w:hAnsi="Arial" w:cs="Arial"/>
        </w:rPr>
        <w:t>videostreams of opnameapparatuur (ook zonder geluids- of beeldopname) zijn niet toegelaten, tenzij hiervoor uitdrukkelijke toestemming is verleend.</w:t>
      </w:r>
      <w:r w:rsidRPr="00456A3C">
        <w:rPr>
          <w:rFonts w:ascii="Arial" w:hAnsi="Arial" w:cs="Arial"/>
          <w:iCs/>
        </w:rPr>
        <w:t xml:space="preserve"> Op</w:t>
      </w:r>
      <w:r w:rsidRPr="00456A3C">
        <w:rPr>
          <w:rFonts w:ascii="Arial" w:hAnsi="Arial" w:cs="Arial"/>
        </w:rPr>
        <w:t xml:space="preserve"> school mogen enkel personeelsleden of personen die daarvoor een opdracht hebben gekregen, bv. de schoolfotograaf, beeld- of geluidsopnames maken.</w:t>
      </w:r>
    </w:p>
    <w:p w14:paraId="7A2B32E6" w14:textId="5B2F923D" w:rsidR="00C62635" w:rsidRPr="007A4380" w:rsidRDefault="00C62635" w:rsidP="002D2FDC">
      <w:pPr>
        <w:pStyle w:val="Kopje4"/>
      </w:pPr>
      <w:bookmarkStart w:id="148" w:name="_Toc238482639"/>
      <w:r>
        <w:t>Gebruik van sociale media</w:t>
      </w:r>
      <w:bookmarkEnd w:id="148"/>
    </w:p>
    <w:p w14:paraId="6632B5C3" w14:textId="1AE15070" w:rsidR="00731A90" w:rsidRPr="007A4380" w:rsidRDefault="00CC5FC1" w:rsidP="00AE0183">
      <w:pPr>
        <w:spacing w:line="320" w:lineRule="exact"/>
        <w:rPr>
          <w:rFonts w:ascii="Arial" w:hAnsi="Arial" w:cs="Arial"/>
        </w:rPr>
      </w:pPr>
      <w:r w:rsidRPr="007A4380">
        <w:rPr>
          <w:rFonts w:ascii="Arial" w:hAnsi="Arial" w:cs="Arial"/>
        </w:rPr>
        <w:t>Wij respecteren de privacy van onze leerlingen, ouders en personeelsleden op sociale media. Neem je deel aan de (sociale) media van de school, dan verwachten we dat je ieders privacy respecteert. Ook verwachten we dat je je houdt aan de gedragsregels die wij samen met de participatieorganen hebben opgesteld</w:t>
      </w:r>
      <w:r w:rsidR="00210842" w:rsidRPr="007A4380">
        <w:rPr>
          <w:rFonts w:ascii="Arial" w:hAnsi="Arial" w:cs="Arial"/>
        </w:rPr>
        <w:t xml:space="preserve"> (zie bijlage 3)</w:t>
      </w:r>
      <w:r w:rsidRPr="007A4380">
        <w:rPr>
          <w:rFonts w:ascii="Arial" w:hAnsi="Arial" w:cs="Arial"/>
        </w:rPr>
        <w:t>.</w:t>
      </w:r>
    </w:p>
    <w:p w14:paraId="643F9FB2" w14:textId="3B39D69A" w:rsidR="00C62635" w:rsidRPr="007A4380" w:rsidRDefault="00C62635" w:rsidP="002D2FDC">
      <w:pPr>
        <w:pStyle w:val="Kopje4"/>
      </w:pPr>
      <w:bookmarkStart w:id="149" w:name="_Toc238482640"/>
      <w:bookmarkStart w:id="150" w:name="_Hlk134462387"/>
      <w:r>
        <w:t>Bewakingscamera’s</w:t>
      </w:r>
      <w:bookmarkEnd w:id="149"/>
    </w:p>
    <w:p w14:paraId="45EF81A5" w14:textId="4FC6AF01" w:rsidR="00C62635" w:rsidRPr="007A4380" w:rsidRDefault="00C62635" w:rsidP="00AE0183">
      <w:pPr>
        <w:spacing w:line="320" w:lineRule="exact"/>
        <w:rPr>
          <w:rFonts w:ascii="Arial" w:hAnsi="Arial" w:cs="Arial"/>
        </w:rPr>
      </w:pPr>
      <w:r w:rsidRPr="007A4380">
        <w:rPr>
          <w:rFonts w:ascii="Arial" w:hAnsi="Arial" w:cs="Arial"/>
        </w:rPr>
        <w:t>We kunnen</w:t>
      </w:r>
      <w:r w:rsidR="00592811" w:rsidRPr="007A4380">
        <w:rPr>
          <w:rFonts w:ascii="Arial" w:hAnsi="Arial" w:cs="Arial"/>
        </w:rPr>
        <w:t xml:space="preserve"> </w:t>
      </w:r>
      <w:r w:rsidRPr="007A4380">
        <w:rPr>
          <w:rFonts w:ascii="Arial" w:hAnsi="Arial" w:cs="Arial"/>
        </w:rPr>
        <w:t>gebruik maken van bewakingscamera’s. De plaatsen die onder camerabewaking staan, worden duidelijk aangeduid met een pictogram.</w:t>
      </w:r>
      <w:r w:rsidR="0008553C" w:rsidRPr="007A4380">
        <w:rPr>
          <w:rFonts w:ascii="Arial" w:hAnsi="Arial" w:cs="Arial"/>
        </w:rPr>
        <w:t xml:space="preserve"> </w:t>
      </w:r>
      <w:r w:rsidR="0008553C" w:rsidRPr="007A4380">
        <w:rPr>
          <w:rStyle w:val="cf01"/>
          <w:rFonts w:ascii="Arial" w:hAnsi="Arial" w:cs="Arial"/>
          <w:sz w:val="20"/>
          <w:szCs w:val="20"/>
        </w:rPr>
        <w:t>A</w:t>
      </w:r>
      <w:r w:rsidR="0008553C" w:rsidRPr="007A4380">
        <w:rPr>
          <w:rStyle w:val="cf11"/>
          <w:rFonts w:ascii="Arial" w:hAnsi="Arial" w:cs="Arial"/>
          <w:color w:val="auto"/>
          <w:sz w:val="20"/>
          <w:szCs w:val="20"/>
        </w:rPr>
        <w:t>ls je gefilmd werd,</w:t>
      </w:r>
      <w:r w:rsidR="006D6D83">
        <w:rPr>
          <w:rStyle w:val="cf11"/>
          <w:rFonts w:ascii="Arial" w:hAnsi="Arial" w:cs="Arial"/>
          <w:color w:val="auto"/>
          <w:sz w:val="20"/>
          <w:szCs w:val="20"/>
        </w:rPr>
        <w:t xml:space="preserve"> </w:t>
      </w:r>
      <w:r w:rsidR="006D6D83" w:rsidRPr="006A6CD8">
        <w:rPr>
          <w:rFonts w:ascii="Arial" w:hAnsi="Arial" w:cs="Arial"/>
          <w:shd w:val="clear" w:color="auto" w:fill="FFFFFF" w:themeFill="background1"/>
        </w:rPr>
        <w:t>mag je vragen om die beelden te zien. Je geeft hierbij voldoende gedetailleerde aanwijzingen. Zo kunnen we de betrokken beelden vlot vinden</w:t>
      </w:r>
      <w:r w:rsidR="006D6D83" w:rsidRPr="006D6D83">
        <w:rPr>
          <w:rFonts w:ascii="Arial" w:hAnsi="Arial" w:cs="Arial"/>
          <w:color w:val="9BBB59" w:themeColor="accent3"/>
          <w:shd w:val="clear" w:color="auto" w:fill="FFFFFF" w:themeFill="background1"/>
        </w:rPr>
        <w:t>.</w:t>
      </w:r>
    </w:p>
    <w:p w14:paraId="29E409E2" w14:textId="5D8F16F8" w:rsidR="00C54FC8" w:rsidRPr="002D2FDC" w:rsidRDefault="1EA13078" w:rsidP="002D2FDC">
      <w:pPr>
        <w:pStyle w:val="Kopje4"/>
      </w:pPr>
      <w:bookmarkStart w:id="151" w:name="_Toc238482641"/>
      <w:bookmarkEnd w:id="150"/>
      <w:r>
        <w:t xml:space="preserve">Doorzoeken </w:t>
      </w:r>
      <w:r w:rsidR="005E3903">
        <w:t>van lockers</w:t>
      </w:r>
      <w:bookmarkEnd w:id="151"/>
    </w:p>
    <w:p w14:paraId="2C5BE737" w14:textId="77777777" w:rsidR="00C54FC8" w:rsidRPr="007A4380" w:rsidRDefault="1EA13078" w:rsidP="1EA13078">
      <w:pPr>
        <w:spacing w:line="320" w:lineRule="exact"/>
        <w:rPr>
          <w:rFonts w:ascii="Arial" w:eastAsia="Arial" w:hAnsi="Arial" w:cs="Arial"/>
        </w:rPr>
      </w:pPr>
      <w:r w:rsidRPr="007A4380">
        <w:rPr>
          <w:rFonts w:ascii="Arial" w:eastAsia="Arial" w:hAnsi="Arial" w:cs="Arial"/>
        </w:rPr>
        <w:t>Als de directie vermoedt dat je het schoolreglement overtreedt,</w:t>
      </w:r>
    </w:p>
    <w:p w14:paraId="5CC1E0BA" w14:textId="77777777" w:rsidR="00C54FC8" w:rsidRPr="007A4380" w:rsidRDefault="1EA13078" w:rsidP="007E478C">
      <w:pPr>
        <w:pStyle w:val="Lijstalinea"/>
        <w:numPr>
          <w:ilvl w:val="1"/>
          <w:numId w:val="78"/>
        </w:numPr>
        <w:tabs>
          <w:tab w:val="clear" w:pos="1800"/>
          <w:tab w:val="num" w:pos="1418"/>
        </w:tabs>
        <w:spacing w:line="320" w:lineRule="exact"/>
        <w:ind w:left="1418" w:hanging="284"/>
        <w:rPr>
          <w:rFonts w:ascii="Arial" w:eastAsia="Arial" w:hAnsi="Arial" w:cs="Arial"/>
        </w:rPr>
      </w:pPr>
      <w:r w:rsidRPr="007A4380">
        <w:rPr>
          <w:rFonts w:ascii="Arial" w:eastAsia="Arial" w:hAnsi="Arial" w:cs="Arial"/>
        </w:rPr>
        <w:t>dan heeft ze het recht om de inhoud van je locker in jouw bijzijn te controleren;</w:t>
      </w:r>
    </w:p>
    <w:p w14:paraId="08223802" w14:textId="51BA5396" w:rsidR="00D23D08" w:rsidRPr="00156586" w:rsidRDefault="00891593" w:rsidP="007E478C">
      <w:pPr>
        <w:pStyle w:val="Lijstalinea"/>
        <w:numPr>
          <w:ilvl w:val="1"/>
          <w:numId w:val="78"/>
        </w:numPr>
        <w:tabs>
          <w:tab w:val="clear" w:pos="1800"/>
          <w:tab w:val="num" w:pos="1418"/>
        </w:tabs>
        <w:spacing w:line="320" w:lineRule="exact"/>
        <w:ind w:left="1418" w:hanging="284"/>
        <w:rPr>
          <w:rFonts w:ascii="Arial" w:eastAsia="Arial" w:hAnsi="Arial" w:cs="Arial"/>
        </w:rPr>
      </w:pPr>
      <w:r w:rsidRPr="007A4380">
        <w:rPr>
          <w:rFonts w:ascii="Arial" w:eastAsia="Arial" w:hAnsi="Arial" w:cs="Arial"/>
        </w:rPr>
        <w:t>kunnen we je vragen</w:t>
      </w:r>
      <w:r w:rsidR="1EA13078" w:rsidRPr="007A4380">
        <w:rPr>
          <w:rFonts w:ascii="Arial" w:eastAsia="Arial" w:hAnsi="Arial" w:cs="Arial"/>
        </w:rPr>
        <w:t xml:space="preserve"> vrijwillig je boekentas of andere persoonlijke spullen open te doen of te ledigen.</w:t>
      </w:r>
      <w:bookmarkStart w:id="152" w:name="_Hlk134462401"/>
    </w:p>
    <w:p w14:paraId="304B2A7B" w14:textId="4E1DC72A" w:rsidR="00C62635" w:rsidRPr="002D2FDC" w:rsidRDefault="00C62635" w:rsidP="002D2FDC">
      <w:pPr>
        <w:pStyle w:val="Kopje4"/>
      </w:pPr>
      <w:bookmarkStart w:id="153" w:name="_Toc238482642"/>
      <w:r>
        <w:t>Monitorsoftware</w:t>
      </w:r>
      <w:bookmarkEnd w:id="153"/>
    </w:p>
    <w:p w14:paraId="714C870B" w14:textId="77777777" w:rsidR="006654BB" w:rsidRPr="00E75082" w:rsidRDefault="00FF1CD0" w:rsidP="00AE0183">
      <w:pPr>
        <w:spacing w:line="320" w:lineRule="exact"/>
        <w:rPr>
          <w:rFonts w:ascii="Arial" w:hAnsi="Arial" w:cs="Arial"/>
        </w:rPr>
      </w:pPr>
      <w:r w:rsidRPr="002F5FB3">
        <w:rPr>
          <w:rFonts w:ascii="Arial" w:hAnsi="Arial" w:cs="Arial"/>
        </w:rPr>
        <w:t xml:space="preserve">We verwachten van jou dat je jouw computer tijdens de schooltijd </w:t>
      </w:r>
      <w:r w:rsidR="00F5080A" w:rsidRPr="002F5FB3">
        <w:rPr>
          <w:rFonts w:ascii="Arial" w:hAnsi="Arial" w:cs="Arial"/>
        </w:rPr>
        <w:t>enkel gebruikt voor de taken of opdrachten</w:t>
      </w:r>
      <w:r w:rsidR="00892E82" w:rsidRPr="002F5FB3">
        <w:rPr>
          <w:rFonts w:ascii="Arial" w:hAnsi="Arial" w:cs="Arial"/>
        </w:rPr>
        <w:t xml:space="preserve"> die je krijgt, nooit voor privézaken.</w:t>
      </w:r>
      <w:r w:rsidR="00892E82" w:rsidRPr="00E75082">
        <w:rPr>
          <w:rFonts w:ascii="Arial" w:hAnsi="Arial" w:cs="Arial"/>
        </w:rPr>
        <w:t xml:space="preserve"> </w:t>
      </w:r>
    </w:p>
    <w:p w14:paraId="5262358A" w14:textId="751E1ECF" w:rsidR="00C62635" w:rsidRDefault="00C62635" w:rsidP="00AE0183">
      <w:pPr>
        <w:spacing w:line="320" w:lineRule="exact"/>
        <w:rPr>
          <w:rFonts w:ascii="Arial" w:hAnsi="Arial" w:cs="Arial"/>
        </w:rPr>
      </w:pPr>
      <w:r w:rsidRPr="007A4380">
        <w:rPr>
          <w:rFonts w:ascii="Arial" w:hAnsi="Arial" w:cs="Arial"/>
        </w:rPr>
        <w:t>Wanneer je tijdens de schooltijd gebruik maakt van een computer, kan de leraar</w:t>
      </w:r>
      <w:r w:rsidR="0008553C" w:rsidRPr="007A4380">
        <w:rPr>
          <w:rFonts w:ascii="Arial" w:hAnsi="Arial" w:cs="Arial"/>
        </w:rPr>
        <w:t xml:space="preserve"> of opvoeder met toezicht (bv. tijdens de studie) </w:t>
      </w:r>
      <w:r w:rsidRPr="007A4380">
        <w:rPr>
          <w:rFonts w:ascii="Arial" w:hAnsi="Arial" w:cs="Arial"/>
        </w:rPr>
        <w:t xml:space="preserve">werken met een computerprogramma, waarmee hij onder meer je scherm kan </w:t>
      </w:r>
      <w:r w:rsidRPr="00E75082">
        <w:rPr>
          <w:rFonts w:ascii="Arial" w:hAnsi="Arial" w:cs="Arial"/>
        </w:rPr>
        <w:t xml:space="preserve">blokkeren, bekijken, projecteren of overnemen of er screenshots van kan nemen. </w:t>
      </w:r>
      <w:r w:rsidR="00AE4063" w:rsidRPr="00E75082">
        <w:rPr>
          <w:rFonts w:ascii="Arial" w:hAnsi="Arial" w:cs="Arial"/>
        </w:rPr>
        <w:t xml:space="preserve">Het programma zal je hiervoor een waarschuwing geven. </w:t>
      </w:r>
      <w:r w:rsidRPr="00E75082">
        <w:rPr>
          <w:rFonts w:ascii="Arial" w:hAnsi="Arial" w:cs="Arial"/>
        </w:rPr>
        <w:t xml:space="preserve">Dit heeft als doel om het leren zo gericht en efficiënt mogelijk te laten </w:t>
      </w:r>
      <w:r w:rsidRPr="007A4380">
        <w:rPr>
          <w:rFonts w:ascii="Arial" w:hAnsi="Arial" w:cs="Arial"/>
        </w:rPr>
        <w:t xml:space="preserve">verlopen. De leraar </w:t>
      </w:r>
      <w:r w:rsidR="0008553C" w:rsidRPr="007A4380">
        <w:rPr>
          <w:rFonts w:ascii="Arial" w:hAnsi="Arial" w:cs="Arial"/>
        </w:rPr>
        <w:t>of opvoeder met toezicht</w:t>
      </w:r>
      <w:r w:rsidRPr="007A4380">
        <w:rPr>
          <w:rFonts w:ascii="Arial" w:hAnsi="Arial" w:cs="Arial"/>
        </w:rPr>
        <w:t xml:space="preserve"> zorgt ervoor dat zijn gebruik hiervan redelijk is en tot doel heeft jouw werkzaamheden op te volgen, bij te sturen en te evalueren. </w:t>
      </w:r>
      <w:bookmarkEnd w:id="152"/>
    </w:p>
    <w:p w14:paraId="73ECE150" w14:textId="26F692D6" w:rsidR="00C64F23" w:rsidRPr="006A6CD8" w:rsidRDefault="7840D446" w:rsidP="2B339EEE">
      <w:pPr>
        <w:pStyle w:val="Kopje4"/>
        <w:rPr>
          <w:color w:val="9BBB59" w:themeColor="accent3"/>
        </w:rPr>
      </w:pPr>
      <w:bookmarkStart w:id="154" w:name="_Toc238482643"/>
      <w:r w:rsidRPr="006A6CD8">
        <w:t>Artificiële intelligentie</w:t>
      </w:r>
      <w:bookmarkEnd w:id="154"/>
    </w:p>
    <w:p w14:paraId="36DD4C43" w14:textId="77777777" w:rsidR="00E928FA" w:rsidRPr="006A6CD8" w:rsidRDefault="4B0FB75A" w:rsidP="2B339EEE">
      <w:pPr>
        <w:spacing w:line="320" w:lineRule="exact"/>
        <w:rPr>
          <w:rFonts w:ascii="Arial" w:hAnsi="Arial" w:cs="Arial"/>
          <w:color w:val="9BBB59" w:themeColor="accent3"/>
        </w:rPr>
      </w:pPr>
      <w:r w:rsidRPr="006A6CD8">
        <w:rPr>
          <w:rFonts w:ascii="Arial" w:hAnsi="Arial" w:cs="Arial"/>
        </w:rPr>
        <w:t>In onze school streven we ernaar om ons onderwijs continu te verbeteren en aan te passen aan de moderne technologieën. In dit kader maken we steeds vaker gebruik van innovatieve digitale hulpmiddelen, waaronder generatieve kunstmatige intelligentie (</w:t>
      </w:r>
      <w:proofErr w:type="spellStart"/>
      <w:r w:rsidRPr="006A6CD8">
        <w:rPr>
          <w:rFonts w:ascii="Arial" w:hAnsi="Arial" w:cs="Arial"/>
        </w:rPr>
        <w:t>genAI</w:t>
      </w:r>
      <w:proofErr w:type="spellEnd"/>
      <w:r w:rsidRPr="006A6CD8">
        <w:rPr>
          <w:rFonts w:ascii="Arial" w:hAnsi="Arial" w:cs="Arial"/>
        </w:rPr>
        <w:t>). Deze technologie biedt unieke mogelijkheden om het leerproces te verrijken, zoals gepersonaliseerde ondersteuning, extra oefenvragen en interactieve leerervaringen.</w:t>
      </w:r>
    </w:p>
    <w:p w14:paraId="56D4E962" w14:textId="50E3AE08" w:rsidR="007B5472" w:rsidRPr="006A6CD8" w:rsidRDefault="4B0FB75A" w:rsidP="2B339EEE">
      <w:pPr>
        <w:spacing w:line="320" w:lineRule="exact"/>
        <w:rPr>
          <w:rFonts w:ascii="Arial" w:hAnsi="Arial" w:cs="Arial"/>
          <w:color w:val="9BBB59" w:themeColor="accent3"/>
        </w:rPr>
      </w:pPr>
      <w:r w:rsidRPr="006A6CD8">
        <w:rPr>
          <w:rFonts w:ascii="Arial" w:hAnsi="Arial" w:cs="Arial"/>
        </w:rPr>
        <w:lastRenderedPageBreak/>
        <w:t xml:space="preserve">Artificiële intelligentie is geen doel op zich, maar een hulpmiddel dat ons kan helpen bij het leren. Een voorbeeld hiervan is </w:t>
      </w:r>
      <w:proofErr w:type="spellStart"/>
      <w:r w:rsidRPr="006A6CD8">
        <w:rPr>
          <w:rFonts w:ascii="Arial" w:hAnsi="Arial" w:cs="Arial"/>
        </w:rPr>
        <w:t>Copilot</w:t>
      </w:r>
      <w:proofErr w:type="spellEnd"/>
      <w:r w:rsidRPr="006A6CD8">
        <w:rPr>
          <w:rFonts w:ascii="Arial" w:hAnsi="Arial" w:cs="Arial"/>
        </w:rPr>
        <w:t xml:space="preserve"> Chat van Microsoft.</w:t>
      </w:r>
      <w:r w:rsidR="467466E3" w:rsidRPr="006A6CD8">
        <w:rPr>
          <w:rFonts w:ascii="Arial" w:hAnsi="Arial" w:cs="Arial"/>
        </w:rPr>
        <w:t xml:space="preserve"> </w:t>
      </w:r>
      <w:r w:rsidRPr="006A6CD8">
        <w:rPr>
          <w:rFonts w:ascii="Arial" w:hAnsi="Arial" w:cs="Arial"/>
        </w:rPr>
        <w:t>Omdat wij ervan overtuigd zijn dat AI een blijvende technologie is, vinden wij het belangrijk om jongeren hiermee verantwoord te leren werken en ook de valkuilen te leren herkennen. Daarom zullen wij tijdens bepaalde lessen generatieve kunstmatige intelligentie (</w:t>
      </w:r>
      <w:proofErr w:type="spellStart"/>
      <w:r w:rsidRPr="006A6CD8">
        <w:rPr>
          <w:rFonts w:ascii="Arial" w:hAnsi="Arial" w:cs="Arial"/>
        </w:rPr>
        <w:t>genAI</w:t>
      </w:r>
      <w:proofErr w:type="spellEnd"/>
      <w:r w:rsidRPr="006A6CD8">
        <w:rPr>
          <w:rFonts w:ascii="Arial" w:hAnsi="Arial" w:cs="Arial"/>
        </w:rPr>
        <w:t>) laten gebruiken door de leerlingen zelf.</w:t>
      </w:r>
    </w:p>
    <w:p w14:paraId="28316FC5" w14:textId="5F404F20" w:rsidR="00A10217" w:rsidRPr="006A6CD8" w:rsidRDefault="4B0FB75A" w:rsidP="2B339EEE">
      <w:pPr>
        <w:spacing w:line="320" w:lineRule="exact"/>
        <w:rPr>
          <w:rFonts w:ascii="Arial" w:hAnsi="Arial" w:cs="Arial"/>
          <w:color w:val="9BBB59" w:themeColor="accent3"/>
        </w:rPr>
      </w:pPr>
      <w:r w:rsidRPr="006A6CD8">
        <w:rPr>
          <w:rFonts w:ascii="Arial" w:hAnsi="Arial" w:cs="Arial"/>
        </w:rPr>
        <w:t>Wij begrijpen dat privacy en veiligheid een grote zorg zijn.</w:t>
      </w:r>
      <w:r w:rsidR="77AEA220" w:rsidRPr="006A6CD8">
        <w:rPr>
          <w:rFonts w:ascii="Arial" w:hAnsi="Arial" w:cs="Arial"/>
        </w:rPr>
        <w:t xml:space="preserve"> </w:t>
      </w:r>
      <w:r w:rsidRPr="006A6CD8">
        <w:rPr>
          <w:rFonts w:ascii="Arial" w:hAnsi="Arial" w:cs="Arial"/>
        </w:rPr>
        <w:t>Daarom gebruiken wij artificiële intelligentie steeds onder begeleiding van een leerkracht en uitsluitend voor educatieve doeleinden. We doen ook het nodige om leerkrachten en leerlingen bewust te maken van wat Open AI-sources met de data kan doen.</w:t>
      </w:r>
    </w:p>
    <w:p w14:paraId="5D577970" w14:textId="77777777" w:rsidR="00CE3733" w:rsidRPr="007A4380" w:rsidRDefault="00CE3733" w:rsidP="002D2FDC">
      <w:pPr>
        <w:pStyle w:val="Kopje2"/>
        <w:rPr>
          <w:lang w:val="nl-NL"/>
        </w:rPr>
      </w:pPr>
      <w:bookmarkStart w:id="155" w:name="_Toc238482644"/>
      <w:r w:rsidRPr="06E79DE9">
        <w:rPr>
          <w:lang w:val="nl-NL"/>
        </w:rPr>
        <w:t>Herstel- en sanctioneringsbeleid</w:t>
      </w:r>
      <w:bookmarkEnd w:id="155"/>
    </w:p>
    <w:p w14:paraId="6603F16B" w14:textId="4413153C" w:rsidR="00B64FA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We verwachten dat iedereen op school de afspraken en leefregels naleeft. Als dat niet het geval is, kunnen we gebruik maken van het </w:t>
      </w:r>
      <w:r w:rsidR="000E0422" w:rsidRPr="007A4380">
        <w:rPr>
          <w:rFonts w:ascii="Arial" w:eastAsia="Arial" w:hAnsi="Arial" w:cs="Arial"/>
          <w:lang w:val="nl-NL"/>
        </w:rPr>
        <w:t>herstel- en sanctioneringsbeleid.</w:t>
      </w:r>
    </w:p>
    <w:p w14:paraId="662AC34D" w14:textId="71BEC1DB" w:rsidR="005A2401" w:rsidRPr="002D2FDC" w:rsidRDefault="00531217" w:rsidP="002D2FDC">
      <w:pPr>
        <w:pStyle w:val="Kopje3"/>
      </w:pPr>
      <w:bookmarkStart w:id="156" w:name="_Toc238482645"/>
      <w:r>
        <w:t>Begeleidende maatregelen</w:t>
      </w:r>
      <w:bookmarkEnd w:id="156"/>
    </w:p>
    <w:p w14:paraId="0532659F" w14:textId="0C957C4F" w:rsidR="00CB7721"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Wanneer je gedrag de goede werking van de school hindert, kunnen we in overleg met jou en je ouders een begeleidende maatregel </w:t>
      </w:r>
      <w:r w:rsidR="00CE3733" w:rsidRPr="007A4380">
        <w:rPr>
          <w:rFonts w:ascii="Arial" w:eastAsia="Arial" w:hAnsi="Arial" w:cs="Arial"/>
          <w:lang w:val="nl-NL"/>
        </w:rPr>
        <w:t>bepalen</w:t>
      </w:r>
      <w:r w:rsidRPr="007A4380">
        <w:rPr>
          <w:rFonts w:ascii="Arial" w:eastAsia="Arial" w:hAnsi="Arial" w:cs="Arial"/>
          <w:lang w:val="nl-NL"/>
        </w:rPr>
        <w:t>, zoals bv.:</w:t>
      </w:r>
    </w:p>
    <w:p w14:paraId="2F50972D" w14:textId="1950C1AC" w:rsidR="00AA04FA"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Een gesprek met klastitularis, een leerkracht of leerlingenbegeleider</w:t>
      </w:r>
    </w:p>
    <w:p w14:paraId="2CABC7D6" w14:textId="776F20C1" w:rsidR="00A006E2"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Positieve volgkaart</w:t>
      </w:r>
    </w:p>
    <w:p w14:paraId="21B5B0D8" w14:textId="62AE44E0" w:rsidR="00C51F1E"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De klassenraad kan beslissen dat je een positieve volgkaart krijgt voor</w:t>
      </w:r>
      <w:r w:rsidR="00555EC9">
        <w:rPr>
          <w:rFonts w:ascii="Arial" w:eastAsia="Arial" w:hAnsi="Arial" w:cs="Arial"/>
          <w:lang w:val="nl-NL"/>
        </w:rPr>
        <w:t xml:space="preserve"> je</w:t>
      </w:r>
      <w:r w:rsidRPr="007A4380">
        <w:rPr>
          <w:rFonts w:ascii="Arial" w:eastAsia="Arial" w:hAnsi="Arial" w:cs="Arial"/>
          <w:lang w:val="nl-NL"/>
        </w:rPr>
        <w:t xml:space="preserve"> werkpunten</w:t>
      </w:r>
      <w:r w:rsidR="00555EC9">
        <w:rPr>
          <w:rFonts w:ascii="Arial" w:eastAsia="Arial" w:hAnsi="Arial" w:cs="Arial"/>
          <w:lang w:val="nl-NL"/>
        </w:rPr>
        <w:t xml:space="preserve">. </w:t>
      </w:r>
      <w:r w:rsidRPr="007A4380">
        <w:rPr>
          <w:rFonts w:ascii="Arial" w:eastAsia="Arial" w:hAnsi="Arial" w:cs="Arial"/>
          <w:lang w:val="nl-NL"/>
        </w:rPr>
        <w:t>De bedoeling is om</w:t>
      </w:r>
      <w:r w:rsidR="000646F2" w:rsidRPr="007A4380">
        <w:rPr>
          <w:rFonts w:ascii="Arial" w:eastAsia="Arial" w:hAnsi="Arial" w:cs="Arial"/>
          <w:lang w:val="nl-NL"/>
        </w:rPr>
        <w:t xml:space="preserve"> ons te richten o</w:t>
      </w:r>
      <w:r w:rsidRPr="007A4380">
        <w:rPr>
          <w:rFonts w:ascii="Arial" w:eastAsia="Arial" w:hAnsi="Arial" w:cs="Arial"/>
          <w:lang w:val="nl-NL"/>
        </w:rPr>
        <w:t>p</w:t>
      </w:r>
      <w:r w:rsidR="000646F2" w:rsidRPr="007A4380">
        <w:rPr>
          <w:rFonts w:ascii="Arial" w:eastAsia="Arial" w:hAnsi="Arial" w:cs="Arial"/>
          <w:lang w:val="nl-NL"/>
        </w:rPr>
        <w:t xml:space="preserve"> het positieve gedrag dat je stelt.</w:t>
      </w:r>
    </w:p>
    <w:p w14:paraId="41C46A7F" w14:textId="1FFDA812" w:rsidR="00531217"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Volgkaart</w:t>
      </w:r>
    </w:p>
    <w:p w14:paraId="056CC48C" w14:textId="12715095" w:rsidR="00DC4CE0" w:rsidRPr="007A4380" w:rsidRDefault="1EA13078" w:rsidP="00DC4CE0">
      <w:pPr>
        <w:pStyle w:val="Plattetekst2"/>
        <w:spacing w:line="320" w:lineRule="exact"/>
        <w:ind w:left="1134"/>
        <w:rPr>
          <w:rFonts w:ascii="Arial" w:eastAsia="Arial" w:hAnsi="Arial" w:cs="Arial"/>
          <w:sz w:val="20"/>
        </w:rPr>
      </w:pPr>
      <w:r w:rsidRPr="007A4380">
        <w:rPr>
          <w:rFonts w:ascii="Arial" w:eastAsia="Arial" w:hAnsi="Arial" w:cs="Arial"/>
          <w:sz w:val="20"/>
        </w:rPr>
        <w:t xml:space="preserve">De klassenraad kan je een volgkaart geven, om aan de aandachtspunten die je hebt, te werken. Je werkpunten worden elk uur geëvalueerd. </w:t>
      </w:r>
      <w:r w:rsidR="00DC4CE0" w:rsidRPr="007A4380">
        <w:rPr>
          <w:rFonts w:ascii="Arial" w:eastAsia="Arial" w:hAnsi="Arial" w:cs="Arial"/>
          <w:sz w:val="20"/>
        </w:rPr>
        <w:t>Wekelijks wordt je volgkaart door je ouders ondertekend en volgt de leerlingenbegeleiding je kaart op. De klassenraad zal deze kaart na vier weken evalueren. De kaart kan dan behouden blijven, aangepast worden of wegvallen. Verlies je de kaart, dan start de periode van vier weken opnieuw.</w:t>
      </w:r>
    </w:p>
    <w:p w14:paraId="6B05723E" w14:textId="77777777" w:rsidR="005356EA"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Stiptheidskaart</w:t>
      </w:r>
    </w:p>
    <w:p w14:paraId="4AFCA404" w14:textId="4986AE1B" w:rsidR="005356EA" w:rsidRPr="007A4380" w:rsidRDefault="1EA13078" w:rsidP="1EA13078">
      <w:pPr>
        <w:pStyle w:val="Plattetekst2"/>
        <w:spacing w:line="320" w:lineRule="exact"/>
        <w:ind w:left="1134"/>
        <w:rPr>
          <w:rFonts w:ascii="Arial" w:eastAsia="Arial" w:hAnsi="Arial" w:cs="Arial"/>
          <w:sz w:val="20"/>
        </w:rPr>
      </w:pPr>
      <w:r w:rsidRPr="007A4380">
        <w:rPr>
          <w:rFonts w:ascii="Arial" w:eastAsia="Arial" w:hAnsi="Arial" w:cs="Arial"/>
          <w:sz w:val="20"/>
        </w:rPr>
        <w:t xml:space="preserve">De klassenraad kan beslissen dat je een stiptheidskaart krijgt om aan </w:t>
      </w:r>
      <w:r w:rsidR="00891593" w:rsidRPr="007A4380">
        <w:rPr>
          <w:rFonts w:ascii="Arial" w:eastAsia="Arial" w:hAnsi="Arial" w:cs="Arial"/>
          <w:sz w:val="20"/>
        </w:rPr>
        <w:t>je</w:t>
      </w:r>
      <w:r w:rsidRPr="007A4380">
        <w:rPr>
          <w:rFonts w:ascii="Arial" w:eastAsia="Arial" w:hAnsi="Arial" w:cs="Arial"/>
          <w:sz w:val="20"/>
        </w:rPr>
        <w:t xml:space="preserve"> stiptheid te werken.</w:t>
      </w:r>
    </w:p>
    <w:p w14:paraId="1BFABAA0" w14:textId="77777777" w:rsidR="00C51F1E"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Klaskaart</w:t>
      </w:r>
    </w:p>
    <w:p w14:paraId="69AC7B4D" w14:textId="6915D5B8" w:rsidR="00C51F1E" w:rsidRPr="007A4380" w:rsidRDefault="1EA13078" w:rsidP="1EA13078">
      <w:pPr>
        <w:pStyle w:val="Plattetekst2"/>
        <w:spacing w:line="320" w:lineRule="exact"/>
        <w:ind w:left="1134"/>
        <w:rPr>
          <w:rFonts w:ascii="Arial" w:eastAsia="Arial" w:hAnsi="Arial" w:cs="Arial"/>
          <w:sz w:val="20"/>
        </w:rPr>
      </w:pPr>
      <w:r w:rsidRPr="007A4380">
        <w:rPr>
          <w:rFonts w:ascii="Arial" w:eastAsia="Arial" w:hAnsi="Arial" w:cs="Arial"/>
          <w:sz w:val="20"/>
        </w:rPr>
        <w:t xml:space="preserve">De klassenraad kan een volledige klas een klaskaart geven. Een klaskaart wordt gebruikt in een klas waar veel leerlingen ongewenst gedrag vertonen en waar er tussen de leerlingen onderling ook vaak problemen zijn. </w:t>
      </w:r>
      <w:r w:rsidR="00E34665" w:rsidRPr="007A4380">
        <w:rPr>
          <w:rFonts w:ascii="Arial" w:eastAsia="Arial" w:hAnsi="Arial" w:cs="Arial"/>
          <w:sz w:val="20"/>
        </w:rPr>
        <w:t xml:space="preserve">Leerlingen die het goed doen, kunnen na verloop van tijd van de kaart geschrapt worden. </w:t>
      </w:r>
    </w:p>
    <w:p w14:paraId="592D1215" w14:textId="77777777" w:rsidR="00531217"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Begeleidingsovereenkomst</w:t>
      </w:r>
    </w:p>
    <w:p w14:paraId="705D3257" w14:textId="70A48B99" w:rsidR="00C56835"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 xml:space="preserve">De klassenraad kan beslissen een begeleidingsovereenkomst te geven bij een attitudeprobleem als een volgkaart niet het gewenste effect heeft. Hierin leggen we samen met jou een aantal gedragsregels vast waarop je je meer zal focussen. Je krijgt de kans om zelf afspraken voor te stellen waar je mee verantwoordelijk voor bent. We volgen de afspraken samen met jou op. Op die manier willen we je helpen je gedrag zo aan te passen dat het contact en de samenwerking met personeelsleden en medeleerlingen opnieuw beter zal verlopen. </w:t>
      </w:r>
      <w:r w:rsidR="00F77A45" w:rsidRPr="007A4380">
        <w:rPr>
          <w:rFonts w:ascii="Arial" w:eastAsia="Arial" w:hAnsi="Arial" w:cs="Arial"/>
          <w:lang w:val="nl-NL"/>
        </w:rPr>
        <w:t>De begeleidingsovereenkomst loopt steeds tot de volgend</w:t>
      </w:r>
      <w:r w:rsidR="00C56835" w:rsidRPr="007A4380">
        <w:rPr>
          <w:rFonts w:ascii="Arial" w:eastAsia="Arial" w:hAnsi="Arial" w:cs="Arial"/>
          <w:lang w:val="nl-NL"/>
        </w:rPr>
        <w:t xml:space="preserve">e klassenraad. Deze kan dan stopgezet </w:t>
      </w:r>
      <w:r w:rsidR="00C56835" w:rsidRPr="007A4380">
        <w:rPr>
          <w:rFonts w:ascii="Arial" w:eastAsia="Arial" w:hAnsi="Arial" w:cs="Arial"/>
          <w:lang w:val="nl-NL"/>
        </w:rPr>
        <w:lastRenderedPageBreak/>
        <w:t xml:space="preserve">worden of verlengd worden. </w:t>
      </w:r>
      <w:r w:rsidR="00F77A45" w:rsidRPr="007A4380">
        <w:rPr>
          <w:rFonts w:ascii="Arial" w:eastAsia="Arial" w:hAnsi="Arial" w:cs="Arial"/>
          <w:lang w:val="nl-NL"/>
        </w:rPr>
        <w:t xml:space="preserve">Bij verlenging </w:t>
      </w:r>
      <w:r w:rsidR="00C56835" w:rsidRPr="007A4380">
        <w:rPr>
          <w:rFonts w:ascii="Arial" w:eastAsia="Arial" w:hAnsi="Arial" w:cs="Arial"/>
          <w:lang w:val="nl-NL"/>
        </w:rPr>
        <w:t xml:space="preserve">is bijsturing mogelijk </w:t>
      </w:r>
      <w:r w:rsidR="00F77A45" w:rsidRPr="007A4380">
        <w:rPr>
          <w:rFonts w:ascii="Arial" w:eastAsia="Arial" w:hAnsi="Arial" w:cs="Arial"/>
          <w:lang w:val="nl-NL"/>
        </w:rPr>
        <w:t xml:space="preserve">(schrappen, toevoegen… van aandachtspunten). </w:t>
      </w:r>
    </w:p>
    <w:p w14:paraId="23D94E95" w14:textId="0993B525" w:rsidR="00F77A45" w:rsidRPr="007A4380" w:rsidRDefault="00F77A45" w:rsidP="1EA13078">
      <w:pPr>
        <w:spacing w:line="320" w:lineRule="exact"/>
        <w:ind w:left="1134"/>
        <w:rPr>
          <w:rFonts w:ascii="Arial" w:eastAsia="Arial" w:hAnsi="Arial" w:cs="Arial"/>
          <w:lang w:val="nl-NL"/>
        </w:rPr>
      </w:pPr>
      <w:r w:rsidRPr="007A4380">
        <w:rPr>
          <w:rFonts w:ascii="Arial" w:eastAsia="Arial" w:hAnsi="Arial" w:cs="Arial"/>
          <w:lang w:val="nl-NL"/>
        </w:rPr>
        <w:t xml:space="preserve">Je gedrag wordt </w:t>
      </w:r>
      <w:r w:rsidR="00C56835" w:rsidRPr="007A4380">
        <w:rPr>
          <w:rFonts w:ascii="Arial" w:eastAsia="Arial" w:hAnsi="Arial" w:cs="Arial"/>
          <w:lang w:val="nl-NL"/>
        </w:rPr>
        <w:t xml:space="preserve">dan </w:t>
      </w:r>
      <w:r w:rsidRPr="007A4380">
        <w:rPr>
          <w:rFonts w:ascii="Arial" w:eastAsia="Arial" w:hAnsi="Arial" w:cs="Arial"/>
          <w:lang w:val="nl-NL"/>
        </w:rPr>
        <w:t xml:space="preserve">opgevolgd </w:t>
      </w:r>
      <w:r w:rsidR="006B5416">
        <w:rPr>
          <w:rFonts w:ascii="Arial" w:eastAsia="Arial" w:hAnsi="Arial" w:cs="Arial"/>
          <w:lang w:val="nl-NL"/>
        </w:rPr>
        <w:t xml:space="preserve">met </w:t>
      </w:r>
      <w:r w:rsidR="000646F2" w:rsidRPr="007A4380">
        <w:rPr>
          <w:rFonts w:ascii="Arial" w:eastAsia="Arial" w:hAnsi="Arial" w:cs="Arial"/>
          <w:lang w:val="nl-NL"/>
        </w:rPr>
        <w:t xml:space="preserve">een controlekaart. </w:t>
      </w:r>
      <w:r w:rsidRPr="007A4380">
        <w:rPr>
          <w:rFonts w:ascii="Arial" w:eastAsia="Arial" w:hAnsi="Arial" w:cs="Arial"/>
          <w:lang w:val="nl-NL"/>
        </w:rPr>
        <w:t>Deze opvolgkaart loopt gedurende de tijd van de begeleidingsovereenkomst.</w:t>
      </w:r>
    </w:p>
    <w:p w14:paraId="7D1B5E1D" w14:textId="2AEE102B" w:rsidR="00C56835" w:rsidRDefault="00C56835" w:rsidP="00C56835">
      <w:pPr>
        <w:spacing w:line="320" w:lineRule="exact"/>
        <w:ind w:left="1134"/>
        <w:rPr>
          <w:rFonts w:ascii="Arial" w:eastAsia="Arial" w:hAnsi="Arial" w:cs="Arial"/>
          <w:lang w:val="nl-NL"/>
        </w:rPr>
      </w:pPr>
      <w:r w:rsidRPr="007A4380">
        <w:rPr>
          <w:rFonts w:ascii="Arial" w:eastAsia="Arial" w:hAnsi="Arial" w:cs="Arial"/>
          <w:lang w:val="nl-NL"/>
        </w:rPr>
        <w:t>Bij ernstige problemen (bv. zware pesterijen zoals cyberpesten, spijbelen</w:t>
      </w:r>
      <w:r w:rsidR="141E756D" w:rsidRPr="79A11FAE">
        <w:rPr>
          <w:rFonts w:ascii="Arial" w:eastAsia="Arial" w:hAnsi="Arial" w:cs="Arial"/>
          <w:lang w:val="nl-NL"/>
        </w:rPr>
        <w:t>...</w:t>
      </w:r>
      <w:r w:rsidR="1EF306D9" w:rsidRPr="79A11FAE">
        <w:rPr>
          <w:rFonts w:ascii="Arial" w:eastAsia="Arial" w:hAnsi="Arial" w:cs="Arial"/>
          <w:lang w:val="nl-NL"/>
        </w:rPr>
        <w:t>)</w:t>
      </w:r>
      <w:r w:rsidRPr="007A4380">
        <w:rPr>
          <w:rFonts w:ascii="Arial" w:eastAsia="Arial" w:hAnsi="Arial" w:cs="Arial"/>
          <w:lang w:val="nl-NL"/>
        </w:rPr>
        <w:t xml:space="preserve"> kan ook onmiddellijk een begeleidingsovereenkomst gemaakt worden (los van een volgkaart).</w:t>
      </w:r>
    </w:p>
    <w:p w14:paraId="7B8395B8" w14:textId="49E948D5" w:rsidR="00057D93" w:rsidRPr="00E75082" w:rsidRDefault="00057D93" w:rsidP="003D6342">
      <w:pPr>
        <w:spacing w:line="320" w:lineRule="exact"/>
        <w:ind w:left="1134"/>
        <w:rPr>
          <w:rFonts w:ascii="Arial" w:eastAsia="Arial" w:hAnsi="Arial" w:cs="Arial"/>
          <w:lang w:val="nl-NL"/>
        </w:rPr>
      </w:pPr>
      <w:r w:rsidRPr="00E75082">
        <w:rPr>
          <w:rFonts w:ascii="Arial" w:hAnsi="Arial" w:cs="Arial"/>
          <w:lang w:val="nl-NL"/>
        </w:rPr>
        <w:t xml:space="preserve">Wanneer </w:t>
      </w:r>
      <w:r w:rsidRPr="00E75082">
        <w:rPr>
          <w:rFonts w:ascii="Arial" w:hAnsi="Arial" w:cs="Arial"/>
        </w:rPr>
        <w:t>je</w:t>
      </w:r>
      <w:r w:rsidRPr="00E75082">
        <w:rPr>
          <w:rFonts w:ascii="Arial" w:hAnsi="Arial" w:cs="Arial"/>
          <w:lang w:val="nl-NL"/>
        </w:rPr>
        <w:t xml:space="preserve"> de afspraken in de begeleidingsovereenkomst niet of slechts ten dele naleeft, zal de directie de tuchtprocedure inzetten. Dit kan leiden </w:t>
      </w:r>
      <w:r w:rsidRPr="00E75082">
        <w:rPr>
          <w:rFonts w:ascii="Arial" w:hAnsi="Arial" w:cs="Arial"/>
        </w:rPr>
        <w:t>tot tijdelijke of definitieve uitsluiting.</w:t>
      </w:r>
    </w:p>
    <w:p w14:paraId="08223605" w14:textId="77777777" w:rsidR="00F60CF8"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Contract</w:t>
      </w:r>
    </w:p>
    <w:p w14:paraId="7D5E30A2" w14:textId="761494E1" w:rsidR="000E0422"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In bepaalde situaties, bv. bij fysieke agressie (vechtpartij), diefstal, roken, illegale drugs… k</w:t>
      </w:r>
      <w:r w:rsidR="000E0422" w:rsidRPr="007A4380">
        <w:rPr>
          <w:rFonts w:ascii="Arial" w:eastAsia="Arial" w:hAnsi="Arial" w:cs="Arial"/>
          <w:lang w:val="nl-NL"/>
        </w:rPr>
        <w:t>an een contract opgemaakt worde</w:t>
      </w:r>
      <w:r w:rsidR="15DC8620" w:rsidRPr="007A4380">
        <w:rPr>
          <w:rFonts w:ascii="Arial" w:eastAsia="Arial" w:hAnsi="Arial" w:cs="Arial"/>
          <w:lang w:val="nl-NL"/>
        </w:rPr>
        <w:t xml:space="preserve">n. </w:t>
      </w:r>
      <w:r w:rsidR="0023188F" w:rsidRPr="007A4380">
        <w:rPr>
          <w:rFonts w:ascii="Arial" w:hAnsi="Arial" w:cs="Arial"/>
          <w:lang w:val="nl-NL"/>
        </w:rPr>
        <w:t xml:space="preserve">Wanneer </w:t>
      </w:r>
      <w:r w:rsidR="0023188F" w:rsidRPr="007A4380">
        <w:rPr>
          <w:rFonts w:ascii="Arial" w:hAnsi="Arial" w:cs="Arial"/>
        </w:rPr>
        <w:t>je</w:t>
      </w:r>
      <w:r w:rsidR="0023188F" w:rsidRPr="007A4380">
        <w:rPr>
          <w:rFonts w:ascii="Arial" w:hAnsi="Arial" w:cs="Arial"/>
          <w:lang w:val="nl-NL"/>
        </w:rPr>
        <w:t xml:space="preserve"> de afspraken in het contract niet of slechts ten dele naleeft, zal de directie de tuchtprocedure inzetten. Dit kan leiden </w:t>
      </w:r>
      <w:r w:rsidR="0023188F" w:rsidRPr="007A4380">
        <w:rPr>
          <w:rFonts w:ascii="Arial" w:hAnsi="Arial" w:cs="Arial"/>
        </w:rPr>
        <w:t>tot tijdelijke of definitieve uitsluiting.</w:t>
      </w:r>
    </w:p>
    <w:p w14:paraId="1D20FD37" w14:textId="10DA1EE8" w:rsidR="00645A76"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Een naadloos flexibel traject onderwijs-welzijn (NAFT).</w:t>
      </w:r>
    </w:p>
    <w:p w14:paraId="40C8C4D0" w14:textId="3E1FE279" w:rsidR="00691D39" w:rsidRPr="002D2FDC" w:rsidRDefault="008C1E7A" w:rsidP="002D2FDC">
      <w:pPr>
        <w:spacing w:line="320" w:lineRule="exact"/>
        <w:ind w:left="1134"/>
        <w:rPr>
          <w:rFonts w:ascii="Arial" w:eastAsia="Arial" w:hAnsi="Arial" w:cs="Arial"/>
          <w:lang w:val="nl-NL"/>
        </w:rPr>
      </w:pPr>
      <w:r w:rsidRPr="007A4380">
        <w:rPr>
          <w:rFonts w:ascii="Arial" w:eastAsia="Arial" w:hAnsi="Arial" w:cs="Arial"/>
          <w:lang w:val="nl-NL"/>
        </w:rPr>
        <w:t>Tijdens dit traject werken we samen met jou aan je gedrag. Dit kan tijdens de lessen gebeuren. We starten dit traject op in samenspraak met jou en je ouders</w:t>
      </w:r>
      <w:r w:rsidR="00C15D9F" w:rsidRPr="007A4380">
        <w:rPr>
          <w:rFonts w:ascii="Arial" w:eastAsia="Arial" w:hAnsi="Arial" w:cs="Arial"/>
          <w:lang w:val="nl-NL"/>
        </w:rPr>
        <w:t xml:space="preserve"> en het CLB</w:t>
      </w:r>
      <w:r w:rsidRPr="007A4380">
        <w:rPr>
          <w:rFonts w:ascii="Arial" w:eastAsia="Arial" w:hAnsi="Arial" w:cs="Arial"/>
          <w:lang w:val="nl-NL"/>
        </w:rPr>
        <w:t>.</w:t>
      </w:r>
    </w:p>
    <w:p w14:paraId="4A5DBC3D" w14:textId="62AF0CA0" w:rsidR="00C51F1E" w:rsidRPr="000417A6" w:rsidRDefault="058DE815" w:rsidP="00AE0183">
      <w:pPr>
        <w:spacing w:line="320" w:lineRule="exact"/>
        <w:rPr>
          <w:rFonts w:ascii="Arial" w:eastAsia="Arial" w:hAnsi="Arial" w:cs="Arial"/>
          <w:lang w:val="nl-NL"/>
        </w:rPr>
      </w:pPr>
      <w:r w:rsidRPr="2B339EEE">
        <w:rPr>
          <w:rFonts w:ascii="Arial" w:eastAsia="Arial" w:hAnsi="Arial" w:cs="Arial"/>
          <w:lang w:val="nl-NL"/>
        </w:rPr>
        <w:t>Wanneer je een (positieve) volgkaart, een stiptheidskaart of een controlekaart hebt,</w:t>
      </w:r>
      <w:r w:rsidR="00557B37">
        <w:rPr>
          <w:rFonts w:ascii="Arial" w:eastAsia="Arial" w:hAnsi="Arial" w:cs="Arial"/>
          <w:lang w:val="nl-NL"/>
        </w:rPr>
        <w:t xml:space="preserve"> dan </w:t>
      </w:r>
      <w:r w:rsidR="36BAD1B6" w:rsidRPr="2B339EEE">
        <w:rPr>
          <w:rFonts w:ascii="Arial" w:eastAsia="Arial" w:hAnsi="Arial" w:cs="Arial"/>
          <w:lang w:val="nl-NL"/>
        </w:rPr>
        <w:t xml:space="preserve">hou je die netjes bij in een map </w:t>
      </w:r>
      <w:r w:rsidRPr="2B339EEE">
        <w:rPr>
          <w:rFonts w:ascii="Arial" w:eastAsia="Arial" w:hAnsi="Arial" w:cs="Arial"/>
          <w:lang w:val="nl-NL"/>
        </w:rPr>
        <w:t xml:space="preserve">en geef je </w:t>
      </w:r>
      <w:r w:rsidR="36BAD1B6" w:rsidRPr="2B339EEE">
        <w:rPr>
          <w:rFonts w:ascii="Arial" w:eastAsia="Arial" w:hAnsi="Arial" w:cs="Arial"/>
          <w:lang w:val="nl-NL"/>
        </w:rPr>
        <w:t>ze</w:t>
      </w:r>
      <w:r w:rsidRPr="2B339EEE">
        <w:rPr>
          <w:rFonts w:ascii="Arial" w:eastAsia="Arial" w:hAnsi="Arial" w:cs="Arial"/>
          <w:lang w:val="nl-NL"/>
        </w:rPr>
        <w:t xml:space="preserve"> </w:t>
      </w:r>
      <w:r w:rsidR="36BAD1B6" w:rsidRPr="2B339EEE">
        <w:rPr>
          <w:rFonts w:ascii="Arial" w:eastAsia="Arial" w:hAnsi="Arial" w:cs="Arial"/>
          <w:lang w:val="nl-NL"/>
        </w:rPr>
        <w:t>bij de start van elk lesuur aan de leerkracht</w:t>
      </w:r>
      <w:r w:rsidRPr="2B339EEE">
        <w:rPr>
          <w:rFonts w:ascii="Arial" w:eastAsia="Arial" w:hAnsi="Arial" w:cs="Arial"/>
          <w:lang w:val="nl-NL"/>
        </w:rPr>
        <w:t>.</w:t>
      </w:r>
    </w:p>
    <w:p w14:paraId="44FC4939" w14:textId="4FDF133E" w:rsidR="009C52FE" w:rsidRPr="002D2FDC" w:rsidRDefault="009C52FE" w:rsidP="002D2FDC">
      <w:pPr>
        <w:pStyle w:val="Kopje3"/>
      </w:pPr>
      <w:bookmarkStart w:id="157" w:name="_Toc238482646"/>
      <w:r>
        <w:t>Herstel</w:t>
      </w:r>
      <w:bookmarkEnd w:id="157"/>
    </w:p>
    <w:p w14:paraId="34B6D123" w14:textId="70180E49" w:rsidR="009C52F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Vanuit een cultuur van verbondenheid willen we </w:t>
      </w:r>
      <w:r w:rsidR="00987C8B" w:rsidRPr="007A4380">
        <w:rPr>
          <w:rFonts w:ascii="Arial" w:eastAsia="Arial" w:hAnsi="Arial" w:cs="Arial"/>
          <w:lang w:val="nl-NL"/>
        </w:rPr>
        <w:t xml:space="preserve">bij </w:t>
      </w:r>
      <w:r w:rsidRPr="007A4380">
        <w:rPr>
          <w:rFonts w:ascii="Arial" w:eastAsia="Arial" w:hAnsi="Arial" w:cs="Arial"/>
          <w:lang w:val="nl-NL"/>
        </w:rPr>
        <w:t xml:space="preserve">een conflict op de eerste plaats inzetten op herstel. </w:t>
      </w:r>
      <w:r w:rsidR="002A12F4">
        <w:rPr>
          <w:rFonts w:ascii="Arial" w:eastAsia="Arial" w:hAnsi="Arial" w:cs="Arial"/>
          <w:lang w:val="nl-NL"/>
        </w:rPr>
        <w:t xml:space="preserve">De school kan, als herstel mogelijk is, de betrokkenen uitnodigen </w:t>
      </w:r>
      <w:r w:rsidRPr="007A4380">
        <w:rPr>
          <w:rFonts w:ascii="Arial" w:eastAsia="Arial" w:hAnsi="Arial" w:cs="Arial"/>
          <w:lang w:val="nl-NL"/>
        </w:rPr>
        <w:t>om na te denken over wat er gebeurd is en om hierover met elkaar in gesprek te gaan. Herstelgerichte methodieken zijn o.a.:</w:t>
      </w:r>
    </w:p>
    <w:p w14:paraId="30D0A91E" w14:textId="1FC729D3" w:rsidR="009C52FE" w:rsidRPr="007A4380" w:rsidRDefault="1EA13078" w:rsidP="00D544AA">
      <w:pPr>
        <w:pStyle w:val="Lijstalinea"/>
        <w:numPr>
          <w:ilvl w:val="0"/>
          <w:numId w:val="26"/>
        </w:numPr>
        <w:tabs>
          <w:tab w:val="clear" w:pos="1080"/>
        </w:tabs>
        <w:spacing w:line="320" w:lineRule="exact"/>
        <w:ind w:left="1134" w:hanging="283"/>
        <w:rPr>
          <w:rFonts w:ascii="Arial" w:eastAsia="Arial" w:hAnsi="Arial" w:cs="Arial"/>
        </w:rPr>
      </w:pPr>
      <w:r w:rsidRPr="007A4380">
        <w:rPr>
          <w:rFonts w:ascii="Arial" w:eastAsia="Arial" w:hAnsi="Arial" w:cs="Arial"/>
        </w:rPr>
        <w:t>een herstelgesprek tussen de betrokkenen;</w:t>
      </w:r>
    </w:p>
    <w:p w14:paraId="73750A57" w14:textId="4F17FE1D" w:rsidR="009C52FE" w:rsidRPr="007A4380" w:rsidRDefault="1EA13078" w:rsidP="00D544AA">
      <w:pPr>
        <w:pStyle w:val="Lijstalinea"/>
        <w:numPr>
          <w:ilvl w:val="0"/>
          <w:numId w:val="26"/>
        </w:numPr>
        <w:tabs>
          <w:tab w:val="clear" w:pos="1080"/>
        </w:tabs>
        <w:spacing w:line="320" w:lineRule="exact"/>
        <w:ind w:left="1134" w:hanging="283"/>
        <w:rPr>
          <w:rFonts w:ascii="Arial" w:eastAsia="Arial" w:hAnsi="Arial" w:cs="Arial"/>
        </w:rPr>
      </w:pPr>
      <w:r w:rsidRPr="007A4380">
        <w:rPr>
          <w:rFonts w:ascii="Arial" w:eastAsia="Arial" w:hAnsi="Arial" w:cs="Arial"/>
        </w:rPr>
        <w:t>een herstelcirkel op het niveau van de leerlingengroep;</w:t>
      </w:r>
    </w:p>
    <w:p w14:paraId="55102399" w14:textId="160714DE" w:rsidR="009C52FE" w:rsidRPr="007A4380" w:rsidRDefault="1EA13078" w:rsidP="00D544AA">
      <w:pPr>
        <w:pStyle w:val="Lijstalinea"/>
        <w:numPr>
          <w:ilvl w:val="0"/>
          <w:numId w:val="26"/>
        </w:numPr>
        <w:tabs>
          <w:tab w:val="clear" w:pos="1080"/>
        </w:tabs>
        <w:spacing w:line="320" w:lineRule="exact"/>
        <w:ind w:left="1134" w:hanging="283"/>
        <w:rPr>
          <w:rFonts w:ascii="Arial" w:eastAsia="Arial" w:hAnsi="Arial" w:cs="Arial"/>
        </w:rPr>
      </w:pPr>
      <w:r w:rsidRPr="007A4380">
        <w:rPr>
          <w:rFonts w:ascii="Arial" w:eastAsia="Arial" w:hAnsi="Arial" w:cs="Arial"/>
        </w:rPr>
        <w:t>een bemiddelingsgesprek;</w:t>
      </w:r>
    </w:p>
    <w:p w14:paraId="387B8C6D" w14:textId="3E045384" w:rsidR="009C52FE" w:rsidRPr="007A4380" w:rsidRDefault="1EA13078" w:rsidP="00D544AA">
      <w:pPr>
        <w:pStyle w:val="Lijstalinea"/>
        <w:numPr>
          <w:ilvl w:val="0"/>
          <w:numId w:val="26"/>
        </w:numPr>
        <w:tabs>
          <w:tab w:val="clear" w:pos="1080"/>
        </w:tabs>
        <w:spacing w:line="320" w:lineRule="exact"/>
        <w:ind w:left="1134" w:hanging="283"/>
        <w:rPr>
          <w:rFonts w:ascii="Arial" w:eastAsia="Arial" w:hAnsi="Arial" w:cs="Arial"/>
        </w:rPr>
      </w:pPr>
      <w:r w:rsidRPr="007A4380">
        <w:rPr>
          <w:rFonts w:ascii="Arial" w:eastAsia="Arial" w:hAnsi="Arial" w:cs="Arial"/>
        </w:rPr>
        <w:t xml:space="preserve">No </w:t>
      </w:r>
      <w:proofErr w:type="spellStart"/>
      <w:r w:rsidRPr="007A4380">
        <w:rPr>
          <w:rFonts w:ascii="Arial" w:eastAsia="Arial" w:hAnsi="Arial" w:cs="Arial"/>
        </w:rPr>
        <w:t>Blame</w:t>
      </w:r>
      <w:proofErr w:type="spellEnd"/>
      <w:r w:rsidRPr="007A4380">
        <w:rPr>
          <w:rFonts w:ascii="Arial" w:eastAsia="Arial" w:hAnsi="Arial" w:cs="Arial"/>
        </w:rPr>
        <w:t>-methode;</w:t>
      </w:r>
    </w:p>
    <w:p w14:paraId="074BCEAD" w14:textId="77777777" w:rsidR="009C52FE" w:rsidRPr="007A4380" w:rsidRDefault="1EA13078" w:rsidP="00D544AA">
      <w:pPr>
        <w:pStyle w:val="Lijstalinea"/>
        <w:numPr>
          <w:ilvl w:val="0"/>
          <w:numId w:val="26"/>
        </w:numPr>
        <w:tabs>
          <w:tab w:val="clear" w:pos="1080"/>
          <w:tab w:val="num" w:pos="1276"/>
        </w:tabs>
        <w:spacing w:line="320" w:lineRule="exact"/>
        <w:ind w:left="1134" w:hanging="283"/>
        <w:rPr>
          <w:rFonts w:ascii="Arial" w:eastAsia="Arial" w:hAnsi="Arial" w:cs="Arial"/>
        </w:rPr>
      </w:pPr>
      <w:r w:rsidRPr="007A4380">
        <w:rPr>
          <w:rFonts w:ascii="Arial" w:eastAsia="Arial" w:hAnsi="Arial" w:cs="Arial"/>
        </w:rPr>
        <w:t>een herstelgericht groepsoverleg (HERGO);</w:t>
      </w:r>
    </w:p>
    <w:p w14:paraId="4AD852D6" w14:textId="74206C6F" w:rsidR="009C52FE" w:rsidRPr="007A4380" w:rsidRDefault="1EA13078" w:rsidP="1EA13078">
      <w:pPr>
        <w:pStyle w:val="Lijstalinea"/>
        <w:spacing w:line="320" w:lineRule="exact"/>
        <w:ind w:left="1134"/>
        <w:rPr>
          <w:rFonts w:ascii="Arial" w:eastAsia="Arial" w:hAnsi="Arial" w:cs="Arial"/>
        </w:rPr>
      </w:pPr>
      <w:r w:rsidRPr="007A4380">
        <w:rPr>
          <w:rFonts w:ascii="Arial" w:eastAsia="Arial" w:hAnsi="Arial" w:cs="Arial"/>
        </w:rPr>
        <w:t>Een herstelgericht groepsoverleg is een gesprek, onder leiding van een onafhankelijk iemand, tussen slachtoffer en dader, ouders, vertrouwensfiguren… Tijdens dit groepsoverleg zoekt iedereen samen naar een oplossing voor de feiten, die zich hebben voorgedaan. De directeur of een afgevaardigde van het schoolbestuur kan een tuchtprocedure (zie 4.2.4) voor onbepaalde tijd uitstellen om een herstelgericht groepsoverleg te laten plaatsvinden. In dat geval brengt hij je per brief op de hoogte.</w:t>
      </w:r>
    </w:p>
    <w:p w14:paraId="3DA0DA13" w14:textId="0C5597EB" w:rsidR="003F42E1" w:rsidRPr="00433BF9" w:rsidRDefault="1EA13078" w:rsidP="00433BF9">
      <w:pPr>
        <w:rPr>
          <w:rFonts w:ascii="Arial" w:hAnsi="Arial" w:cs="Arial"/>
          <w:lang w:val="nl-NL"/>
        </w:rPr>
      </w:pPr>
      <w:r w:rsidRPr="00433BF9">
        <w:rPr>
          <w:rFonts w:ascii="Arial" w:hAnsi="Arial" w:cs="Arial"/>
          <w:lang w:val="nl-NL"/>
        </w:rPr>
        <w:t>Indien nodig worden herstelgerichte interventies gecombineerd met sancties.</w:t>
      </w:r>
    </w:p>
    <w:p w14:paraId="2A4EC778" w14:textId="0C809F19" w:rsidR="002B1A53" w:rsidRPr="00433BF9" w:rsidRDefault="5071DE96" w:rsidP="00433BF9">
      <w:pPr>
        <w:rPr>
          <w:rFonts w:ascii="Arial" w:hAnsi="Arial" w:cs="Arial"/>
        </w:rPr>
      </w:pPr>
      <w:r w:rsidRPr="00433BF9">
        <w:rPr>
          <w:rFonts w:ascii="Arial" w:hAnsi="Arial" w:cs="Arial"/>
        </w:rPr>
        <w:t>Bovenstaande herstelgerichte aanpak sluit niet uit dat de directeur of zijn afgevaardigde bij ernstige feiten een tuchtprocedure kan opstarten.</w:t>
      </w:r>
    </w:p>
    <w:p w14:paraId="53D7E57B" w14:textId="150F97FE" w:rsidR="00531217" w:rsidRPr="002D2FDC" w:rsidRDefault="00531217" w:rsidP="002D2FDC">
      <w:pPr>
        <w:pStyle w:val="Kopje3"/>
      </w:pPr>
      <w:bookmarkStart w:id="158" w:name="_Toc238482647"/>
      <w:r>
        <w:t>Ordemaatregelen</w:t>
      </w:r>
      <w:bookmarkEnd w:id="158"/>
    </w:p>
    <w:p w14:paraId="1C8B70D5" w14:textId="39C88BDE" w:rsidR="00DB7E3B" w:rsidRPr="007A4380" w:rsidRDefault="1EA13078" w:rsidP="1EA13078">
      <w:pPr>
        <w:pStyle w:val="Plattetekst2"/>
        <w:spacing w:line="320" w:lineRule="exact"/>
        <w:rPr>
          <w:rFonts w:ascii="Arial" w:eastAsia="Arial" w:hAnsi="Arial" w:cs="Arial"/>
          <w:strike/>
          <w:sz w:val="20"/>
          <w:lang w:val="nl-NL"/>
        </w:rPr>
      </w:pPr>
      <w:r w:rsidRPr="007A4380">
        <w:rPr>
          <w:rFonts w:ascii="Arial" w:eastAsia="Arial" w:hAnsi="Arial" w:cs="Arial"/>
          <w:sz w:val="20"/>
          <w:lang w:val="nl-NL"/>
        </w:rPr>
        <w:t xml:space="preserve">Wanneer je de leefregels van de school schendt, kan elk personeelslid je een ordemaatregel opleggen. </w:t>
      </w:r>
    </w:p>
    <w:p w14:paraId="0920E9C6" w14:textId="6C780A7B" w:rsidR="006D475F" w:rsidRPr="002D2FDC" w:rsidRDefault="1EA13078" w:rsidP="002D2FDC">
      <w:pPr>
        <w:spacing w:line="320" w:lineRule="exact"/>
        <w:rPr>
          <w:rFonts w:ascii="Arial" w:eastAsia="Arial" w:hAnsi="Arial" w:cs="Arial"/>
          <w:lang w:val="nl-NL"/>
        </w:rPr>
      </w:pPr>
      <w:r w:rsidRPr="007A4380">
        <w:rPr>
          <w:rFonts w:ascii="Arial" w:eastAsia="Arial" w:hAnsi="Arial" w:cs="Arial"/>
          <w:lang w:val="nl-NL"/>
        </w:rPr>
        <w:t>Tijdens een ordemaatregel blijf je op school aanwezig. Een ordemaatregel raakt niet aan je recht op studiebekrachtiging.</w:t>
      </w:r>
    </w:p>
    <w:p w14:paraId="4EB4F3B2" w14:textId="1CCD86E6" w:rsidR="00531217" w:rsidRPr="007A4380" w:rsidRDefault="1EA13078" w:rsidP="1EA13078">
      <w:pPr>
        <w:spacing w:line="320" w:lineRule="exact"/>
        <w:ind w:left="709" w:hanging="709"/>
        <w:rPr>
          <w:rFonts w:ascii="Arial" w:eastAsia="Arial" w:hAnsi="Arial" w:cs="Arial"/>
          <w:lang w:val="nl-NL"/>
        </w:rPr>
      </w:pPr>
      <w:r w:rsidRPr="007A4380">
        <w:rPr>
          <w:rFonts w:ascii="Arial" w:eastAsia="Arial" w:hAnsi="Arial" w:cs="Arial"/>
          <w:lang w:val="nl-NL"/>
        </w:rPr>
        <w:lastRenderedPageBreak/>
        <w:t>Mogelijke ordemaatregelen zijn onder meer:</w:t>
      </w:r>
    </w:p>
    <w:p w14:paraId="2794C2A8" w14:textId="1F33869A" w:rsidR="00122817" w:rsidRPr="00376682" w:rsidRDefault="1EA13078" w:rsidP="1EA13078">
      <w:pPr>
        <w:numPr>
          <w:ilvl w:val="0"/>
          <w:numId w:val="2"/>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een mondelin</w:t>
      </w:r>
      <w:r w:rsidRPr="00376682">
        <w:rPr>
          <w:rFonts w:ascii="Arial" w:eastAsia="Arial" w:hAnsi="Arial" w:cs="Arial"/>
          <w:lang w:val="nl-NL"/>
        </w:rPr>
        <w:t>ge of schriftelijke verwittiging</w:t>
      </w:r>
    </w:p>
    <w:p w14:paraId="40A3EB4C" w14:textId="13E40425" w:rsidR="00122817" w:rsidRPr="00376682" w:rsidRDefault="058DE815" w:rsidP="1EA13078">
      <w:pPr>
        <w:numPr>
          <w:ilvl w:val="0"/>
          <w:numId w:val="2"/>
        </w:numPr>
        <w:tabs>
          <w:tab w:val="clear" w:pos="720"/>
          <w:tab w:val="num" w:pos="1134"/>
        </w:tabs>
        <w:spacing w:line="320" w:lineRule="exact"/>
        <w:ind w:left="1134" w:hanging="283"/>
        <w:rPr>
          <w:rFonts w:ascii="Arial" w:eastAsia="Arial" w:hAnsi="Arial" w:cs="Arial"/>
          <w:lang w:val="nl-NL"/>
        </w:rPr>
      </w:pPr>
      <w:r w:rsidRPr="00376682">
        <w:rPr>
          <w:rFonts w:ascii="Arial" w:eastAsia="Arial" w:hAnsi="Arial" w:cs="Arial"/>
          <w:lang w:val="nl-NL"/>
        </w:rPr>
        <w:t>een nota stiptheid</w:t>
      </w:r>
      <w:r w:rsidR="76AAD41A" w:rsidRPr="00376682">
        <w:rPr>
          <w:rFonts w:ascii="Arial" w:eastAsia="Arial" w:hAnsi="Arial" w:cs="Arial"/>
          <w:lang w:val="nl-NL"/>
        </w:rPr>
        <w:t xml:space="preserve"> (bv. niet bijhebben cursus, schoolagenda of materiaal)</w:t>
      </w:r>
      <w:r w:rsidRPr="00376682">
        <w:rPr>
          <w:rFonts w:ascii="Arial" w:eastAsia="Arial" w:hAnsi="Arial" w:cs="Arial"/>
          <w:lang w:val="nl-NL"/>
        </w:rPr>
        <w:t xml:space="preserve">, </w:t>
      </w:r>
      <w:r w:rsidR="2FBA0655" w:rsidRPr="00376682">
        <w:rPr>
          <w:rFonts w:ascii="Arial" w:eastAsia="Arial" w:hAnsi="Arial" w:cs="Arial"/>
          <w:lang w:val="nl-NL"/>
        </w:rPr>
        <w:t>een nota afspraken nakomen</w:t>
      </w:r>
      <w:r w:rsidR="36BAD1B6" w:rsidRPr="00376682">
        <w:rPr>
          <w:rFonts w:ascii="Arial" w:eastAsia="Arial" w:hAnsi="Arial" w:cs="Arial"/>
          <w:lang w:val="nl-NL"/>
        </w:rPr>
        <w:t xml:space="preserve"> (bv. kauwgom, </w:t>
      </w:r>
      <w:r w:rsidR="585DAC42" w:rsidRPr="00376682">
        <w:rPr>
          <w:rFonts w:ascii="Arial" w:eastAsia="Arial" w:hAnsi="Arial" w:cs="Arial"/>
          <w:lang w:val="nl-NL"/>
        </w:rPr>
        <w:t>gsm</w:t>
      </w:r>
      <w:r w:rsidR="0EB32719" w:rsidRPr="00376682">
        <w:rPr>
          <w:rFonts w:ascii="Arial" w:eastAsia="Arial" w:hAnsi="Arial" w:cs="Arial"/>
          <w:lang w:val="nl-NL"/>
        </w:rPr>
        <w:t xml:space="preserve"> zichtbaar op school, </w:t>
      </w:r>
      <w:r w:rsidR="36BAD1B6" w:rsidRPr="00376682">
        <w:rPr>
          <w:rFonts w:ascii="Arial" w:eastAsia="Arial" w:hAnsi="Arial" w:cs="Arial"/>
          <w:lang w:val="nl-NL"/>
        </w:rPr>
        <w:t>kledij)</w:t>
      </w:r>
      <w:r w:rsidR="2FBA0655" w:rsidRPr="00376682">
        <w:rPr>
          <w:rFonts w:ascii="Arial" w:eastAsia="Arial" w:hAnsi="Arial" w:cs="Arial"/>
          <w:lang w:val="nl-NL"/>
        </w:rPr>
        <w:t xml:space="preserve">, </w:t>
      </w:r>
      <w:r w:rsidRPr="00376682">
        <w:rPr>
          <w:rFonts w:ascii="Arial" w:eastAsia="Arial" w:hAnsi="Arial" w:cs="Arial"/>
          <w:lang w:val="nl-NL"/>
        </w:rPr>
        <w:t>een nota fout gedra</w:t>
      </w:r>
      <w:r w:rsidR="2FBA0655" w:rsidRPr="00376682">
        <w:rPr>
          <w:rFonts w:ascii="Arial" w:eastAsia="Arial" w:hAnsi="Arial" w:cs="Arial"/>
          <w:lang w:val="nl-NL"/>
        </w:rPr>
        <w:t>g</w:t>
      </w:r>
      <w:r w:rsidR="36BAD1B6" w:rsidRPr="00376682">
        <w:rPr>
          <w:rFonts w:ascii="Arial" w:eastAsia="Arial" w:hAnsi="Arial" w:cs="Arial"/>
          <w:lang w:val="nl-NL"/>
        </w:rPr>
        <w:t xml:space="preserve"> (bv.</w:t>
      </w:r>
      <w:r w:rsidR="0EB32719" w:rsidRPr="00376682">
        <w:rPr>
          <w:rFonts w:ascii="Arial" w:eastAsia="Arial" w:hAnsi="Arial" w:cs="Arial"/>
          <w:lang w:val="nl-NL"/>
        </w:rPr>
        <w:t xml:space="preserve"> gs</w:t>
      </w:r>
      <w:r w:rsidR="66F2C66F" w:rsidRPr="00376682">
        <w:rPr>
          <w:rFonts w:ascii="Arial" w:eastAsia="Arial" w:hAnsi="Arial" w:cs="Arial"/>
          <w:lang w:val="nl-NL"/>
        </w:rPr>
        <w:t>m</w:t>
      </w:r>
      <w:r w:rsidR="0EB32719" w:rsidRPr="00376682">
        <w:rPr>
          <w:rFonts w:ascii="Arial" w:eastAsia="Arial" w:hAnsi="Arial" w:cs="Arial"/>
          <w:lang w:val="nl-NL"/>
        </w:rPr>
        <w:t>-gebrui</w:t>
      </w:r>
      <w:r w:rsidR="0EB32719" w:rsidRPr="006A6CD8">
        <w:rPr>
          <w:rFonts w:ascii="Arial" w:eastAsia="Arial" w:hAnsi="Arial" w:cs="Arial"/>
          <w:lang w:val="nl-NL"/>
        </w:rPr>
        <w:t>k</w:t>
      </w:r>
      <w:r w:rsidR="0EB32719" w:rsidRPr="00376682">
        <w:rPr>
          <w:rFonts w:ascii="Arial" w:eastAsia="Arial" w:hAnsi="Arial" w:cs="Arial"/>
          <w:lang w:val="nl-NL"/>
        </w:rPr>
        <w:t>,</w:t>
      </w:r>
      <w:r w:rsidR="36BAD1B6" w:rsidRPr="00376682">
        <w:rPr>
          <w:rFonts w:ascii="Arial" w:eastAsia="Arial" w:hAnsi="Arial" w:cs="Arial"/>
          <w:lang w:val="nl-NL"/>
        </w:rPr>
        <w:t xml:space="preserve"> onbeleefde reactie) </w:t>
      </w:r>
      <w:r w:rsidRPr="00376682">
        <w:rPr>
          <w:rFonts w:ascii="Arial" w:eastAsia="Arial" w:hAnsi="Arial" w:cs="Arial"/>
          <w:lang w:val="nl-NL"/>
        </w:rPr>
        <w:t>of een nota te laat op school zonder geldige reden</w:t>
      </w:r>
    </w:p>
    <w:p w14:paraId="00DFE122" w14:textId="3BF8370A" w:rsidR="001E5681" w:rsidRPr="00376682" w:rsidRDefault="001E5681" w:rsidP="1EA13078">
      <w:pPr>
        <w:numPr>
          <w:ilvl w:val="0"/>
          <w:numId w:val="2"/>
        </w:numPr>
        <w:tabs>
          <w:tab w:val="clear" w:pos="720"/>
          <w:tab w:val="num" w:pos="1134"/>
        </w:tabs>
        <w:spacing w:line="320" w:lineRule="exact"/>
        <w:ind w:left="1134" w:hanging="283"/>
        <w:rPr>
          <w:rFonts w:ascii="Arial" w:eastAsia="Arial" w:hAnsi="Arial" w:cs="Arial"/>
          <w:lang w:val="nl-NL"/>
        </w:rPr>
      </w:pPr>
      <w:r w:rsidRPr="00376682">
        <w:rPr>
          <w:rFonts w:ascii="Arial" w:eastAsia="Arial" w:hAnsi="Arial" w:cs="Arial"/>
          <w:lang w:val="nl-NL"/>
        </w:rPr>
        <w:t>nablijven op school om een taak in orde te brengen, na</w:t>
      </w:r>
      <w:r w:rsidRPr="00376682">
        <w:rPr>
          <w:rFonts w:ascii="Arial" w:eastAsia="Arial" w:hAnsi="Arial" w:cs="Arial"/>
        </w:rPr>
        <w:t xml:space="preserve"> drie keer te laat komen zonder geldige redenen of </w:t>
      </w:r>
      <w:r w:rsidRPr="00376682">
        <w:rPr>
          <w:rFonts w:ascii="Arial" w:eastAsia="Arial" w:hAnsi="Arial" w:cs="Arial"/>
          <w:lang w:val="nl-NL"/>
        </w:rPr>
        <w:t>na vijf keer afspraak niet nakomen</w:t>
      </w:r>
    </w:p>
    <w:p w14:paraId="0EF5D84C" w14:textId="6A034BBE" w:rsidR="00F60CF8" w:rsidRPr="00376682" w:rsidRDefault="1EA13078" w:rsidP="1EA13078">
      <w:pPr>
        <w:numPr>
          <w:ilvl w:val="0"/>
          <w:numId w:val="2"/>
        </w:numPr>
        <w:tabs>
          <w:tab w:val="clear" w:pos="720"/>
          <w:tab w:val="num" w:pos="1134"/>
        </w:tabs>
        <w:spacing w:line="320" w:lineRule="exact"/>
        <w:ind w:left="1134" w:hanging="283"/>
        <w:rPr>
          <w:rFonts w:ascii="Arial" w:eastAsia="Arial" w:hAnsi="Arial" w:cs="Arial"/>
          <w:lang w:val="nl-NL"/>
        </w:rPr>
      </w:pPr>
      <w:r w:rsidRPr="00376682">
        <w:rPr>
          <w:rFonts w:ascii="Arial" w:eastAsia="Arial" w:hAnsi="Arial" w:cs="Arial"/>
          <w:lang w:val="nl-NL"/>
        </w:rPr>
        <w:t>een schrijfstraf, bv. na vijf keer een gebrek aan stiptheid of meteen na een bepaald gedrag.</w:t>
      </w:r>
    </w:p>
    <w:p w14:paraId="039516EF" w14:textId="60CAF99D" w:rsidR="001E5681" w:rsidRPr="007A4380" w:rsidRDefault="1EA13078" w:rsidP="001E5681">
      <w:pPr>
        <w:spacing w:line="320" w:lineRule="exact"/>
        <w:ind w:left="1134"/>
        <w:rPr>
          <w:rFonts w:ascii="Arial" w:eastAsia="Arial" w:hAnsi="Arial" w:cs="Arial"/>
          <w:lang w:val="nl-NL"/>
        </w:rPr>
      </w:pPr>
      <w:r w:rsidRPr="00376682">
        <w:rPr>
          <w:rFonts w:ascii="Arial" w:eastAsia="Arial" w:hAnsi="Arial" w:cs="Arial"/>
          <w:lang w:val="nl-NL"/>
        </w:rPr>
        <w:t>Deze schrijfstraf moet ingediend worden op het afgesproken tijdstip. Doe je dit niet, dan krijg je een dubbele schrijftaak;</w:t>
      </w:r>
    </w:p>
    <w:p w14:paraId="62099408" w14:textId="14FE614C" w:rsidR="002D0967" w:rsidRPr="003376A2" w:rsidRDefault="1EA13078" w:rsidP="1EA13078">
      <w:pPr>
        <w:numPr>
          <w:ilvl w:val="0"/>
          <w:numId w:val="2"/>
        </w:numPr>
        <w:tabs>
          <w:tab w:val="clear" w:pos="720"/>
          <w:tab w:val="num" w:pos="1134"/>
        </w:tabs>
        <w:spacing w:line="320" w:lineRule="exact"/>
        <w:ind w:left="1134" w:hanging="283"/>
        <w:rPr>
          <w:rFonts w:ascii="Arial" w:eastAsia="Arial" w:hAnsi="Arial" w:cs="Arial"/>
          <w:lang w:val="nl-NL"/>
        </w:rPr>
      </w:pPr>
      <w:r w:rsidRPr="003376A2">
        <w:rPr>
          <w:rFonts w:ascii="Arial" w:eastAsia="Arial" w:hAnsi="Arial" w:cs="Arial"/>
          <w:lang w:val="nl-NL"/>
        </w:rPr>
        <w:t>een strafstudie:</w:t>
      </w:r>
    </w:p>
    <w:p w14:paraId="72B2D788" w14:textId="4EBFEAED" w:rsidR="004F059D" w:rsidRPr="007A4380" w:rsidRDefault="1EA13078" w:rsidP="007E478C">
      <w:pPr>
        <w:pStyle w:val="Lijstalinea"/>
        <w:numPr>
          <w:ilvl w:val="1"/>
          <w:numId w:val="65"/>
        </w:numPr>
        <w:tabs>
          <w:tab w:val="clear" w:pos="1800"/>
          <w:tab w:val="num" w:pos="1418"/>
        </w:tabs>
        <w:spacing w:line="320" w:lineRule="exact"/>
        <w:ind w:left="1418" w:hanging="284"/>
        <w:rPr>
          <w:rFonts w:ascii="Arial" w:eastAsia="Arial" w:hAnsi="Arial" w:cs="Arial"/>
        </w:rPr>
      </w:pPr>
      <w:r w:rsidRPr="007A4380">
        <w:rPr>
          <w:rFonts w:ascii="Arial" w:eastAsia="Arial" w:hAnsi="Arial" w:cs="Arial"/>
        </w:rPr>
        <w:t xml:space="preserve">na drie keer fout gedrag </w:t>
      </w:r>
    </w:p>
    <w:p w14:paraId="79F07ED7" w14:textId="320500DF" w:rsidR="00714310" w:rsidRPr="007A4380" w:rsidRDefault="1EA13078" w:rsidP="007E478C">
      <w:pPr>
        <w:pStyle w:val="Lijstalinea"/>
        <w:numPr>
          <w:ilvl w:val="1"/>
          <w:numId w:val="65"/>
        </w:numPr>
        <w:tabs>
          <w:tab w:val="clear" w:pos="1800"/>
          <w:tab w:val="num" w:pos="1418"/>
        </w:tabs>
        <w:spacing w:line="320" w:lineRule="exact"/>
        <w:ind w:left="1418" w:hanging="284"/>
        <w:rPr>
          <w:rFonts w:ascii="Arial" w:eastAsia="Arial" w:hAnsi="Arial" w:cs="Arial"/>
          <w:strike/>
        </w:rPr>
      </w:pPr>
      <w:r w:rsidRPr="007A4380">
        <w:rPr>
          <w:rFonts w:ascii="Arial" w:eastAsia="Arial" w:hAnsi="Arial" w:cs="Arial"/>
        </w:rPr>
        <w:t xml:space="preserve">onmiddellijke strafstudie bij grote overtredingen van het schoolreglement, zoals bv. spijbelen, vandalisme, roken, verbale of fysieke agressie tegenover anderen, fraude (bv. handtekening vervalsen), weigeren om gsm af te geven aan personeelslid, </w:t>
      </w:r>
    </w:p>
    <w:p w14:paraId="587C496B" w14:textId="00256FD9" w:rsidR="003761D3" w:rsidRPr="007A4380" w:rsidRDefault="1EA13078" w:rsidP="007E478C">
      <w:pPr>
        <w:pStyle w:val="Lijstalinea"/>
        <w:numPr>
          <w:ilvl w:val="0"/>
          <w:numId w:val="84"/>
        </w:numPr>
        <w:spacing w:line="320" w:lineRule="exact"/>
        <w:ind w:left="1134" w:hanging="283"/>
        <w:rPr>
          <w:rFonts w:ascii="Arial" w:eastAsia="Arial" w:hAnsi="Arial" w:cs="Arial"/>
        </w:rPr>
      </w:pPr>
      <w:r w:rsidRPr="007A4380">
        <w:rPr>
          <w:rFonts w:ascii="Arial" w:eastAsia="Arial" w:hAnsi="Arial" w:cs="Arial"/>
        </w:rPr>
        <w:t xml:space="preserve">stiptheidsstudie: na tien keer een nota stiptheid </w:t>
      </w:r>
    </w:p>
    <w:p w14:paraId="690A12DA" w14:textId="71419023" w:rsidR="004A5FD7" w:rsidRPr="005B57B9" w:rsidRDefault="1EA13078" w:rsidP="1EA13078">
      <w:pPr>
        <w:numPr>
          <w:ilvl w:val="0"/>
          <w:numId w:val="2"/>
        </w:numPr>
        <w:tabs>
          <w:tab w:val="clear" w:pos="720"/>
          <w:tab w:val="num" w:pos="1134"/>
        </w:tabs>
        <w:spacing w:line="320" w:lineRule="exact"/>
        <w:ind w:left="1134" w:hanging="283"/>
        <w:rPr>
          <w:rFonts w:ascii="Arial" w:eastAsia="Arial" w:hAnsi="Arial" w:cs="Arial"/>
          <w:strike/>
          <w:lang w:val="nl-NL"/>
        </w:rPr>
      </w:pPr>
      <w:r w:rsidRPr="007A4380">
        <w:rPr>
          <w:rFonts w:ascii="Arial" w:eastAsia="Arial" w:hAnsi="Arial" w:cs="Arial"/>
          <w:lang w:val="nl-NL"/>
        </w:rPr>
        <w:t>een alternatieve maatregel, bv. een doe-straf (werkstraf) of vrijwilligerswerk op de vrije halve dag, over de middag of op het eind van een trimester</w:t>
      </w:r>
      <w:r w:rsidR="00F572A1">
        <w:rPr>
          <w:rFonts w:ascii="Arial" w:eastAsia="Arial" w:hAnsi="Arial" w:cs="Arial"/>
          <w:lang w:val="nl-NL"/>
        </w:rPr>
        <w:t>.</w:t>
      </w:r>
    </w:p>
    <w:p w14:paraId="42821481" w14:textId="374092BA" w:rsidR="00260416" w:rsidRPr="007A4380" w:rsidRDefault="1EA13078" w:rsidP="1EA13078">
      <w:pPr>
        <w:numPr>
          <w:ilvl w:val="0"/>
          <w:numId w:val="2"/>
        </w:numPr>
        <w:tabs>
          <w:tab w:val="clear" w:pos="720"/>
          <w:tab w:val="num" w:pos="1134"/>
        </w:tabs>
        <w:spacing w:line="320" w:lineRule="exact"/>
        <w:ind w:left="1134" w:hanging="283"/>
        <w:rPr>
          <w:rFonts w:ascii="Arial" w:eastAsia="Arial" w:hAnsi="Arial" w:cs="Arial"/>
          <w:strike/>
          <w:lang w:val="nl-NL"/>
        </w:rPr>
      </w:pPr>
      <w:r w:rsidRPr="007A4380">
        <w:rPr>
          <w:rFonts w:ascii="Arial" w:eastAsia="Arial" w:hAnsi="Arial" w:cs="Arial"/>
          <w:lang w:val="nl-NL"/>
        </w:rPr>
        <w:t xml:space="preserve">tijdelijk uit de les zetten. We volgen dan als school een afgesproken procedure. </w:t>
      </w:r>
    </w:p>
    <w:p w14:paraId="69D731F5" w14:textId="0DD0A1C9" w:rsidR="00A242AF" w:rsidRPr="002D2FDC" w:rsidRDefault="1EA13078" w:rsidP="00AE0183">
      <w:pPr>
        <w:numPr>
          <w:ilvl w:val="0"/>
          <w:numId w:val="2"/>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tijdelijke verwijdering uit de les van een halve of maximaal een volledige lesdag. Je wordt opgevangen op school en krijgt een aparte verplichte opdracht.</w:t>
      </w:r>
      <w:r w:rsidR="007873A5" w:rsidRPr="007A4380">
        <w:rPr>
          <w:rFonts w:ascii="Arial" w:eastAsia="Arial" w:hAnsi="Arial" w:cs="Arial"/>
          <w:lang w:val="nl-NL"/>
        </w:rPr>
        <w:t xml:space="preserve"> </w:t>
      </w:r>
    </w:p>
    <w:p w14:paraId="620C9DFB" w14:textId="5436F071" w:rsidR="006D475F" w:rsidRPr="002D2FDC" w:rsidRDefault="1EA13078" w:rsidP="00AE0183">
      <w:pPr>
        <w:spacing w:line="320" w:lineRule="exact"/>
        <w:rPr>
          <w:rFonts w:ascii="Arial" w:eastAsia="Arial" w:hAnsi="Arial" w:cs="Arial"/>
          <w:lang w:val="nl-NL"/>
        </w:rPr>
      </w:pPr>
      <w:r w:rsidRPr="007A4380">
        <w:rPr>
          <w:rFonts w:ascii="Arial" w:eastAsia="Arial" w:hAnsi="Arial" w:cs="Arial"/>
          <w:lang w:val="nl-NL"/>
        </w:rPr>
        <w:t>Tegen een ordemaatregel is geen beroep mogelijk.</w:t>
      </w:r>
    </w:p>
    <w:p w14:paraId="7E1E77C6" w14:textId="54D512AA" w:rsidR="0006359C" w:rsidRPr="007A4380" w:rsidRDefault="0006359C" w:rsidP="00AE0183">
      <w:pPr>
        <w:spacing w:line="320" w:lineRule="exact"/>
        <w:rPr>
          <w:rFonts w:ascii="Arial" w:hAnsi="Arial" w:cs="Arial"/>
          <w:u w:val="single"/>
          <w:lang w:val="nl-NL"/>
        </w:rPr>
      </w:pPr>
      <w:r w:rsidRPr="007A4380">
        <w:rPr>
          <w:rFonts w:ascii="Arial" w:hAnsi="Arial" w:cs="Arial"/>
        </w:rPr>
        <w:t xml:space="preserve">Jij en je ouders kunnen op Smartschool eventuele nota’s rond stiptheid, </w:t>
      </w:r>
      <w:r w:rsidR="00DE4B23">
        <w:rPr>
          <w:rFonts w:ascii="Arial" w:hAnsi="Arial" w:cs="Arial"/>
        </w:rPr>
        <w:t xml:space="preserve">fout </w:t>
      </w:r>
      <w:r w:rsidRPr="007A4380">
        <w:rPr>
          <w:rFonts w:ascii="Arial" w:hAnsi="Arial" w:cs="Arial"/>
        </w:rPr>
        <w:t>gedrag</w:t>
      </w:r>
      <w:r w:rsidR="00E93C14" w:rsidRPr="007A4380">
        <w:rPr>
          <w:rFonts w:ascii="Arial" w:hAnsi="Arial" w:cs="Arial"/>
        </w:rPr>
        <w:t>, afspraken</w:t>
      </w:r>
      <w:r w:rsidRPr="007A4380">
        <w:rPr>
          <w:rFonts w:ascii="Arial" w:hAnsi="Arial" w:cs="Arial"/>
        </w:rPr>
        <w:t xml:space="preserve"> of te laat komen digitaal opvolgen. Ook als je een schrijfstraf, stiptheidsstudie of strafstudie krijgt, kun je die daar digitaal terugvinden</w:t>
      </w:r>
      <w:r w:rsidR="00970770" w:rsidRPr="007A4380">
        <w:rPr>
          <w:rFonts w:ascii="Arial" w:hAnsi="Arial" w:cs="Arial"/>
        </w:rPr>
        <w:t xml:space="preserve"> en krijgen </w:t>
      </w:r>
      <w:r w:rsidRPr="007A4380">
        <w:rPr>
          <w:rFonts w:ascii="Arial" w:hAnsi="Arial" w:cs="Arial"/>
        </w:rPr>
        <w:t xml:space="preserve">ouders een berichtje via Smartschool.  </w:t>
      </w:r>
    </w:p>
    <w:p w14:paraId="076032A6" w14:textId="17DB5651" w:rsidR="004A309C" w:rsidRPr="002D2FDC" w:rsidRDefault="1EA13078" w:rsidP="00AE0183">
      <w:pPr>
        <w:spacing w:line="320" w:lineRule="exact"/>
        <w:rPr>
          <w:rFonts w:ascii="Arial" w:eastAsia="Arial" w:hAnsi="Arial" w:cs="Arial"/>
          <w:u w:val="single"/>
          <w:lang w:val="nl-NL"/>
        </w:rPr>
      </w:pPr>
      <w:bookmarkStart w:id="159" w:name="_Hlk80784880"/>
      <w:r w:rsidRPr="007A4380">
        <w:rPr>
          <w:rFonts w:ascii="Arial" w:eastAsia="Arial" w:hAnsi="Arial" w:cs="Arial"/>
          <w:u w:val="single"/>
          <w:lang w:val="nl-NL"/>
        </w:rPr>
        <w:t xml:space="preserve">Strafstudie </w:t>
      </w:r>
      <w:r w:rsidR="00F836C7" w:rsidRPr="007A4380">
        <w:rPr>
          <w:rFonts w:ascii="Arial" w:eastAsia="Arial" w:hAnsi="Arial" w:cs="Arial"/>
          <w:u w:val="single"/>
          <w:lang w:val="nl-NL"/>
        </w:rPr>
        <w:t>–</w:t>
      </w:r>
      <w:r w:rsidRPr="007A4380">
        <w:rPr>
          <w:rFonts w:ascii="Arial" w:eastAsia="Arial" w:hAnsi="Arial" w:cs="Arial"/>
          <w:u w:val="single"/>
          <w:lang w:val="nl-NL"/>
        </w:rPr>
        <w:t xml:space="preserve"> stiptheidsstudie</w:t>
      </w:r>
      <w:r w:rsidR="00F836C7" w:rsidRPr="007A4380">
        <w:rPr>
          <w:rFonts w:ascii="Arial" w:eastAsia="Arial" w:hAnsi="Arial" w:cs="Arial"/>
          <w:u w:val="single"/>
          <w:lang w:val="nl-NL"/>
        </w:rPr>
        <w:t xml:space="preserve"> </w:t>
      </w:r>
      <w:r w:rsidR="007B080A" w:rsidRPr="007A4380">
        <w:rPr>
          <w:rFonts w:ascii="Arial" w:eastAsia="Arial" w:hAnsi="Arial" w:cs="Arial"/>
          <w:u w:val="single"/>
          <w:lang w:val="nl-NL"/>
        </w:rPr>
        <w:t>–</w:t>
      </w:r>
      <w:r w:rsidR="00F836C7" w:rsidRPr="007A4380">
        <w:rPr>
          <w:rFonts w:ascii="Arial" w:eastAsia="Arial" w:hAnsi="Arial" w:cs="Arial"/>
          <w:u w:val="single"/>
          <w:lang w:val="nl-NL"/>
        </w:rPr>
        <w:t xml:space="preserve"> nablijven</w:t>
      </w:r>
    </w:p>
    <w:p w14:paraId="1083CBDF" w14:textId="0A79A392" w:rsidR="005857D9" w:rsidRPr="007A4380" w:rsidRDefault="1EA13078" w:rsidP="1EA13078">
      <w:pPr>
        <w:spacing w:line="320" w:lineRule="exact"/>
        <w:rPr>
          <w:rFonts w:ascii="Arial" w:eastAsia="Arial" w:hAnsi="Arial" w:cs="Arial"/>
          <w:strike/>
          <w:lang w:val="nl-NL"/>
        </w:rPr>
      </w:pPr>
      <w:r w:rsidRPr="007A4380">
        <w:rPr>
          <w:rFonts w:ascii="Arial" w:eastAsia="Arial" w:hAnsi="Arial" w:cs="Arial"/>
          <w:lang w:val="nl-NL"/>
        </w:rPr>
        <w:t>De dag en datum van elke strafstudie</w:t>
      </w:r>
      <w:r w:rsidR="007B080A" w:rsidRPr="007A4380">
        <w:rPr>
          <w:rFonts w:ascii="Arial" w:eastAsia="Arial" w:hAnsi="Arial" w:cs="Arial"/>
          <w:lang w:val="nl-NL"/>
        </w:rPr>
        <w:t>,</w:t>
      </w:r>
      <w:r w:rsidRPr="007A4380">
        <w:rPr>
          <w:rFonts w:ascii="Arial" w:eastAsia="Arial" w:hAnsi="Arial" w:cs="Arial"/>
          <w:lang w:val="nl-NL"/>
        </w:rPr>
        <w:t xml:space="preserve"> stiptheidsstudie</w:t>
      </w:r>
      <w:r w:rsidR="007B080A" w:rsidRPr="007A4380">
        <w:rPr>
          <w:rFonts w:ascii="Arial" w:eastAsia="Arial" w:hAnsi="Arial" w:cs="Arial"/>
          <w:lang w:val="nl-NL"/>
        </w:rPr>
        <w:t xml:space="preserve"> of nablijven</w:t>
      </w:r>
      <w:r w:rsidRPr="007A4380">
        <w:rPr>
          <w:rFonts w:ascii="Arial" w:eastAsia="Arial" w:hAnsi="Arial" w:cs="Arial"/>
          <w:lang w:val="nl-NL"/>
        </w:rPr>
        <w:t xml:space="preserve"> noteren we </w:t>
      </w:r>
      <w:r w:rsidR="001F2B1A" w:rsidRPr="007A4380">
        <w:rPr>
          <w:rFonts w:ascii="Arial" w:eastAsia="Arial" w:hAnsi="Arial" w:cs="Arial"/>
          <w:lang w:val="nl-NL"/>
        </w:rPr>
        <w:t>in het digitale sanctiesysteem</w:t>
      </w:r>
      <w:r w:rsidR="00B24256">
        <w:rPr>
          <w:rFonts w:ascii="Arial" w:eastAsia="Arial" w:hAnsi="Arial" w:cs="Arial"/>
          <w:lang w:val="nl-NL"/>
        </w:rPr>
        <w:t xml:space="preserve"> op Smartschool.</w:t>
      </w:r>
      <w:r w:rsidR="001F2B1A" w:rsidRPr="007A4380">
        <w:rPr>
          <w:rFonts w:ascii="Arial" w:eastAsia="Arial" w:hAnsi="Arial" w:cs="Arial"/>
          <w:lang w:val="nl-NL"/>
        </w:rPr>
        <w:t xml:space="preserve"> </w:t>
      </w:r>
    </w:p>
    <w:p w14:paraId="01803963" w14:textId="4162060D" w:rsidR="00EF05F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Een strafstudie</w:t>
      </w:r>
      <w:r w:rsidR="007B080A" w:rsidRPr="007A4380">
        <w:rPr>
          <w:rFonts w:ascii="Arial" w:eastAsia="Arial" w:hAnsi="Arial" w:cs="Arial"/>
          <w:lang w:val="nl-NL"/>
        </w:rPr>
        <w:t xml:space="preserve">, </w:t>
      </w:r>
      <w:r w:rsidRPr="007A4380">
        <w:rPr>
          <w:rFonts w:ascii="Arial" w:eastAsia="Arial" w:hAnsi="Arial" w:cs="Arial"/>
          <w:lang w:val="nl-NL"/>
        </w:rPr>
        <w:t>stiptheidsstudie</w:t>
      </w:r>
      <w:r w:rsidR="007B080A" w:rsidRPr="007A4380">
        <w:rPr>
          <w:rFonts w:ascii="Arial" w:eastAsia="Arial" w:hAnsi="Arial" w:cs="Arial"/>
          <w:lang w:val="nl-NL"/>
        </w:rPr>
        <w:t xml:space="preserve"> of nablijven</w:t>
      </w:r>
      <w:r w:rsidRPr="007A4380">
        <w:rPr>
          <w:rFonts w:ascii="Arial" w:eastAsia="Arial" w:hAnsi="Arial" w:cs="Arial"/>
          <w:lang w:val="nl-NL"/>
        </w:rPr>
        <w:t xml:space="preserve"> kan enkel verplaatst worden, als de directie akkoord gaat met een gegronde schriftelijke motivering van de ouders, minstens 1 dag voor de strafstudie</w:t>
      </w:r>
      <w:r w:rsidR="007B080A" w:rsidRPr="007A4380">
        <w:rPr>
          <w:rFonts w:ascii="Arial" w:eastAsia="Arial" w:hAnsi="Arial" w:cs="Arial"/>
          <w:lang w:val="nl-NL"/>
        </w:rPr>
        <w:t xml:space="preserve">, </w:t>
      </w:r>
      <w:r w:rsidRPr="007A4380">
        <w:rPr>
          <w:rFonts w:ascii="Arial" w:eastAsia="Arial" w:hAnsi="Arial" w:cs="Arial"/>
          <w:lang w:val="nl-NL"/>
        </w:rPr>
        <w:t>stiptheidsstudie</w:t>
      </w:r>
      <w:r w:rsidR="007B080A" w:rsidRPr="007A4380">
        <w:rPr>
          <w:rFonts w:ascii="Arial" w:eastAsia="Arial" w:hAnsi="Arial" w:cs="Arial"/>
          <w:lang w:val="nl-NL"/>
        </w:rPr>
        <w:t xml:space="preserve"> of het nablijven</w:t>
      </w:r>
      <w:r w:rsidRPr="007A4380">
        <w:rPr>
          <w:rFonts w:ascii="Arial" w:eastAsia="Arial" w:hAnsi="Arial" w:cs="Arial"/>
          <w:lang w:val="nl-NL"/>
        </w:rPr>
        <w:t xml:space="preserve">. </w:t>
      </w:r>
    </w:p>
    <w:p w14:paraId="0C4EFA5A" w14:textId="548B210A" w:rsidR="004A309C" w:rsidRPr="002D2FDC" w:rsidRDefault="1EA13078" w:rsidP="00AE0183">
      <w:pPr>
        <w:spacing w:line="320" w:lineRule="exact"/>
        <w:rPr>
          <w:rFonts w:ascii="Arial" w:eastAsia="Arial" w:hAnsi="Arial" w:cs="Arial"/>
          <w:lang w:val="nl-NL"/>
        </w:rPr>
      </w:pPr>
      <w:r w:rsidRPr="007A4380">
        <w:rPr>
          <w:rFonts w:ascii="Arial" w:eastAsia="Arial" w:hAnsi="Arial" w:cs="Arial"/>
          <w:lang w:val="nl-NL"/>
        </w:rPr>
        <w:t>Als je zonder voorafgaande toestemming niet komt, krijg je een extra strafstudie. Als je ook dan nog niet komt, dan word je een dag tijdelijk verwijderd uit de les</w:t>
      </w:r>
      <w:r w:rsidRPr="79A11FAE">
        <w:rPr>
          <w:rStyle w:val="Verwijzingopmerking"/>
          <w:rFonts w:ascii="Arial" w:eastAsia="Arial,Verdana" w:hAnsi="Arial" w:cs="Arial"/>
          <w:sz w:val="20"/>
          <w:szCs w:val="20"/>
        </w:rPr>
        <w:t>.</w:t>
      </w:r>
    </w:p>
    <w:p w14:paraId="227FA15E" w14:textId="12AD13CD" w:rsidR="00EF05FE" w:rsidRPr="00242667" w:rsidRDefault="058DE815" w:rsidP="2B339EEE">
      <w:pPr>
        <w:spacing w:line="320" w:lineRule="exact"/>
        <w:rPr>
          <w:rFonts w:ascii="Arial" w:eastAsia="Arial" w:hAnsi="Arial" w:cs="Arial"/>
          <w:lang w:val="nl-NL"/>
        </w:rPr>
      </w:pPr>
      <w:r w:rsidRPr="00242667">
        <w:rPr>
          <w:rFonts w:ascii="Arial" w:eastAsia="Arial" w:hAnsi="Arial" w:cs="Arial"/>
          <w:lang w:val="nl-NL"/>
        </w:rPr>
        <w:t xml:space="preserve">De stiptheidsstudie gaat door op </w:t>
      </w:r>
      <w:r w:rsidR="50EEA0E7" w:rsidRPr="00242667">
        <w:rPr>
          <w:rFonts w:ascii="Arial" w:eastAsia="Arial" w:hAnsi="Arial" w:cs="Arial"/>
          <w:lang w:val="nl-NL"/>
        </w:rPr>
        <w:t>dinsdag</w:t>
      </w:r>
      <w:r w:rsidR="00D66E93" w:rsidRPr="00242667">
        <w:rPr>
          <w:rFonts w:ascii="Arial" w:eastAsia="Arial" w:hAnsi="Arial" w:cs="Arial"/>
          <w:lang w:val="nl-NL"/>
        </w:rPr>
        <w:t>-</w:t>
      </w:r>
      <w:r w:rsidR="50EEA0E7" w:rsidRPr="00242667">
        <w:rPr>
          <w:rFonts w:ascii="Arial" w:eastAsia="Arial" w:hAnsi="Arial" w:cs="Arial"/>
          <w:lang w:val="nl-NL"/>
        </w:rPr>
        <w:t xml:space="preserve"> of donderdag</w:t>
      </w:r>
      <w:r w:rsidR="513BF498" w:rsidRPr="00242667">
        <w:rPr>
          <w:rFonts w:ascii="Arial" w:eastAsia="Arial" w:hAnsi="Arial" w:cs="Arial"/>
          <w:lang w:val="nl-NL"/>
        </w:rPr>
        <w:t>avond</w:t>
      </w:r>
      <w:r w:rsidR="396A65D5" w:rsidRPr="00242667">
        <w:rPr>
          <w:rFonts w:ascii="Arial" w:eastAsia="Arial" w:hAnsi="Arial" w:cs="Arial"/>
          <w:lang w:val="nl-NL"/>
        </w:rPr>
        <w:t xml:space="preserve"> van 1</w:t>
      </w:r>
      <w:r w:rsidR="55F5B636" w:rsidRPr="00242667">
        <w:rPr>
          <w:rFonts w:ascii="Arial" w:eastAsia="Arial" w:hAnsi="Arial" w:cs="Arial"/>
          <w:lang w:val="nl-NL"/>
        </w:rPr>
        <w:t>6</w:t>
      </w:r>
      <w:r w:rsidR="396A65D5" w:rsidRPr="00242667">
        <w:rPr>
          <w:rFonts w:ascii="Arial" w:eastAsia="Arial" w:hAnsi="Arial" w:cs="Arial"/>
          <w:lang w:val="nl-NL"/>
        </w:rPr>
        <w:t>.</w:t>
      </w:r>
      <w:r w:rsidR="5825FF32" w:rsidRPr="00242667">
        <w:rPr>
          <w:rFonts w:ascii="Arial" w:eastAsia="Arial" w:hAnsi="Arial" w:cs="Arial"/>
          <w:lang w:val="nl-NL"/>
        </w:rPr>
        <w:t>0</w:t>
      </w:r>
      <w:r w:rsidR="396A65D5" w:rsidRPr="00242667">
        <w:rPr>
          <w:rFonts w:ascii="Arial" w:eastAsia="Arial" w:hAnsi="Arial" w:cs="Arial"/>
          <w:lang w:val="nl-NL"/>
        </w:rPr>
        <w:t>0 uur tot 1</w:t>
      </w:r>
      <w:r w:rsidR="6A27ED7D" w:rsidRPr="00242667">
        <w:rPr>
          <w:rFonts w:ascii="Arial" w:eastAsia="Arial" w:hAnsi="Arial" w:cs="Arial"/>
          <w:lang w:val="nl-NL"/>
        </w:rPr>
        <w:t>6</w:t>
      </w:r>
      <w:r w:rsidR="396A65D5" w:rsidRPr="00242667">
        <w:rPr>
          <w:rFonts w:ascii="Arial" w:eastAsia="Arial" w:hAnsi="Arial" w:cs="Arial"/>
          <w:lang w:val="nl-NL"/>
        </w:rPr>
        <w:t>.</w:t>
      </w:r>
      <w:r w:rsidR="7217943B" w:rsidRPr="00242667">
        <w:rPr>
          <w:rFonts w:ascii="Arial" w:eastAsia="Arial" w:hAnsi="Arial" w:cs="Arial"/>
          <w:lang w:val="nl-NL"/>
        </w:rPr>
        <w:t>50</w:t>
      </w:r>
      <w:r w:rsidR="396A65D5" w:rsidRPr="00242667">
        <w:rPr>
          <w:rFonts w:ascii="Arial" w:eastAsia="Arial" w:hAnsi="Arial" w:cs="Arial"/>
          <w:lang w:val="nl-NL"/>
        </w:rPr>
        <w:t xml:space="preserve"> uur in </w:t>
      </w:r>
      <w:r w:rsidR="00956898">
        <w:rPr>
          <w:rFonts w:ascii="Arial" w:eastAsia="Arial" w:hAnsi="Arial" w:cs="Arial"/>
          <w:lang w:val="nl-NL"/>
        </w:rPr>
        <w:t>NOVA campus VISO</w:t>
      </w:r>
      <w:r w:rsidR="396A65D5" w:rsidRPr="00242667">
        <w:rPr>
          <w:rFonts w:ascii="Arial" w:eastAsia="Arial" w:hAnsi="Arial" w:cs="Arial"/>
          <w:lang w:val="nl-NL"/>
        </w:rPr>
        <w:t xml:space="preserve"> D en tijdens de avondstudie </w:t>
      </w:r>
      <w:r w:rsidR="76958AEB" w:rsidRPr="00242667">
        <w:rPr>
          <w:rFonts w:ascii="Arial" w:eastAsia="Arial" w:hAnsi="Arial" w:cs="Arial"/>
          <w:lang w:val="nl-NL"/>
        </w:rPr>
        <w:t xml:space="preserve">of op woensdagnamiddag </w:t>
      </w:r>
      <w:r w:rsidR="396A65D5" w:rsidRPr="00242667">
        <w:rPr>
          <w:rFonts w:ascii="Arial" w:eastAsia="Arial" w:hAnsi="Arial" w:cs="Arial"/>
          <w:lang w:val="nl-NL"/>
        </w:rPr>
        <w:t xml:space="preserve">in </w:t>
      </w:r>
      <w:r w:rsidR="00956898">
        <w:rPr>
          <w:rFonts w:ascii="Arial" w:eastAsia="Arial" w:hAnsi="Arial" w:cs="Arial"/>
          <w:lang w:val="nl-NL"/>
        </w:rPr>
        <w:t>NOVA campus VISO</w:t>
      </w:r>
      <w:r w:rsidR="396A65D5" w:rsidRPr="00242667">
        <w:rPr>
          <w:rFonts w:ascii="Arial" w:eastAsia="Arial" w:hAnsi="Arial" w:cs="Arial"/>
          <w:lang w:val="nl-NL"/>
        </w:rPr>
        <w:t xml:space="preserve"> P.</w:t>
      </w:r>
      <w:r w:rsidR="640E3EB5" w:rsidRPr="00242667">
        <w:rPr>
          <w:rFonts w:ascii="Arial" w:eastAsia="Arial" w:hAnsi="Arial" w:cs="Arial"/>
          <w:lang w:val="nl-NL"/>
        </w:rPr>
        <w:t xml:space="preserve"> Het nablijven gaat </w:t>
      </w:r>
      <w:r w:rsidR="5394855E" w:rsidRPr="00242667">
        <w:rPr>
          <w:rFonts w:ascii="Arial" w:eastAsia="Arial" w:hAnsi="Arial" w:cs="Arial"/>
          <w:lang w:val="nl-NL"/>
        </w:rPr>
        <w:t xml:space="preserve">in principe </w:t>
      </w:r>
      <w:r w:rsidR="640E3EB5" w:rsidRPr="00242667">
        <w:rPr>
          <w:rFonts w:ascii="Arial" w:eastAsia="Arial" w:hAnsi="Arial" w:cs="Arial"/>
          <w:lang w:val="nl-NL"/>
        </w:rPr>
        <w:t>door op een avond van 16 u. tot 16.50 u.</w:t>
      </w:r>
      <w:bookmarkEnd w:id="159"/>
    </w:p>
    <w:p w14:paraId="695845AD" w14:textId="77777777" w:rsidR="00EB55DE" w:rsidRPr="00242667" w:rsidRDefault="00EB55DE" w:rsidP="00EB55DE">
      <w:pPr>
        <w:spacing w:line="320" w:lineRule="exact"/>
        <w:rPr>
          <w:rFonts w:ascii="Arial" w:eastAsia="Arial" w:hAnsi="Arial" w:cs="Arial"/>
          <w:lang w:val="nl-NL"/>
        </w:rPr>
      </w:pPr>
      <w:r w:rsidRPr="00242667">
        <w:rPr>
          <w:rFonts w:ascii="Arial" w:eastAsia="Arial" w:hAnsi="Arial" w:cs="Arial"/>
          <w:lang w:val="nl-NL"/>
        </w:rPr>
        <w:t>De strafstudie gaat door op woensdagnamiddag van 12.30 uur tot 14.10 uur.</w:t>
      </w:r>
    </w:p>
    <w:p w14:paraId="4E346C1E" w14:textId="495E8388" w:rsidR="00EF05FE" w:rsidRPr="002D2FDC" w:rsidRDefault="1EA13078" w:rsidP="0D64077F">
      <w:pPr>
        <w:spacing w:line="320" w:lineRule="exact"/>
        <w:rPr>
          <w:rFonts w:ascii="Arial" w:eastAsia="Arial" w:hAnsi="Arial" w:cs="Arial"/>
          <w:lang w:val="nl-NL"/>
        </w:rPr>
      </w:pPr>
      <w:r w:rsidRPr="007A4380">
        <w:rPr>
          <w:rFonts w:ascii="Arial" w:eastAsia="Arial" w:hAnsi="Arial" w:cs="Arial"/>
          <w:lang w:val="nl-NL"/>
        </w:rPr>
        <w:lastRenderedPageBreak/>
        <w:t xml:space="preserve">Heb je op de vrije halve dag strafstudie of stiptheidsstudie, dan blijf je steeds tijdens de middagpauze op school. Je brengt je picknick mee. </w:t>
      </w:r>
    </w:p>
    <w:p w14:paraId="585BE059" w14:textId="5ADEAC70" w:rsidR="007D684A"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Bij een strafstudie bepaalt de school de datum van de strafstudie.</w:t>
      </w:r>
      <w:r w:rsidR="00FA32FD">
        <w:rPr>
          <w:rFonts w:ascii="Arial" w:eastAsia="Arial" w:hAnsi="Arial" w:cs="Arial"/>
          <w:lang w:val="nl-NL"/>
        </w:rPr>
        <w:t xml:space="preserve"> </w:t>
      </w:r>
      <w:r w:rsidRPr="007A4380">
        <w:rPr>
          <w:rFonts w:ascii="Arial" w:eastAsia="Arial" w:hAnsi="Arial" w:cs="Arial"/>
          <w:lang w:val="nl-NL"/>
        </w:rPr>
        <w:t xml:space="preserve">De directie kan uitzonderlijk beslissen om de </w:t>
      </w:r>
      <w:r w:rsidR="00600CDE" w:rsidRPr="007A4380">
        <w:rPr>
          <w:rFonts w:ascii="Arial" w:eastAsia="Arial" w:hAnsi="Arial" w:cs="Arial"/>
          <w:lang w:val="nl-NL"/>
        </w:rPr>
        <w:t xml:space="preserve">stiptheids- of </w:t>
      </w:r>
      <w:r w:rsidRPr="007A4380">
        <w:rPr>
          <w:rFonts w:ascii="Arial" w:eastAsia="Arial" w:hAnsi="Arial" w:cs="Arial"/>
          <w:lang w:val="nl-NL"/>
        </w:rPr>
        <w:t xml:space="preserve">strafstudie op een ander tijdstip te zetten, bv.: laten doorlopen tot een dubbele strafstudie (tot 16 uur), ’s morgens vanaf 8 uur en ’s avonds tot 18.15 uur of op dagen tussen einde examens en start van de vakantie. </w:t>
      </w:r>
    </w:p>
    <w:p w14:paraId="5222E8B5" w14:textId="442425A5" w:rsidR="00C17355" w:rsidRPr="007A4380" w:rsidRDefault="1EA13078" w:rsidP="1EA13078">
      <w:pPr>
        <w:spacing w:line="320" w:lineRule="exact"/>
        <w:rPr>
          <w:rFonts w:ascii="Arial" w:eastAsia="Arial" w:hAnsi="Arial" w:cs="Arial"/>
        </w:rPr>
      </w:pPr>
      <w:r w:rsidRPr="007A4380">
        <w:rPr>
          <w:rFonts w:ascii="Arial" w:eastAsia="Arial" w:hAnsi="Arial" w:cs="Arial"/>
        </w:rPr>
        <w:t xml:space="preserve">Als je drie keer </w:t>
      </w:r>
      <w:r w:rsidRPr="007A4380">
        <w:rPr>
          <w:rFonts w:ascii="Arial" w:eastAsia="Arial" w:hAnsi="Arial" w:cs="Arial"/>
          <w:lang w:val="nl-NL"/>
        </w:rPr>
        <w:t xml:space="preserve">strafstudie hebt, kan je uitgesloten worden voor een activiteit, uitstap of schoolreis </w:t>
      </w:r>
      <w:r w:rsidRPr="007A4380">
        <w:rPr>
          <w:rFonts w:ascii="Arial" w:eastAsia="Arial" w:hAnsi="Arial" w:cs="Arial"/>
        </w:rPr>
        <w:t>of kan de klassenraad verdere sancties bepalen.</w:t>
      </w:r>
    </w:p>
    <w:p w14:paraId="20465706" w14:textId="61A1BD29" w:rsidR="001C01FE" w:rsidRPr="007A4380" w:rsidRDefault="1EA13078" w:rsidP="1EA13078">
      <w:pPr>
        <w:pStyle w:val="Lijstalinea"/>
        <w:spacing w:line="320" w:lineRule="exact"/>
        <w:ind w:left="0"/>
        <w:rPr>
          <w:rFonts w:ascii="Arial" w:eastAsia="Arial" w:hAnsi="Arial" w:cs="Arial"/>
        </w:rPr>
      </w:pPr>
      <w:r w:rsidRPr="007A4380">
        <w:rPr>
          <w:rFonts w:ascii="Arial" w:eastAsia="Arial" w:hAnsi="Arial" w:cs="Arial"/>
        </w:rPr>
        <w:t>Na elke derde strafstudie</w:t>
      </w:r>
      <w:r w:rsidR="00FC7D73" w:rsidRPr="007A4380">
        <w:rPr>
          <w:rFonts w:ascii="Arial" w:eastAsia="Arial" w:hAnsi="Arial" w:cs="Arial"/>
        </w:rPr>
        <w:t xml:space="preserve">, onmiddellijk of </w:t>
      </w:r>
      <w:r w:rsidRPr="007A4380">
        <w:rPr>
          <w:rFonts w:ascii="Arial" w:eastAsia="Arial" w:hAnsi="Arial" w:cs="Arial"/>
        </w:rPr>
        <w:t xml:space="preserve">op basis van fout gedrag </w:t>
      </w:r>
      <w:r w:rsidR="00FC7D73" w:rsidRPr="007A4380">
        <w:rPr>
          <w:rFonts w:ascii="Arial" w:eastAsia="Arial" w:hAnsi="Arial" w:cs="Arial"/>
        </w:rPr>
        <w:t>en/</w:t>
      </w:r>
      <w:r w:rsidR="007B080A" w:rsidRPr="007A4380">
        <w:rPr>
          <w:rFonts w:ascii="Arial" w:eastAsia="Arial" w:hAnsi="Arial" w:cs="Arial"/>
        </w:rPr>
        <w:t xml:space="preserve">of nablijven </w:t>
      </w:r>
      <w:r w:rsidRPr="007A4380">
        <w:rPr>
          <w:rFonts w:ascii="Arial" w:eastAsia="Arial" w:hAnsi="Arial" w:cs="Arial"/>
        </w:rPr>
        <w:t xml:space="preserve">nemen we contact op met je ouders om hierover persoonlijk te communiceren. </w:t>
      </w:r>
    </w:p>
    <w:p w14:paraId="3A54DD90" w14:textId="49E8DD09" w:rsidR="00D3455F" w:rsidRPr="002D2FDC" w:rsidRDefault="1EA13078" w:rsidP="00AE0183">
      <w:pPr>
        <w:pStyle w:val="Lijstalinea"/>
        <w:spacing w:line="320" w:lineRule="exact"/>
        <w:ind w:left="0"/>
        <w:rPr>
          <w:rFonts w:ascii="Arial" w:eastAsia="Arial" w:hAnsi="Arial" w:cs="Arial"/>
        </w:rPr>
      </w:pPr>
      <w:r w:rsidRPr="007A4380">
        <w:rPr>
          <w:rFonts w:ascii="Arial" w:eastAsia="Arial" w:hAnsi="Arial" w:cs="Arial"/>
        </w:rPr>
        <w:t>Heb je een onmiddellijke strafstudie, dan krijg je een reflectietaak.</w:t>
      </w:r>
    </w:p>
    <w:p w14:paraId="79040263" w14:textId="6D38B9EA" w:rsidR="0016364F" w:rsidRPr="006A6CD8"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In de stiptheidsstudie </w:t>
      </w:r>
      <w:r w:rsidR="00FC7D73" w:rsidRPr="007A4380">
        <w:rPr>
          <w:rFonts w:ascii="Arial" w:eastAsia="Arial" w:hAnsi="Arial" w:cs="Arial"/>
          <w:lang w:val="nl-NL"/>
        </w:rPr>
        <w:t xml:space="preserve">of bij het nablijven </w:t>
      </w:r>
      <w:r w:rsidRPr="007A4380">
        <w:rPr>
          <w:rFonts w:ascii="Arial" w:eastAsia="Arial" w:hAnsi="Arial" w:cs="Arial"/>
          <w:lang w:val="nl-NL"/>
        </w:rPr>
        <w:t xml:space="preserve">maak je een specifieke taak. Je reflecteert o.a. over de oorzaak van het </w:t>
      </w:r>
      <w:r w:rsidR="00FC7D73" w:rsidRPr="007A4380">
        <w:rPr>
          <w:rFonts w:ascii="Arial" w:eastAsia="Arial" w:hAnsi="Arial" w:cs="Arial"/>
          <w:lang w:val="nl-NL"/>
        </w:rPr>
        <w:t>probleem</w:t>
      </w:r>
      <w:r w:rsidRPr="007A4380">
        <w:rPr>
          <w:rFonts w:ascii="Arial" w:eastAsia="Arial" w:hAnsi="Arial" w:cs="Arial"/>
          <w:lang w:val="nl-NL"/>
        </w:rPr>
        <w:t xml:space="preserve">. </w:t>
      </w:r>
      <w:r w:rsidRPr="006A6CD8">
        <w:rPr>
          <w:rFonts w:ascii="Arial" w:eastAsia="Arial" w:hAnsi="Arial" w:cs="Arial"/>
          <w:lang w:val="nl-NL"/>
        </w:rPr>
        <w:t xml:space="preserve">Na je stiptheidsstudie heb je over je reflectie en je aanpak in de toekomst een gesprek met je titularis. </w:t>
      </w:r>
    </w:p>
    <w:p w14:paraId="195B50DA" w14:textId="77777777" w:rsidR="006162A2" w:rsidRPr="007A4380" w:rsidRDefault="006162A2" w:rsidP="00AE0183">
      <w:pPr>
        <w:pStyle w:val="Lijstalinea"/>
        <w:spacing w:line="320" w:lineRule="exact"/>
        <w:ind w:left="0"/>
        <w:rPr>
          <w:rFonts w:ascii="Arial" w:hAnsi="Arial" w:cs="Arial"/>
        </w:rPr>
      </w:pPr>
    </w:p>
    <w:p w14:paraId="66210DF7" w14:textId="26F2659C" w:rsidR="0049359F" w:rsidRPr="002D2FDC" w:rsidRDefault="1EA13078" w:rsidP="002D2FDC">
      <w:pPr>
        <w:pStyle w:val="Kopje3"/>
        <w:rPr>
          <w:lang w:val="nl-BE"/>
        </w:rPr>
      </w:pPr>
      <w:bookmarkStart w:id="160" w:name="_Toc238482648"/>
      <w:r>
        <w:t>Tuchtmaatregelen</w:t>
      </w:r>
      <w:bookmarkEnd w:id="160"/>
    </w:p>
    <w:p w14:paraId="2D74A6E2" w14:textId="06E361DC" w:rsidR="0066501E" w:rsidRPr="002D2FDC" w:rsidRDefault="1EA13078" w:rsidP="002D2FDC">
      <w:pPr>
        <w:pStyle w:val="Kopje4"/>
      </w:pPr>
      <w:bookmarkStart w:id="161" w:name="_Toc238482649"/>
      <w:r>
        <w:t>Wanneer kan je een tuchtmaatregel krijgen?</w:t>
      </w:r>
      <w:bookmarkEnd w:id="161"/>
    </w:p>
    <w:p w14:paraId="6F32FF32" w14:textId="77777777" w:rsidR="00E03893"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We kunnen beslissen om je een tuchtmaatregel op te leggen wanneer je de leefregels van de school in die mate schendt dat je gedrag een gevaar of ernstige belemmering vormt voor de goede werking van de school of voor de fysieke of psychische veiligheid en integriteit van medeleerlingen, personeelsleden of anderen. </w:t>
      </w:r>
    </w:p>
    <w:p w14:paraId="12750BDD"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Dit zal bv. het geval zijn:</w:t>
      </w:r>
    </w:p>
    <w:p w14:paraId="2F54E9F0" w14:textId="77777777" w:rsidR="00531217" w:rsidRPr="007A4380" w:rsidRDefault="1EA13078" w:rsidP="1EA13078">
      <w:pPr>
        <w:numPr>
          <w:ilvl w:val="0"/>
          <w:numId w:val="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als je ook na begeleidende en ordemaatregelen de afspraken op school niet nakomt;</w:t>
      </w:r>
    </w:p>
    <w:p w14:paraId="679F6F0E" w14:textId="77777777" w:rsidR="00531217" w:rsidRPr="007A4380" w:rsidRDefault="1EA13078" w:rsidP="1EA13078">
      <w:pPr>
        <w:numPr>
          <w:ilvl w:val="0"/>
          <w:numId w:val="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als je ernstige of wettelijk strafbare feiten pleegt (bv. bij diefstal, fysieke agressie);</w:t>
      </w:r>
    </w:p>
    <w:p w14:paraId="0ECFEB8B" w14:textId="7ECE5083" w:rsidR="00D12ABA" w:rsidRPr="00822CED" w:rsidRDefault="1EA13078" w:rsidP="00AE0183">
      <w:pPr>
        <w:numPr>
          <w:ilvl w:val="0"/>
          <w:numId w:val="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als je het pedagogisch project van onze school in gevaar brengt.</w:t>
      </w:r>
    </w:p>
    <w:p w14:paraId="65F23E18" w14:textId="13DC74F6" w:rsidR="00531217" w:rsidRPr="002D2FDC" w:rsidRDefault="1EA13078" w:rsidP="002D2FDC">
      <w:pPr>
        <w:pStyle w:val="Kopje4"/>
      </w:pPr>
      <w:bookmarkStart w:id="162" w:name="_Toc238482650"/>
      <w:r>
        <w:t>Welke tuchtmaatregelen zijn er?</w:t>
      </w:r>
      <w:bookmarkEnd w:id="162"/>
    </w:p>
    <w:p w14:paraId="19450F30" w14:textId="77777777" w:rsidR="00531217" w:rsidRPr="007A4380" w:rsidRDefault="1EA13078" w:rsidP="1EA13078">
      <w:pPr>
        <w:numPr>
          <w:ilvl w:val="1"/>
          <w:numId w:val="4"/>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een tijdelijke uitsluiting uit de lessen voor één, meer of alle vakken voor maximaal 15 schooldagen;</w:t>
      </w:r>
    </w:p>
    <w:p w14:paraId="5F3C251A" w14:textId="0881AB29" w:rsidR="00A32E74" w:rsidRPr="00822CED" w:rsidRDefault="1EA13078" w:rsidP="00AE0183">
      <w:pPr>
        <w:numPr>
          <w:ilvl w:val="1"/>
          <w:numId w:val="4"/>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een definitieve uitsluiting uit de school.</w:t>
      </w:r>
    </w:p>
    <w:p w14:paraId="14C2D609" w14:textId="0D916FF2" w:rsidR="00CA4FCD" w:rsidRPr="002D2FDC" w:rsidRDefault="1EA13078" w:rsidP="002D2FDC">
      <w:pPr>
        <w:pStyle w:val="Kopje4"/>
      </w:pPr>
      <w:bookmarkStart w:id="163" w:name="_Toc238482651"/>
      <w:r>
        <w:t>Wie kan een tuchtmaatregel opleggen?</w:t>
      </w:r>
      <w:bookmarkEnd w:id="163"/>
    </w:p>
    <w:p w14:paraId="52D600A3" w14:textId="4A0664CF" w:rsidR="00433C5A" w:rsidRPr="00822CED" w:rsidRDefault="1EA13078" w:rsidP="00AE0183">
      <w:pPr>
        <w:spacing w:line="320" w:lineRule="exact"/>
        <w:rPr>
          <w:rFonts w:ascii="Arial" w:eastAsia="Arial" w:hAnsi="Arial" w:cs="Arial"/>
          <w:lang w:val="nl-NL"/>
        </w:rPr>
      </w:pPr>
      <w:r w:rsidRPr="007A4380">
        <w:rPr>
          <w:rFonts w:ascii="Arial" w:eastAsia="Arial" w:hAnsi="Arial" w:cs="Arial"/>
          <w:lang w:val="nl-NL"/>
        </w:rPr>
        <w:t>Alleen de directeur of zijn afgevaardigde kan een tuchtmaatregel opleggen. Als hij een definitieve uitsluiting overweegt, vraagt hij vooraf het advies van de begeleidende klassenraad. Iemand van het begeleidende CLB zal ook in die klassenraad zetelen. Het advies van de klassenraad maakt deel uit van het tuchtdossier.</w:t>
      </w:r>
    </w:p>
    <w:p w14:paraId="09B3840B" w14:textId="3F81BF07" w:rsidR="00531217" w:rsidRPr="002D2FDC" w:rsidRDefault="1EA13078" w:rsidP="002D2FDC">
      <w:pPr>
        <w:pStyle w:val="Kopje4"/>
      </w:pPr>
      <w:bookmarkStart w:id="164" w:name="_Toc238482652"/>
      <w:r>
        <w:t>Hoe verloopt een tuchtprocedure?</w:t>
      </w:r>
      <w:bookmarkEnd w:id="164"/>
    </w:p>
    <w:p w14:paraId="34845A86" w14:textId="2F88014F" w:rsidR="0049359F" w:rsidRPr="007A4380" w:rsidRDefault="1EA13078" w:rsidP="5BBABBC1">
      <w:pPr>
        <w:spacing w:line="320" w:lineRule="exact"/>
        <w:rPr>
          <w:rFonts w:ascii="Arial" w:eastAsia="Arial" w:hAnsi="Arial" w:cs="Arial"/>
          <w:i/>
          <w:iCs/>
        </w:rPr>
      </w:pPr>
      <w:r w:rsidRPr="007A4380">
        <w:rPr>
          <w:rFonts w:ascii="Arial" w:eastAsia="Arial" w:hAnsi="Arial" w:cs="Arial"/>
          <w:i/>
          <w:iCs/>
        </w:rPr>
        <w:t xml:space="preserve">Let wel: wanneer we in dit punt spreken over dagen*, bedoelen we telkens alle dagen (zaterdagen, zondagen, wettelijke feestdagen </w:t>
      </w:r>
      <w:r w:rsidR="002F49C4" w:rsidRPr="007A4380">
        <w:rPr>
          <w:rFonts w:ascii="Arial" w:eastAsia="Arial" w:hAnsi="Arial" w:cs="Arial"/>
          <w:i/>
          <w:iCs/>
        </w:rPr>
        <w:t xml:space="preserve">en 11 juli </w:t>
      </w:r>
      <w:r w:rsidRPr="007A4380">
        <w:rPr>
          <w:rFonts w:ascii="Arial" w:eastAsia="Arial" w:hAnsi="Arial" w:cs="Arial"/>
          <w:i/>
          <w:iCs/>
        </w:rPr>
        <w:t>niet meegerekend)</w:t>
      </w:r>
    </w:p>
    <w:p w14:paraId="54919E92" w14:textId="77777777" w:rsidR="00152E29" w:rsidRPr="007A4380" w:rsidRDefault="1EA13078" w:rsidP="1EA13078">
      <w:pPr>
        <w:pStyle w:val="VVKSOTekst"/>
        <w:spacing w:after="0" w:line="320" w:lineRule="exact"/>
        <w:jc w:val="left"/>
        <w:rPr>
          <w:rFonts w:eastAsia="Arial" w:cs="Arial"/>
          <w:lang w:val="nl-BE"/>
        </w:rPr>
      </w:pPr>
      <w:r w:rsidRPr="007A4380">
        <w:rPr>
          <w:rFonts w:cs="Arial"/>
          <w:lang w:val="nl-BE"/>
        </w:rPr>
        <w:t>Een tuchtprocedure verloopt als volgt:</w:t>
      </w:r>
    </w:p>
    <w:p w14:paraId="717D2359" w14:textId="4ABE51A1" w:rsidR="00152E29" w:rsidRPr="007A4380" w:rsidRDefault="1EA13078" w:rsidP="007E478C">
      <w:pPr>
        <w:pStyle w:val="VVKSOOpsomming1"/>
        <w:numPr>
          <w:ilvl w:val="0"/>
          <w:numId w:val="60"/>
        </w:numPr>
        <w:tabs>
          <w:tab w:val="clear" w:pos="397"/>
          <w:tab w:val="num" w:pos="1134"/>
        </w:tabs>
        <w:spacing w:after="0" w:line="320" w:lineRule="exact"/>
        <w:ind w:left="1134" w:hanging="283"/>
        <w:jc w:val="left"/>
        <w:rPr>
          <w:rFonts w:eastAsia="Arial" w:cs="Arial"/>
          <w:lang w:val="nl-BE"/>
        </w:rPr>
      </w:pPr>
      <w:r w:rsidRPr="007A4380">
        <w:rPr>
          <w:rFonts w:cs="Arial"/>
          <w:lang w:val="nl-BE"/>
        </w:rPr>
        <w:lastRenderedPageBreak/>
        <w:t xml:space="preserve">De directeur </w:t>
      </w:r>
      <w:r w:rsidR="00E67830" w:rsidRPr="007A4380">
        <w:rPr>
          <w:rFonts w:cs="Arial"/>
          <w:lang w:val="nl-BE"/>
        </w:rPr>
        <w:t>of zijn afgevaardigde nodigt jij</w:t>
      </w:r>
      <w:r w:rsidRPr="007A4380">
        <w:rPr>
          <w:rFonts w:cs="Arial"/>
          <w:lang w:val="nl-BE"/>
        </w:rPr>
        <w:t xml:space="preserve"> en je ouders met een aangetekende brief uit op een gesprek waar jullie gehoord zullen worden. </w:t>
      </w:r>
    </w:p>
    <w:p w14:paraId="68C20524" w14:textId="77777777" w:rsidR="00152E29" w:rsidRPr="007A4380" w:rsidRDefault="1EA13078" w:rsidP="007E478C">
      <w:pPr>
        <w:pStyle w:val="VVKSOOpsomming1"/>
        <w:numPr>
          <w:ilvl w:val="0"/>
          <w:numId w:val="60"/>
        </w:numPr>
        <w:tabs>
          <w:tab w:val="clear" w:pos="397"/>
          <w:tab w:val="num" w:pos="1134"/>
        </w:tabs>
        <w:spacing w:after="0" w:line="320" w:lineRule="exact"/>
        <w:ind w:left="1134" w:hanging="283"/>
        <w:jc w:val="left"/>
        <w:rPr>
          <w:rFonts w:eastAsia="Arial" w:cs="Arial"/>
          <w:lang w:val="nl-BE"/>
        </w:rPr>
      </w:pPr>
      <w:r w:rsidRPr="007A4380">
        <w:rPr>
          <w:rFonts w:cs="Arial"/>
          <w:lang w:val="nl-BE"/>
        </w:rPr>
        <w:t>Vóór dat gesprek kunnen jullie op school het tuchtdossier komen inkijken.</w:t>
      </w:r>
    </w:p>
    <w:p w14:paraId="764C20FF" w14:textId="7C419FDD" w:rsidR="00152E29" w:rsidRPr="00045360" w:rsidRDefault="1EA13078" w:rsidP="007E478C">
      <w:pPr>
        <w:pStyle w:val="VVKSOOpsomming1"/>
        <w:numPr>
          <w:ilvl w:val="0"/>
          <w:numId w:val="60"/>
        </w:numPr>
        <w:tabs>
          <w:tab w:val="clear" w:pos="397"/>
          <w:tab w:val="num" w:pos="1134"/>
        </w:tabs>
        <w:spacing w:after="0" w:line="320" w:lineRule="exact"/>
        <w:ind w:left="1134" w:hanging="283"/>
        <w:jc w:val="left"/>
        <w:rPr>
          <w:rFonts w:eastAsia="Arial" w:cs="Arial"/>
          <w:lang w:val="nl-BE"/>
        </w:rPr>
      </w:pPr>
      <w:r w:rsidRPr="007A4380">
        <w:rPr>
          <w:rFonts w:cs="Arial"/>
          <w:lang w:val="nl-BE"/>
        </w:rPr>
        <w:t xml:space="preserve">Het gesprek zelf vindt ten vroegste plaats op de vierde dag* </w:t>
      </w:r>
      <w:r w:rsidRPr="00045360">
        <w:rPr>
          <w:rFonts w:cs="Arial"/>
          <w:lang w:val="nl-BE"/>
        </w:rPr>
        <w:t>na verzending van de brief. De poststempel geldt als bewijs van de datum van verzending. Jullie kunnen je tijdens dit gesprek laten bijstaan door een vertrouwenspersoon. Een personeelslid van de school</w:t>
      </w:r>
      <w:r w:rsidR="005222C2" w:rsidRPr="00045360">
        <w:rPr>
          <w:rFonts w:cs="Arial"/>
          <w:lang w:val="nl-BE"/>
        </w:rPr>
        <w:t xml:space="preserve">, </w:t>
      </w:r>
      <w:r w:rsidRPr="00045360">
        <w:rPr>
          <w:rFonts w:cs="Arial"/>
          <w:lang w:val="nl-BE"/>
        </w:rPr>
        <w:t xml:space="preserve">van het CLB </w:t>
      </w:r>
      <w:r w:rsidR="000C330B" w:rsidRPr="00045360">
        <w:rPr>
          <w:rFonts w:cs="Arial"/>
          <w:lang w:val="nl-BE"/>
        </w:rPr>
        <w:t xml:space="preserve">of van het ondersteunend leercentrum </w:t>
      </w:r>
      <w:r w:rsidRPr="00045360">
        <w:rPr>
          <w:rFonts w:cs="Arial"/>
          <w:lang w:val="nl-BE"/>
        </w:rPr>
        <w:t>kan bij een tuchtprocedure niet optreden als vertrouwenspersoon van jou en je ouders.</w:t>
      </w:r>
    </w:p>
    <w:p w14:paraId="06BC6F65" w14:textId="2FAF9CC9" w:rsidR="00C15D9F" w:rsidRPr="00045360" w:rsidRDefault="00C15D9F" w:rsidP="00C15D9F">
      <w:pPr>
        <w:pStyle w:val="VVKSOOpsomming1"/>
        <w:numPr>
          <w:ilvl w:val="0"/>
          <w:numId w:val="0"/>
        </w:numPr>
        <w:spacing w:after="0" w:line="320" w:lineRule="exact"/>
        <w:ind w:left="1134"/>
        <w:jc w:val="left"/>
        <w:rPr>
          <w:rFonts w:eastAsia="Arial" w:cs="Arial"/>
          <w:lang w:val="nl-BE"/>
        </w:rPr>
      </w:pPr>
      <w:r w:rsidRPr="00045360">
        <w:rPr>
          <w:rFonts w:cs="Arial"/>
          <w:lang w:val="nl-BE"/>
        </w:rPr>
        <w:t>Het gesprek vindt fysiek plaats op school tenzij dit wegens veiligheidsredenen niet mogelijk is. Over de wijze waarop het gesprek plaatsvindt (fysiek dan wel via elektronische weg) ligt de beslissing bij de directeur of zijn afgevaardigde na afweging van de concrete omstandigheden of vraag.</w:t>
      </w:r>
    </w:p>
    <w:p w14:paraId="619ADE8E" w14:textId="1FA9CE8B" w:rsidR="00152E29" w:rsidRPr="00E75082" w:rsidRDefault="1EA13078" w:rsidP="007E478C">
      <w:pPr>
        <w:pStyle w:val="VVKSOOpsomming1"/>
        <w:numPr>
          <w:ilvl w:val="0"/>
          <w:numId w:val="60"/>
        </w:numPr>
        <w:tabs>
          <w:tab w:val="clear" w:pos="397"/>
          <w:tab w:val="num" w:pos="1134"/>
        </w:tabs>
        <w:spacing w:after="0" w:line="320" w:lineRule="exact"/>
        <w:ind w:left="1134" w:hanging="283"/>
        <w:jc w:val="left"/>
        <w:rPr>
          <w:rFonts w:eastAsia="Arial" w:cs="Arial"/>
          <w:highlight w:val="lightGray"/>
          <w:lang w:val="nl-BE"/>
        </w:rPr>
      </w:pPr>
      <w:r w:rsidRPr="00045360">
        <w:rPr>
          <w:rFonts w:cs="Arial"/>
          <w:lang w:val="nl-BE"/>
        </w:rPr>
        <w:t>Na het gesprek brengt de directeur of zijn afgevaardigde je ouders binnen een termijn van 5 dagen* met een aangetekende brief op de hoogte van zijn beslissing. In die brief staat ook een motivering van de beslissing en de ingangsdatum van de tuchtmaatregel</w:t>
      </w:r>
      <w:r w:rsidRPr="007A4380">
        <w:rPr>
          <w:rFonts w:cs="Arial"/>
          <w:lang w:val="nl-BE"/>
        </w:rPr>
        <w:t>.</w:t>
      </w:r>
      <w:r w:rsidR="00CE3733" w:rsidRPr="007A4380">
        <w:rPr>
          <w:rFonts w:cs="Arial"/>
          <w:lang w:val="nl-BE"/>
        </w:rPr>
        <w:t xml:space="preserve"> Bij een definitieve uitsluiting vermeldt de brief ook hoe je ouders in beroep kunnen gaan tegen die beslissing</w:t>
      </w:r>
      <w:r w:rsidR="00045360">
        <w:rPr>
          <w:rFonts w:cs="Arial"/>
          <w:lang w:val="nl-BE"/>
        </w:rPr>
        <w:t>.</w:t>
      </w:r>
    </w:p>
    <w:p w14:paraId="24C7512A" w14:textId="39B87D65" w:rsidR="00433C5A" w:rsidRPr="00045360" w:rsidRDefault="1EA13078" w:rsidP="007E478C">
      <w:pPr>
        <w:pStyle w:val="VVKSOOpsomming1"/>
        <w:numPr>
          <w:ilvl w:val="0"/>
          <w:numId w:val="60"/>
        </w:numPr>
        <w:tabs>
          <w:tab w:val="clear" w:pos="397"/>
          <w:tab w:val="num" w:pos="1134"/>
        </w:tabs>
        <w:spacing w:after="0" w:line="320" w:lineRule="exact"/>
        <w:ind w:left="1134" w:hanging="283"/>
        <w:jc w:val="left"/>
        <w:rPr>
          <w:rFonts w:eastAsia="Arial" w:cs="Arial"/>
          <w:lang w:val="nl-BE"/>
        </w:rPr>
      </w:pPr>
      <w:r w:rsidRPr="007A4380">
        <w:rPr>
          <w:rFonts w:cs="Arial"/>
          <w:lang w:val="nl-BE"/>
        </w:rPr>
        <w:t>In uitzonderlijke situaties kan je preventief geschorst worden (zie punt 4.2.4.7).</w:t>
      </w:r>
    </w:p>
    <w:p w14:paraId="3BDD7CA3" w14:textId="74C2CA4B" w:rsidR="00152E29" w:rsidRPr="002D2FDC" w:rsidRDefault="1EA13078" w:rsidP="002D2FDC">
      <w:pPr>
        <w:pStyle w:val="Kopje4"/>
      </w:pPr>
      <w:bookmarkStart w:id="165" w:name="_Toc238482653"/>
      <w:r>
        <w:t>Kan je in beroep gaan tegen een tuchtmaatregel?</w:t>
      </w:r>
      <w:bookmarkEnd w:id="165"/>
    </w:p>
    <w:p w14:paraId="6265E626" w14:textId="6FD7836C" w:rsidR="00BD6187" w:rsidRPr="002D2FDC" w:rsidRDefault="1EA13078" w:rsidP="0D64077F">
      <w:pPr>
        <w:pStyle w:val="VVKSOTekst"/>
        <w:spacing w:after="0" w:line="320" w:lineRule="exact"/>
        <w:jc w:val="left"/>
        <w:rPr>
          <w:rFonts w:eastAsia="Arial" w:cs="Arial"/>
          <w:lang w:val="nl-BE"/>
        </w:rPr>
      </w:pPr>
      <w:r w:rsidRPr="007A4380">
        <w:rPr>
          <w:rFonts w:cs="Arial"/>
          <w:lang w:val="nl-BE"/>
        </w:rPr>
        <w:t xml:space="preserve">Enkel tegen een definitieve uitsluiting kunnen je ouders of jij zelf (zodra je 18 jaar bent) beroep aantekenen. Ook tijdens de beroepsprocedure blijft de tuchtmaatregel van kracht. </w:t>
      </w:r>
    </w:p>
    <w:p w14:paraId="0A5988F8" w14:textId="77777777" w:rsidR="00665E26" w:rsidRPr="007A4380" w:rsidRDefault="1EA13078" w:rsidP="1EA13078">
      <w:pPr>
        <w:pStyle w:val="VVKSOTekst"/>
        <w:spacing w:after="0" w:line="320" w:lineRule="exact"/>
        <w:jc w:val="left"/>
        <w:rPr>
          <w:rFonts w:eastAsia="Arial" w:cs="Arial"/>
          <w:lang w:val="nl-BE"/>
        </w:rPr>
      </w:pPr>
      <w:r w:rsidRPr="007A4380">
        <w:rPr>
          <w:rFonts w:cs="Arial"/>
          <w:lang w:val="nl-BE"/>
        </w:rPr>
        <w:t>De beroepsprocedure gaat als volgt:</w:t>
      </w:r>
    </w:p>
    <w:p w14:paraId="27E8396F" w14:textId="4A0ABF22" w:rsidR="009F7BA4" w:rsidRPr="007A4380" w:rsidRDefault="1EA13078" w:rsidP="007E478C">
      <w:pPr>
        <w:pStyle w:val="VVKSOOpsomming1"/>
        <w:numPr>
          <w:ilvl w:val="0"/>
          <w:numId w:val="61"/>
        </w:numPr>
        <w:spacing w:after="0" w:line="320" w:lineRule="exact"/>
        <w:ind w:left="1134" w:hanging="283"/>
        <w:jc w:val="left"/>
        <w:rPr>
          <w:rFonts w:eastAsia="Arial" w:cs="Arial"/>
          <w:lang w:val="nl-BE"/>
        </w:rPr>
      </w:pPr>
      <w:r w:rsidRPr="007A4380">
        <w:rPr>
          <w:rFonts w:cs="Arial"/>
          <w:lang w:val="nl-BE"/>
        </w:rPr>
        <w:t>Je ouders dienen met een aangetekende brief beroep in bij het schoolbestuur:</w:t>
      </w:r>
    </w:p>
    <w:p w14:paraId="6971CBCE" w14:textId="13B725D0" w:rsidR="00697620" w:rsidRPr="007A4380" w:rsidRDefault="00697620" w:rsidP="00954C11">
      <w:pPr>
        <w:pStyle w:val="VVKSOOpsomming1"/>
        <w:numPr>
          <w:ilvl w:val="0"/>
          <w:numId w:val="0"/>
        </w:numPr>
        <w:spacing w:after="0" w:line="320" w:lineRule="exact"/>
        <w:ind w:left="2268"/>
        <w:jc w:val="left"/>
        <w:rPr>
          <w:rFonts w:cs="Arial"/>
        </w:rPr>
      </w:pPr>
      <w:r w:rsidRPr="007A4380">
        <w:rPr>
          <w:rFonts w:cs="Arial"/>
        </w:rPr>
        <w:t xml:space="preserve">Scholengroep Sint-Michiel </w:t>
      </w:r>
      <w:r w:rsidR="00954C11" w:rsidRPr="007A4380">
        <w:rPr>
          <w:rFonts w:cs="Arial"/>
        </w:rPr>
        <w:t>vzw</w:t>
      </w:r>
    </w:p>
    <w:p w14:paraId="2D1BE69B" w14:textId="09083252" w:rsidR="00D37331" w:rsidRPr="007A4380" w:rsidRDefault="1EA13078" w:rsidP="00954C11">
      <w:pPr>
        <w:pStyle w:val="VVKSOOpsomming1"/>
        <w:numPr>
          <w:ilvl w:val="0"/>
          <w:numId w:val="0"/>
        </w:numPr>
        <w:spacing w:after="0" w:line="320" w:lineRule="exact"/>
        <w:ind w:left="2268"/>
        <w:jc w:val="left"/>
        <w:rPr>
          <w:rFonts w:eastAsia="Arial" w:cs="Arial"/>
          <w:lang w:val="nl-BE"/>
        </w:rPr>
      </w:pPr>
      <w:r w:rsidRPr="007A4380">
        <w:rPr>
          <w:rFonts w:cs="Arial"/>
        </w:rPr>
        <w:t>Kattenstraat 33</w:t>
      </w:r>
    </w:p>
    <w:p w14:paraId="226A8F1E" w14:textId="77777777" w:rsidR="00D37331" w:rsidRPr="007A4380" w:rsidRDefault="1EA13078" w:rsidP="00954C11">
      <w:pPr>
        <w:pStyle w:val="VVKSOOpsomming1"/>
        <w:numPr>
          <w:ilvl w:val="0"/>
          <w:numId w:val="0"/>
        </w:numPr>
        <w:spacing w:after="0" w:line="320" w:lineRule="exact"/>
        <w:ind w:left="2268"/>
        <w:jc w:val="left"/>
        <w:rPr>
          <w:rFonts w:eastAsia="Arial" w:cs="Arial"/>
        </w:rPr>
      </w:pPr>
      <w:r w:rsidRPr="007A4380">
        <w:rPr>
          <w:rFonts w:cs="Arial"/>
        </w:rPr>
        <w:t>8800 Roeselare</w:t>
      </w:r>
    </w:p>
    <w:p w14:paraId="364D92F2" w14:textId="7BECB683" w:rsidR="003F42E1" w:rsidRPr="007A4380" w:rsidRDefault="1EA13078" w:rsidP="1EA13078">
      <w:pPr>
        <w:pStyle w:val="VVKSOOpsomming1"/>
        <w:numPr>
          <w:ilvl w:val="0"/>
          <w:numId w:val="0"/>
        </w:numPr>
        <w:spacing w:after="0" w:line="320" w:lineRule="exact"/>
        <w:ind w:left="1134"/>
        <w:jc w:val="left"/>
        <w:rPr>
          <w:rFonts w:eastAsia="Arial" w:cs="Arial"/>
        </w:rPr>
      </w:pPr>
      <w:r w:rsidRPr="007A4380">
        <w:rPr>
          <w:rFonts w:cs="Arial"/>
        </w:rPr>
        <w:t>Of</w:t>
      </w:r>
    </w:p>
    <w:p w14:paraId="3993F362" w14:textId="7B55D2CB" w:rsidR="003F42E1" w:rsidRPr="007A4380" w:rsidRDefault="1EA13078" w:rsidP="1EA13078">
      <w:pPr>
        <w:pStyle w:val="VVKSOOpsomming1"/>
        <w:numPr>
          <w:ilvl w:val="0"/>
          <w:numId w:val="0"/>
        </w:numPr>
        <w:spacing w:after="0" w:line="320" w:lineRule="exact"/>
        <w:ind w:left="1134"/>
        <w:jc w:val="left"/>
        <w:rPr>
          <w:rFonts w:eastAsia="Arial" w:cs="Arial"/>
        </w:rPr>
      </w:pPr>
      <w:r w:rsidRPr="007A4380">
        <w:rPr>
          <w:rFonts w:cs="Arial"/>
        </w:rPr>
        <w:t xml:space="preserve">Wanneer de school open is, kunnen je ouders het beroep bij </w:t>
      </w:r>
      <w:r w:rsidR="00FF518B" w:rsidRPr="007A4380">
        <w:rPr>
          <w:rFonts w:cs="Arial"/>
        </w:rPr>
        <w:t xml:space="preserve">de directie </w:t>
      </w:r>
      <w:r w:rsidRPr="007A4380">
        <w:rPr>
          <w:rFonts w:cs="Arial"/>
        </w:rPr>
        <w:t>op school persoonlijk afgeven. Je ouders krijgen dan een bewijs van ontvangst dat aantoont op welke datum ze het hebben ingediend. We geven het beroep dan door aan het schoolbestuur.</w:t>
      </w:r>
    </w:p>
    <w:p w14:paraId="18F02C18" w14:textId="77777777" w:rsidR="003F42E1" w:rsidRPr="007A4380" w:rsidRDefault="003F42E1" w:rsidP="003F42E1">
      <w:pPr>
        <w:pStyle w:val="VVKSOOpsomming1"/>
        <w:numPr>
          <w:ilvl w:val="0"/>
          <w:numId w:val="0"/>
        </w:numPr>
        <w:spacing w:after="0" w:line="320" w:lineRule="exact"/>
        <w:ind w:left="1134"/>
        <w:jc w:val="left"/>
        <w:rPr>
          <w:rFonts w:cs="Arial"/>
        </w:rPr>
      </w:pPr>
    </w:p>
    <w:p w14:paraId="1EF4746A" w14:textId="30B5968A" w:rsidR="003555AF" w:rsidRPr="002D2FDC" w:rsidRDefault="1EA13078" w:rsidP="007E478C">
      <w:pPr>
        <w:pStyle w:val="VVKSOOpsomming1"/>
        <w:numPr>
          <w:ilvl w:val="0"/>
          <w:numId w:val="61"/>
        </w:numPr>
        <w:spacing w:after="0" w:line="320" w:lineRule="exact"/>
        <w:ind w:left="1134" w:hanging="283"/>
        <w:jc w:val="left"/>
        <w:rPr>
          <w:rFonts w:eastAsia="Arial" w:cs="Arial"/>
          <w:lang w:val="nl-BE"/>
        </w:rPr>
      </w:pPr>
      <w:r w:rsidRPr="007A4380">
        <w:rPr>
          <w:rFonts w:cs="Arial"/>
          <w:lang w:val="nl-BE"/>
        </w:rPr>
        <w:t xml:space="preserve">De aangetekende brief moet ten laatste verstuurd worden op de vijfde dag nadat de beslissing van je definitieve uitsluiting werd </w:t>
      </w:r>
      <w:r w:rsidR="004F6DD5" w:rsidRPr="007A4380">
        <w:rPr>
          <w:rFonts w:cs="Arial"/>
          <w:lang w:val="nl-BE"/>
        </w:rPr>
        <w:t>ontvangen</w:t>
      </w:r>
      <w:r w:rsidRPr="007A4380">
        <w:rPr>
          <w:rFonts w:cs="Arial"/>
          <w:lang w:val="nl-BE"/>
        </w:rPr>
        <w:t>. Er is dus een termijn van vijf dagen*. De aangetekende brief met het bericht van de definitieve uitsluiting wordt geacht de derde dag na verzending te zijn ontvangen. De poststempel geldt als bewijs, zowel voor de verzending als voor de ontvangst.</w:t>
      </w:r>
    </w:p>
    <w:p w14:paraId="788A82E9" w14:textId="415CFFFA" w:rsidR="002C0D54" w:rsidRPr="002D2FDC" w:rsidRDefault="1EA13078" w:rsidP="002D2FDC">
      <w:pPr>
        <w:pStyle w:val="VVKSOOpsomming1"/>
        <w:numPr>
          <w:ilvl w:val="0"/>
          <w:numId w:val="0"/>
        </w:numPr>
        <w:spacing w:after="0" w:line="320" w:lineRule="exact"/>
        <w:ind w:left="1134"/>
        <w:jc w:val="left"/>
        <w:rPr>
          <w:rFonts w:eastAsia="Arial" w:cs="Arial"/>
          <w:lang w:val="nl-BE"/>
        </w:rPr>
      </w:pPr>
      <w:r w:rsidRPr="007A4380">
        <w:rPr>
          <w:rFonts w:cs="Arial"/>
          <w:lang w:val="nl-BE"/>
        </w:rPr>
        <w:t>Deze termijn van vijf dagen* geldt ook als je ouders ervoor kiezen om het beroep persoonlijk af te geven op school.</w:t>
      </w:r>
    </w:p>
    <w:p w14:paraId="7E4249B9" w14:textId="5D444AAD" w:rsidR="003555AF" w:rsidRPr="007A4380" w:rsidRDefault="1EA13078" w:rsidP="1EA13078">
      <w:pPr>
        <w:pStyle w:val="VVKSOTekst"/>
        <w:spacing w:after="0" w:line="320" w:lineRule="exact"/>
        <w:ind w:left="1134"/>
        <w:jc w:val="left"/>
        <w:rPr>
          <w:rFonts w:eastAsia="Arial" w:cs="Arial"/>
        </w:rPr>
      </w:pPr>
      <w:r w:rsidRPr="007A4380">
        <w:rPr>
          <w:rFonts w:cs="Arial"/>
        </w:rPr>
        <w:t xml:space="preserve">Let op: als het beroep te laat wordt verstuurd of afgegeven, zal de beroepscommissie het beroep onontvankelijk moeten </w:t>
      </w:r>
      <w:r w:rsidR="00C15D9F" w:rsidRPr="007A4380">
        <w:rPr>
          <w:rFonts w:cs="Arial"/>
        </w:rPr>
        <w:t>verklaren.</w:t>
      </w:r>
      <w:r w:rsidRPr="007A4380">
        <w:rPr>
          <w:rFonts w:cs="Arial"/>
        </w:rPr>
        <w:t xml:space="preserve"> Dat betekent dat ze het beroep niet inhoudelijk zal kunnen behandelen.</w:t>
      </w:r>
    </w:p>
    <w:p w14:paraId="1F14DBD5" w14:textId="77777777" w:rsidR="003555AF" w:rsidRPr="007A4380" w:rsidRDefault="003555AF" w:rsidP="00AE0183">
      <w:pPr>
        <w:pStyle w:val="VVKSOOpsomming1"/>
        <w:numPr>
          <w:ilvl w:val="0"/>
          <w:numId w:val="0"/>
        </w:numPr>
        <w:spacing w:after="0" w:line="320" w:lineRule="exact"/>
        <w:jc w:val="left"/>
        <w:rPr>
          <w:rFonts w:cs="Arial"/>
          <w:lang w:val="nl-BE"/>
        </w:rPr>
      </w:pPr>
    </w:p>
    <w:p w14:paraId="74CD29DD" w14:textId="70D63B4E" w:rsidR="00BA16CC" w:rsidRPr="007A4380" w:rsidRDefault="1EA13078" w:rsidP="007E478C">
      <w:pPr>
        <w:pStyle w:val="VVKSOTekst"/>
        <w:numPr>
          <w:ilvl w:val="2"/>
          <w:numId w:val="86"/>
        </w:numPr>
        <w:tabs>
          <w:tab w:val="clear" w:pos="2160"/>
        </w:tabs>
        <w:spacing w:after="0" w:line="320" w:lineRule="exact"/>
        <w:ind w:left="1134" w:hanging="283"/>
        <w:jc w:val="left"/>
        <w:rPr>
          <w:rFonts w:eastAsia="Arial" w:cs="Arial"/>
        </w:rPr>
      </w:pPr>
      <w:r w:rsidRPr="007A4380">
        <w:rPr>
          <w:rFonts w:cs="Arial"/>
        </w:rPr>
        <w:t>Het beroep bij het schoolbestuur moet aan de volgende voorwaarden voldoen:</w:t>
      </w:r>
    </w:p>
    <w:p w14:paraId="7DCC01FC" w14:textId="77777777" w:rsidR="00BA16CC" w:rsidRPr="007A4380" w:rsidRDefault="1EA13078" w:rsidP="007E478C">
      <w:pPr>
        <w:pStyle w:val="VVKSOTekst"/>
        <w:numPr>
          <w:ilvl w:val="2"/>
          <w:numId w:val="87"/>
        </w:numPr>
        <w:spacing w:after="0" w:line="320" w:lineRule="exact"/>
        <w:jc w:val="left"/>
        <w:rPr>
          <w:rFonts w:eastAsia="Arial" w:cs="Arial"/>
        </w:rPr>
      </w:pPr>
      <w:r w:rsidRPr="007A4380">
        <w:rPr>
          <w:rFonts w:cs="Arial"/>
        </w:rPr>
        <w:t>het beroep is ofwel per aangetekende brief verstuurd, ofwel op school afgegeven (met bewijs van ontvangst).</w:t>
      </w:r>
    </w:p>
    <w:p w14:paraId="55AAE502" w14:textId="540937B9" w:rsidR="003555AF" w:rsidRPr="002D2FDC" w:rsidRDefault="1EA13078" w:rsidP="007E478C">
      <w:pPr>
        <w:pStyle w:val="VVKSOTekst"/>
        <w:numPr>
          <w:ilvl w:val="2"/>
          <w:numId w:val="87"/>
        </w:numPr>
        <w:spacing w:after="0" w:line="320" w:lineRule="exact"/>
        <w:jc w:val="left"/>
        <w:rPr>
          <w:rFonts w:eastAsia="Arial" w:cs="Arial"/>
        </w:rPr>
      </w:pPr>
      <w:r w:rsidRPr="007A4380">
        <w:rPr>
          <w:rFonts w:cs="Arial"/>
        </w:rPr>
        <w:lastRenderedPageBreak/>
        <w:t>het beroep is gedateerd en ondertekend.</w:t>
      </w:r>
    </w:p>
    <w:p w14:paraId="163CFAC0" w14:textId="00ABA1FB" w:rsidR="00BA16CC" w:rsidRPr="002D2FDC" w:rsidRDefault="1EA13078" w:rsidP="002D2FDC">
      <w:pPr>
        <w:pStyle w:val="VVKSOTekst"/>
        <w:spacing w:after="0" w:line="320" w:lineRule="exact"/>
        <w:ind w:left="1134"/>
        <w:jc w:val="left"/>
        <w:rPr>
          <w:rFonts w:eastAsia="Arial" w:cs="Arial"/>
        </w:rPr>
      </w:pPr>
      <w:r w:rsidRPr="007A4380">
        <w:rPr>
          <w:rFonts w:cs="Arial"/>
        </w:rPr>
        <w:t xml:space="preserve">Let op: als het beroep niet aan de voorwaarden voldoet, zal de beroepscommissie het beroep onontvankelijk moeten </w:t>
      </w:r>
      <w:r w:rsidR="00C15D9F" w:rsidRPr="007A4380">
        <w:rPr>
          <w:rFonts w:cs="Arial"/>
        </w:rPr>
        <w:t xml:space="preserve">verklaren. </w:t>
      </w:r>
      <w:r w:rsidRPr="007A4380">
        <w:rPr>
          <w:rFonts w:cs="Arial"/>
        </w:rPr>
        <w:t>Dat betekent dat ze het beroep niet inhoudelijk zal kunnen behandelen.</w:t>
      </w:r>
    </w:p>
    <w:p w14:paraId="3C6C5976" w14:textId="77777777" w:rsidR="00E207E6" w:rsidRPr="007A4380" w:rsidRDefault="1EA13078" w:rsidP="1EA13078">
      <w:pPr>
        <w:pStyle w:val="VVKSOOpsomming1"/>
        <w:numPr>
          <w:ilvl w:val="0"/>
          <w:numId w:val="0"/>
        </w:numPr>
        <w:spacing w:after="0" w:line="320" w:lineRule="exact"/>
        <w:ind w:left="1134"/>
        <w:jc w:val="left"/>
        <w:rPr>
          <w:rFonts w:eastAsia="Arial" w:cs="Arial"/>
          <w:lang w:val="nl-BE"/>
        </w:rPr>
      </w:pPr>
      <w:r w:rsidRPr="007A4380">
        <w:rPr>
          <w:rFonts w:cs="Arial"/>
          <w:lang w:val="nl-BE"/>
        </w:rPr>
        <w:t>We verwachten daarnaast ook dat het beroep de redenen aangeeft waarom je ouders de definitieve uitsluiting betwisten.</w:t>
      </w:r>
    </w:p>
    <w:p w14:paraId="23B0E92C" w14:textId="77777777" w:rsidR="00E207E6" w:rsidRPr="007A4380" w:rsidRDefault="00E207E6" w:rsidP="00AE0183">
      <w:pPr>
        <w:pStyle w:val="VVKSOOpsomming1"/>
        <w:numPr>
          <w:ilvl w:val="0"/>
          <w:numId w:val="0"/>
        </w:numPr>
        <w:spacing w:after="0" w:line="320" w:lineRule="exact"/>
        <w:ind w:left="397" w:hanging="397"/>
        <w:jc w:val="left"/>
        <w:rPr>
          <w:rFonts w:cs="Arial"/>
        </w:rPr>
      </w:pPr>
    </w:p>
    <w:p w14:paraId="6D9904E9" w14:textId="4F88BE25" w:rsidR="004C3030" w:rsidRPr="00B90FB1" w:rsidRDefault="1EA13078" w:rsidP="007E478C">
      <w:pPr>
        <w:pStyle w:val="VVKSOOpsomming1"/>
        <w:numPr>
          <w:ilvl w:val="1"/>
          <w:numId w:val="79"/>
        </w:numPr>
        <w:tabs>
          <w:tab w:val="clear" w:pos="1800"/>
          <w:tab w:val="num" w:pos="1276"/>
        </w:tabs>
        <w:spacing w:after="0" w:line="320" w:lineRule="exact"/>
        <w:ind w:left="1134" w:hanging="283"/>
        <w:jc w:val="left"/>
        <w:rPr>
          <w:rFonts w:eastAsia="Arial" w:cs="Arial"/>
          <w:lang w:val="nl-BE"/>
        </w:rPr>
      </w:pPr>
      <w:r w:rsidRPr="001E01F4">
        <w:rPr>
          <w:rFonts w:cs="Arial"/>
          <w:lang w:val="nl-BE"/>
        </w:rPr>
        <w:t xml:space="preserve">Wanneer het schoolbestuur een beroep ontvangt, zal het </w:t>
      </w:r>
      <w:r w:rsidR="003D7087" w:rsidRPr="001E01F4">
        <w:rPr>
          <w:rFonts w:cs="Arial"/>
          <w:lang w:val="nl-BE"/>
        </w:rPr>
        <w:t xml:space="preserve">schoolbestuur of zijn afgevaardigde </w:t>
      </w:r>
      <w:r w:rsidRPr="001E01F4">
        <w:rPr>
          <w:rFonts w:cs="Arial"/>
          <w:lang w:val="nl-BE"/>
        </w:rPr>
        <w:t>een beroepscommissie samenstellen. (zie ook deel 3, punt 1.12)</w:t>
      </w:r>
      <w:r w:rsidR="00E70495" w:rsidRPr="001E01F4">
        <w:rPr>
          <w:rFonts w:cs="Arial"/>
          <w:lang w:val="nl-BE"/>
        </w:rPr>
        <w:t xml:space="preserve">. </w:t>
      </w:r>
      <w:r w:rsidRPr="001E01F4">
        <w:rPr>
          <w:rFonts w:cs="Arial"/>
          <w:lang w:val="nl-BE"/>
        </w:rPr>
        <w:t>In die beroepscommissie zitten zowel mensen die aan de school of het schoolbestuur zijn verbonden als mensen die dat niet zijn. Het gaat om een onafhankelijke</w:t>
      </w:r>
      <w:r w:rsidRPr="007A4380">
        <w:rPr>
          <w:rFonts w:cs="Arial"/>
          <w:lang w:val="nl-BE"/>
        </w:rPr>
        <w:t xml:space="preserve"> commissie die jullie klacht grondig zal onderzoeken. De persoon die de definitieve uitsluiting heeft uitgesproken, zal nooit deel uitmaken van de beroepscommissie, maar zal wel gehoord worden. De beroepscommissie zal ook altijd jou en je ouders voor dat gesprek uitnodigen.</w:t>
      </w:r>
      <w:r w:rsidR="00BF2566">
        <w:rPr>
          <w:rFonts w:cs="Arial"/>
          <w:lang w:val="nl-BE"/>
        </w:rPr>
        <w:t xml:space="preserve"> </w:t>
      </w:r>
      <w:r w:rsidR="00BF2566" w:rsidRPr="007A4380">
        <w:rPr>
          <w:rFonts w:cs="Arial"/>
          <w:lang w:val="nl-BE"/>
        </w:rPr>
        <w:t xml:space="preserve">Jullie kunnen je daarbij laten bijstaan door een vertrouwenspersoon. </w:t>
      </w:r>
      <w:r w:rsidR="004C7DEE" w:rsidRPr="0003719E">
        <w:rPr>
          <w:highlight w:val="lightGray"/>
        </w:rPr>
        <w:t>Een personeelslid van de school, van het CLB of van het ondersteunend leersteuncentrum kan bij een beroepscommissie niet optreden als vertrouwenspersoon van jou en je ouders</w:t>
      </w:r>
      <w:r w:rsidR="004C7DEE" w:rsidRPr="006A6CD8">
        <w:t xml:space="preserve">. </w:t>
      </w:r>
      <w:r w:rsidRPr="007A4380">
        <w:rPr>
          <w:rFonts w:cs="Arial"/>
          <w:lang w:val="nl-BE"/>
        </w:rPr>
        <w:t xml:space="preserve">In de brief met de uitnodiging zal staan wie de leden van de beroepscommissie zijn. Deze samenstelling blijft ongewijzigd tijdens de verdere procedure, tenzij het door ziekte, overmacht of onverenigbaarheid noodzakelijk zou zijn om een plaatsvervanger aan te duiden. </w:t>
      </w:r>
    </w:p>
    <w:p w14:paraId="41CBA0D1" w14:textId="77777777" w:rsidR="00B90FB1" w:rsidRPr="002D2FDC" w:rsidRDefault="00B90FB1" w:rsidP="00B90FB1">
      <w:pPr>
        <w:pStyle w:val="VVKSOOpsomming1"/>
        <w:numPr>
          <w:ilvl w:val="0"/>
          <w:numId w:val="0"/>
        </w:numPr>
        <w:spacing w:after="0" w:line="320" w:lineRule="exact"/>
        <w:ind w:left="1134"/>
        <w:jc w:val="left"/>
        <w:rPr>
          <w:rFonts w:eastAsia="Arial" w:cs="Arial"/>
          <w:lang w:val="nl-BE"/>
        </w:rPr>
      </w:pPr>
    </w:p>
    <w:p w14:paraId="76ED58F6" w14:textId="2DF8F041" w:rsidR="00AC1F64" w:rsidRDefault="1EA13078" w:rsidP="002D2FDC">
      <w:pPr>
        <w:pStyle w:val="VVKSOOpsomming1"/>
        <w:numPr>
          <w:ilvl w:val="0"/>
          <w:numId w:val="0"/>
        </w:numPr>
        <w:spacing w:after="0" w:line="320" w:lineRule="exact"/>
        <w:ind w:left="1134"/>
        <w:jc w:val="left"/>
        <w:rPr>
          <w:rFonts w:cs="Arial"/>
          <w:lang w:val="nl-BE"/>
        </w:rPr>
      </w:pPr>
      <w:r w:rsidRPr="007A4380">
        <w:rPr>
          <w:rFonts w:cs="Arial"/>
          <w:lang w:val="nl-BE"/>
        </w:rPr>
        <w:t>Vóór de zitting kunnen jullie het tuchtdossier opnieuw inkijken.</w:t>
      </w:r>
    </w:p>
    <w:p w14:paraId="686FDAAA" w14:textId="77777777" w:rsidR="00B90FB1" w:rsidRPr="002D2FDC" w:rsidRDefault="00B90FB1" w:rsidP="002D2FDC">
      <w:pPr>
        <w:pStyle w:val="VVKSOOpsomming1"/>
        <w:numPr>
          <w:ilvl w:val="0"/>
          <w:numId w:val="0"/>
        </w:numPr>
        <w:spacing w:after="0" w:line="320" w:lineRule="exact"/>
        <w:ind w:left="1134"/>
        <w:jc w:val="left"/>
        <w:rPr>
          <w:rFonts w:eastAsia="Arial" w:cs="Arial"/>
          <w:lang w:val="nl-BE"/>
        </w:rPr>
      </w:pPr>
    </w:p>
    <w:p w14:paraId="66A1E728" w14:textId="268300B6" w:rsidR="00E207E6" w:rsidRDefault="058DE815" w:rsidP="2B339EEE">
      <w:pPr>
        <w:pStyle w:val="VVKSOOpsomming1"/>
        <w:numPr>
          <w:ilvl w:val="0"/>
          <w:numId w:val="0"/>
        </w:numPr>
        <w:spacing w:after="0" w:line="320" w:lineRule="exact"/>
        <w:ind w:left="1134"/>
        <w:jc w:val="left"/>
        <w:rPr>
          <w:rFonts w:cs="Arial"/>
          <w:lang w:val="nl-BE"/>
        </w:rPr>
      </w:pPr>
      <w:r w:rsidRPr="2B339EEE">
        <w:rPr>
          <w:rFonts w:cs="Arial"/>
          <w:lang w:val="nl-BE"/>
        </w:rPr>
        <w:t>Het gesprek gebeurt ten laatste tien dagen* nadat het schoolbestuur het beroep heeft ontvangen.</w:t>
      </w:r>
      <w:r w:rsidR="6646E282" w:rsidRPr="2B339EEE">
        <w:rPr>
          <w:rFonts w:cs="Arial"/>
          <w:lang w:val="nl-BE"/>
        </w:rPr>
        <w:t xml:space="preserve"> </w:t>
      </w:r>
      <w:r w:rsidR="6646E282" w:rsidRPr="2B339EEE">
        <w:t>Als het beroep is ingediend met een aangetekende brief, dan wordt die geacht de derde dag* na verzending te zijn ontvangen. De poststempel geldt als bewijs, zowel voor de verzending als voor de ontvangst.</w:t>
      </w:r>
      <w:r w:rsidR="6646E282" w:rsidRPr="2B339EEE">
        <w:rPr>
          <w:rFonts w:ascii="Trebuchet MS" w:hAnsi="Trebuchet MS"/>
          <w:lang w:val="nl-BE"/>
        </w:rPr>
        <w:t xml:space="preserve"> </w:t>
      </w:r>
      <w:r w:rsidRPr="2B339EEE">
        <w:rPr>
          <w:rFonts w:cs="Arial"/>
          <w:lang w:val="nl-BE"/>
        </w:rPr>
        <w:t xml:space="preserve"> Het is enkel mogelijk om een gesprek te verzetten bij gewettigde reden of overmacht</w:t>
      </w:r>
      <w:r w:rsidRPr="2B339EEE">
        <w:t xml:space="preserve">. </w:t>
      </w:r>
      <w:r w:rsidR="15295EDA" w:rsidRPr="2B339EEE">
        <w:t>Het laattijdig consulteren van een advocaat</w:t>
      </w:r>
      <w:r w:rsidR="00763F6F">
        <w:t xml:space="preserve"> </w:t>
      </w:r>
      <w:r w:rsidR="00763F6F" w:rsidRPr="00677CD1">
        <w:rPr>
          <w:highlight w:val="lightGray"/>
        </w:rPr>
        <w:t>of onverenigbaarheid met zijn agenda,</w:t>
      </w:r>
      <w:r w:rsidR="15295EDA" w:rsidRPr="2B339EEE">
        <w:t xml:space="preserve"> is geen gewettigde reden of overmacht.</w:t>
      </w:r>
      <w:r w:rsidR="15295EDA" w:rsidRPr="2B339EEE">
        <w:rPr>
          <w:rFonts w:ascii="Trebuchet MS" w:hAnsi="Trebuchet MS"/>
          <w:lang w:val="nl-BE"/>
        </w:rPr>
        <w:t xml:space="preserve"> </w:t>
      </w:r>
      <w:r w:rsidRPr="2B339EEE">
        <w:rPr>
          <w:rFonts w:cs="Arial"/>
          <w:lang w:val="nl-BE"/>
        </w:rPr>
        <w:t xml:space="preserve">Die termijn van tien dagen wordt opgeschort tijdens schoolvakanties. Dat betekent enkel dat schoolvakanties niet meetellen bij het berekenen van de termijn. De zitting van de beroepscommissie kan wel tijdens een schoolvakantie plaatsvinden. </w:t>
      </w:r>
    </w:p>
    <w:p w14:paraId="270651FD" w14:textId="77777777" w:rsidR="003D2B84" w:rsidRPr="002D2FDC" w:rsidRDefault="003D2B84" w:rsidP="002D2FDC">
      <w:pPr>
        <w:pStyle w:val="VVKSOOpsomming1"/>
        <w:numPr>
          <w:ilvl w:val="0"/>
          <w:numId w:val="0"/>
        </w:numPr>
        <w:spacing w:after="0" w:line="320" w:lineRule="exact"/>
        <w:ind w:left="1134"/>
        <w:jc w:val="left"/>
        <w:rPr>
          <w:rFonts w:eastAsia="Arial" w:cs="Arial"/>
          <w:lang w:val="nl-BE"/>
        </w:rPr>
      </w:pPr>
    </w:p>
    <w:p w14:paraId="6C2DD9EC" w14:textId="77777777" w:rsidR="00E01759" w:rsidRPr="007A4380" w:rsidRDefault="1EA13078" w:rsidP="1EA13078">
      <w:pPr>
        <w:pStyle w:val="VVKSOOpsomming1"/>
        <w:numPr>
          <w:ilvl w:val="0"/>
          <w:numId w:val="0"/>
        </w:numPr>
        <w:spacing w:after="0" w:line="320" w:lineRule="exact"/>
        <w:ind w:left="1134"/>
        <w:jc w:val="left"/>
        <w:rPr>
          <w:rFonts w:eastAsia="Arial" w:cs="Arial"/>
          <w:lang w:val="nl-BE"/>
        </w:rPr>
      </w:pPr>
      <w:r w:rsidRPr="007A4380">
        <w:rPr>
          <w:rFonts w:cs="Arial"/>
          <w:lang w:val="nl-BE"/>
        </w:rPr>
        <w:t xml:space="preserve">De beroepscommissie streeft naar een consensus. Wanneer het toch tot een stemming komt, heeft de groep van mensen die aan de school of het schoolbestuur verbonden zijn even veel stemmen als de groep van mensen die dat niet zijn. De voorzitter is niet verbonden aan de school of aan het schoolbestuur. Wanneer er bij een stemming evenveel stemmen voor als tegen zijn, geeft zijn stem de doorslag. </w:t>
      </w:r>
    </w:p>
    <w:p w14:paraId="6AE17B4E" w14:textId="6220A5BD" w:rsidR="00781E18" w:rsidRPr="00FB04A8" w:rsidRDefault="1EA13078" w:rsidP="00FB04A8">
      <w:pPr>
        <w:pStyle w:val="VVKSOOpsomming1"/>
        <w:numPr>
          <w:ilvl w:val="0"/>
          <w:numId w:val="0"/>
        </w:numPr>
        <w:spacing w:after="0" w:line="320" w:lineRule="exact"/>
        <w:ind w:left="1134"/>
        <w:jc w:val="left"/>
        <w:rPr>
          <w:rFonts w:eastAsia="Arial" w:cs="Arial"/>
          <w:lang w:val="nl-BE"/>
        </w:rPr>
      </w:pPr>
      <w:r w:rsidRPr="007A4380">
        <w:rPr>
          <w:rFonts w:cs="Arial"/>
          <w:lang w:val="nl-BE"/>
        </w:rPr>
        <w:t>De beroepscommissie zal de definitieve uitsluiting ofwel bevestigen, ofwel vernietigen. De voorzitter van de beroepscommissie zal je de gemotiveerde beslissing binnen een termijn van vijf dagen* met een aangetekende brief aan je ouders meedelen. De beslissing is bindend voor alle partijen.</w:t>
      </w:r>
    </w:p>
    <w:p w14:paraId="180FAC38" w14:textId="1C223CA2" w:rsidR="00152E29" w:rsidRPr="002D2FDC" w:rsidRDefault="1EA13078" w:rsidP="002D2FDC">
      <w:pPr>
        <w:pStyle w:val="Kopje4"/>
      </w:pPr>
      <w:bookmarkStart w:id="166" w:name="_Toc238482654"/>
      <w:r>
        <w:lastRenderedPageBreak/>
        <w:t>Andere belangrijke informatie over de tuchtprocedure</w:t>
      </w:r>
      <w:bookmarkEnd w:id="166"/>
    </w:p>
    <w:p w14:paraId="2C4E92FF" w14:textId="77777777" w:rsidR="00221D2C" w:rsidRPr="007A4380" w:rsidRDefault="1EA13078" w:rsidP="007E478C">
      <w:pPr>
        <w:pStyle w:val="VVKSOOpsomming1"/>
        <w:numPr>
          <w:ilvl w:val="0"/>
          <w:numId w:val="62"/>
        </w:numPr>
        <w:tabs>
          <w:tab w:val="clear" w:pos="397"/>
          <w:tab w:val="num" w:pos="1134"/>
        </w:tabs>
        <w:spacing w:after="0" w:line="320" w:lineRule="exact"/>
        <w:ind w:left="1134" w:hanging="283"/>
        <w:jc w:val="left"/>
        <w:rPr>
          <w:rFonts w:eastAsia="Arial" w:cs="Arial"/>
          <w:lang w:val="nl-BE"/>
        </w:rPr>
      </w:pPr>
      <w:r w:rsidRPr="007A4380">
        <w:rPr>
          <w:rFonts w:cs="Arial"/>
          <w:lang w:val="nl-BE"/>
        </w:rPr>
        <w:t>We zorgen ervoor dat je ouders vóór het tuchtverhoor op de hoogte zijn van alle gegevens die mogelijk een rol zullen spelen bij de beslissing over een tuchtmaatregel. Andere gegevens kunnen niet gebruikt worden.</w:t>
      </w:r>
    </w:p>
    <w:p w14:paraId="5D6A1262" w14:textId="77777777" w:rsidR="00221D2C" w:rsidRPr="00636F5D" w:rsidRDefault="1EA13078" w:rsidP="007E478C">
      <w:pPr>
        <w:pStyle w:val="VVKSOOpsomming1"/>
        <w:numPr>
          <w:ilvl w:val="0"/>
          <w:numId w:val="62"/>
        </w:numPr>
        <w:tabs>
          <w:tab w:val="clear" w:pos="397"/>
          <w:tab w:val="num" w:pos="1134"/>
        </w:tabs>
        <w:spacing w:after="0" w:line="320" w:lineRule="exact"/>
        <w:ind w:left="1134" w:hanging="283"/>
        <w:jc w:val="left"/>
        <w:rPr>
          <w:rFonts w:eastAsia="Arial" w:cs="Arial"/>
          <w:lang w:val="nl-BE"/>
        </w:rPr>
      </w:pPr>
      <w:r w:rsidRPr="007A4380">
        <w:rPr>
          <w:rFonts w:cs="Arial"/>
          <w:lang w:val="nl-BE"/>
        </w:rPr>
        <w:t xml:space="preserve">Buitenstaanders mogen je tuchtdossier niet inzien, behalve wanneer je ouders schriftelijk </w:t>
      </w:r>
      <w:r w:rsidRPr="00636F5D">
        <w:rPr>
          <w:rFonts w:cs="Arial"/>
          <w:lang w:val="nl-BE"/>
        </w:rPr>
        <w:t>toestemming geven.</w:t>
      </w:r>
    </w:p>
    <w:p w14:paraId="495019F6" w14:textId="5EBC37E0" w:rsidR="000D7985" w:rsidRPr="00677CD1" w:rsidRDefault="00636F5D" w:rsidP="007E478C">
      <w:pPr>
        <w:pStyle w:val="VVKSOOpsomming1"/>
        <w:numPr>
          <w:ilvl w:val="0"/>
          <w:numId w:val="62"/>
        </w:numPr>
        <w:tabs>
          <w:tab w:val="clear" w:pos="397"/>
          <w:tab w:val="num" w:pos="1134"/>
        </w:tabs>
        <w:spacing w:after="0" w:line="320" w:lineRule="exact"/>
        <w:ind w:left="1134" w:hanging="283"/>
        <w:jc w:val="left"/>
        <w:rPr>
          <w:rFonts w:eastAsia="Arial" w:cs="Arial"/>
          <w:highlight w:val="lightGray"/>
          <w:lang w:val="nl-BE"/>
        </w:rPr>
      </w:pPr>
      <w:r w:rsidRPr="00677CD1">
        <w:rPr>
          <w:highlight w:val="lightGray"/>
        </w:rPr>
        <w:t>Bij schoolverandering mogen we het tuchtdossier doorgeven aan een lid van het schoolteam van de nieuwe school dat betrokken is bij de begeleiding van de leerling en dat daarvoor gemandateerd is door het schoolbestuur.</w:t>
      </w:r>
    </w:p>
    <w:p w14:paraId="2100BC79" w14:textId="77A05090" w:rsidR="00DF1CA2" w:rsidRPr="007A4380" w:rsidRDefault="1EA13078" w:rsidP="007E478C">
      <w:pPr>
        <w:pStyle w:val="VVKSOOpsomming1"/>
        <w:numPr>
          <w:ilvl w:val="0"/>
          <w:numId w:val="62"/>
        </w:numPr>
        <w:tabs>
          <w:tab w:val="clear" w:pos="397"/>
          <w:tab w:val="num" w:pos="1134"/>
        </w:tabs>
        <w:spacing w:after="0" w:line="320" w:lineRule="exact"/>
        <w:ind w:left="1134" w:hanging="283"/>
        <w:jc w:val="left"/>
        <w:rPr>
          <w:rFonts w:eastAsia="Arial" w:cs="Arial"/>
          <w:lang w:val="nl-BE"/>
        </w:rPr>
      </w:pPr>
      <w:r w:rsidRPr="007A4380">
        <w:rPr>
          <w:rFonts w:cs="Arial"/>
          <w:lang w:val="nl-BE"/>
        </w:rPr>
        <w:t>Als je definitief wordt uitgesloten vóór het einde van het schooljaar</w:t>
      </w:r>
      <w:r w:rsidR="00E90B10">
        <w:rPr>
          <w:rFonts w:cs="Arial"/>
          <w:lang w:val="nl-BE"/>
        </w:rPr>
        <w:t xml:space="preserve">, </w:t>
      </w:r>
      <w:r w:rsidRPr="007A4380">
        <w:rPr>
          <w:rFonts w:cs="Arial"/>
          <w:lang w:val="nl-BE"/>
        </w:rPr>
        <w:t>blijf je bij ons administratief ingeschreven tot je inschrijving in een andere school. We zullen je samen met het CLB helpen bij het zoeken naar een andere school.</w:t>
      </w:r>
    </w:p>
    <w:p w14:paraId="344B3A16" w14:textId="77777777" w:rsidR="00DF1CA2" w:rsidRPr="007A4380" w:rsidRDefault="1EA13078" w:rsidP="00D544AA">
      <w:pPr>
        <w:pStyle w:val="VVKSOOpsomming1"/>
        <w:numPr>
          <w:ilvl w:val="1"/>
          <w:numId w:val="26"/>
        </w:numPr>
        <w:spacing w:after="0" w:line="320" w:lineRule="exact"/>
        <w:jc w:val="left"/>
        <w:rPr>
          <w:rFonts w:eastAsia="Arial" w:cs="Arial"/>
          <w:lang w:val="nl-BE"/>
        </w:rPr>
      </w:pPr>
      <w:r w:rsidRPr="007A4380">
        <w:rPr>
          <w:rFonts w:cs="Arial"/>
          <w:lang w:val="nl-BE"/>
        </w:rPr>
        <w:t>Wanneer jij en je ouders weigeren om in te gaan op ons aanbod over een andere school, kunnen we je administratief uitschrijven.</w:t>
      </w:r>
    </w:p>
    <w:p w14:paraId="45002673" w14:textId="77777777" w:rsidR="00DF1CA2" w:rsidRPr="007A4380" w:rsidRDefault="1EA13078" w:rsidP="00D544AA">
      <w:pPr>
        <w:pStyle w:val="VVKSOOpsomming1"/>
        <w:numPr>
          <w:ilvl w:val="1"/>
          <w:numId w:val="26"/>
        </w:numPr>
        <w:spacing w:after="0" w:line="320" w:lineRule="exact"/>
        <w:jc w:val="left"/>
        <w:rPr>
          <w:rFonts w:eastAsia="Arial" w:cs="Arial"/>
          <w:lang w:val="nl-BE"/>
        </w:rPr>
      </w:pPr>
      <w:r w:rsidRPr="007A4380">
        <w:rPr>
          <w:rFonts w:cs="Arial"/>
          <w:lang w:val="nl-BE"/>
        </w:rPr>
        <w:t>Wanneer je 18 jaar bent, kunnen we je vanaf de 10</w:t>
      </w:r>
      <w:r w:rsidRPr="007A4380">
        <w:rPr>
          <w:rFonts w:cs="Arial"/>
          <w:vertAlign w:val="superscript"/>
          <w:lang w:val="nl-BE"/>
        </w:rPr>
        <w:t>de</w:t>
      </w:r>
      <w:r w:rsidRPr="007A4380">
        <w:rPr>
          <w:rFonts w:cs="Arial"/>
          <w:lang w:val="nl-BE"/>
        </w:rPr>
        <w:t xml:space="preserve"> lesdag na je definitieve uitsluiting administratief uitschrijven.</w:t>
      </w:r>
    </w:p>
    <w:p w14:paraId="31CFD60E" w14:textId="77777777" w:rsidR="00DF1CA2" w:rsidRPr="007A4380" w:rsidRDefault="1EA13078" w:rsidP="007E478C">
      <w:pPr>
        <w:pStyle w:val="VVKSOOpsomming1"/>
        <w:numPr>
          <w:ilvl w:val="0"/>
          <w:numId w:val="62"/>
        </w:numPr>
        <w:tabs>
          <w:tab w:val="clear" w:pos="397"/>
          <w:tab w:val="num" w:pos="1134"/>
        </w:tabs>
        <w:spacing w:after="0" w:line="320" w:lineRule="exact"/>
        <w:ind w:left="1134" w:hanging="283"/>
        <w:jc w:val="left"/>
        <w:rPr>
          <w:rFonts w:eastAsia="Arial" w:cs="Arial"/>
          <w:lang w:val="nl-BE"/>
        </w:rPr>
      </w:pPr>
      <w:r w:rsidRPr="007A4380">
        <w:rPr>
          <w:rFonts w:cs="Arial"/>
        </w:rPr>
        <w:t>Als je na een tuchtprocedure definitief werd uitgesloten, kunnen we een nieuwe inschrijving van jou weigeren tijdens hetzelfde schooljaar en tijdens de twee volgende schooljaren.</w:t>
      </w:r>
    </w:p>
    <w:p w14:paraId="42DD6592" w14:textId="77777777" w:rsidR="00D33083" w:rsidRPr="007A4380" w:rsidRDefault="00D33083" w:rsidP="00B41814">
      <w:pPr>
        <w:pStyle w:val="VVKSOOpsomming1"/>
        <w:numPr>
          <w:ilvl w:val="0"/>
          <w:numId w:val="0"/>
        </w:numPr>
        <w:spacing w:after="0" w:line="320" w:lineRule="exact"/>
        <w:jc w:val="left"/>
        <w:rPr>
          <w:rFonts w:cs="Arial"/>
        </w:rPr>
      </w:pPr>
    </w:p>
    <w:p w14:paraId="675568FC" w14:textId="199DA6C9" w:rsidR="005461F5" w:rsidRPr="002D2FDC" w:rsidRDefault="1EA13078" w:rsidP="002D2FDC">
      <w:pPr>
        <w:pStyle w:val="Kopje4"/>
      </w:pPr>
      <w:bookmarkStart w:id="167" w:name="_Toc238482655"/>
      <w:r>
        <w:t>Wat is een preventieve schorsing?</w:t>
      </w:r>
      <w:bookmarkEnd w:id="167"/>
    </w:p>
    <w:p w14:paraId="52A96EE7" w14:textId="5A5D9CEA" w:rsidR="00DE55B2" w:rsidRPr="007A4380" w:rsidRDefault="1EA13078" w:rsidP="1EA13078">
      <w:pPr>
        <w:pStyle w:val="VVKSOKop2ZonderTitel"/>
        <w:numPr>
          <w:ilvl w:val="4"/>
          <w:numId w:val="0"/>
        </w:numPr>
        <w:spacing w:after="0" w:line="320" w:lineRule="exact"/>
        <w:ind w:right="110"/>
        <w:jc w:val="left"/>
        <w:rPr>
          <w:rFonts w:eastAsia="Arial" w:cs="Arial"/>
          <w:lang w:val="nl-BE"/>
        </w:rPr>
      </w:pPr>
      <w:r w:rsidRPr="007A4380">
        <w:rPr>
          <w:rFonts w:cs="Arial"/>
          <w:lang w:val="nl-BE"/>
        </w:rPr>
        <w:t xml:space="preserve">Een preventieve schorsing houdt in dat je in afwachting van een eventuele tuchtmaatregel niet in de lessen of op school wordt toegelaten. </w:t>
      </w:r>
      <w:r w:rsidR="002F49C4" w:rsidRPr="007A4380">
        <w:rPr>
          <w:rFonts w:cs="Arial"/>
          <w:lang w:val="nl-BE"/>
        </w:rPr>
        <w:t xml:space="preserve">Die bewarende maatregel </w:t>
      </w:r>
      <w:r w:rsidRPr="007A4380">
        <w:rPr>
          <w:rFonts w:cs="Arial"/>
          <w:lang w:val="nl-BE"/>
        </w:rPr>
        <w:t xml:space="preserve">kan in heel uitzonderlijke situaties </w:t>
      </w:r>
      <w:r w:rsidR="00CE3733" w:rsidRPr="007A4380">
        <w:rPr>
          <w:rFonts w:cs="Arial"/>
          <w:lang w:val="nl-BE"/>
        </w:rPr>
        <w:t xml:space="preserve">in het kader van een tuchtprocedure </w:t>
      </w:r>
      <w:r w:rsidRPr="007A4380">
        <w:rPr>
          <w:rFonts w:cs="Arial"/>
          <w:lang w:val="nl-BE"/>
        </w:rPr>
        <w:t>gebeuren:</w:t>
      </w:r>
    </w:p>
    <w:p w14:paraId="49106836" w14:textId="77777777" w:rsidR="00DE55B2" w:rsidRPr="007A4380" w:rsidRDefault="1EA13078" w:rsidP="007E478C">
      <w:pPr>
        <w:pStyle w:val="VVKSOOpsomming1"/>
        <w:numPr>
          <w:ilvl w:val="0"/>
          <w:numId w:val="63"/>
        </w:numPr>
        <w:tabs>
          <w:tab w:val="clear" w:pos="397"/>
          <w:tab w:val="num" w:pos="1134"/>
        </w:tabs>
        <w:spacing w:after="0" w:line="320" w:lineRule="exact"/>
        <w:ind w:left="1134" w:right="110" w:hanging="283"/>
        <w:jc w:val="left"/>
        <w:rPr>
          <w:rFonts w:eastAsia="Arial" w:cs="Arial"/>
          <w:lang w:val="nl-BE"/>
        </w:rPr>
      </w:pPr>
      <w:r w:rsidRPr="007A4380">
        <w:rPr>
          <w:rFonts w:cs="Arial"/>
          <w:lang w:val="nl-BE"/>
        </w:rPr>
        <w:t>bij zware gedragsmoeilijkheden die kunnen leiden tot je definitieve uitsluiting;</w:t>
      </w:r>
    </w:p>
    <w:p w14:paraId="2226584A" w14:textId="5AB66D4C" w:rsidR="005461F5" w:rsidRPr="002D2FDC" w:rsidRDefault="1EA13078" w:rsidP="007E478C">
      <w:pPr>
        <w:pStyle w:val="VVKSOOpsomming1"/>
        <w:numPr>
          <w:ilvl w:val="0"/>
          <w:numId w:val="63"/>
        </w:numPr>
        <w:tabs>
          <w:tab w:val="clear" w:pos="397"/>
          <w:tab w:val="num" w:pos="1134"/>
        </w:tabs>
        <w:spacing w:after="0" w:line="320" w:lineRule="exact"/>
        <w:ind w:left="1134" w:right="110" w:hanging="283"/>
        <w:jc w:val="left"/>
        <w:rPr>
          <w:rFonts w:eastAsia="Arial" w:cs="Arial"/>
          <w:lang w:val="nl-BE"/>
        </w:rPr>
      </w:pPr>
      <w:r w:rsidRPr="007A4380">
        <w:rPr>
          <w:rFonts w:cs="Arial"/>
          <w:lang w:val="nl-BE"/>
        </w:rPr>
        <w:t>wanneer je aanwezigheid op school een gevaar of ernstige belemmering vormt voor jezelf, voor medeleerlingen of voor personeelsleden van de school.</w:t>
      </w:r>
    </w:p>
    <w:p w14:paraId="793495B4" w14:textId="77777777" w:rsidR="008D2BA1" w:rsidRDefault="1EA13078" w:rsidP="1EA13078">
      <w:pPr>
        <w:pStyle w:val="VVKSOTekst"/>
        <w:spacing w:after="0" w:line="320" w:lineRule="exact"/>
        <w:ind w:right="110"/>
        <w:jc w:val="left"/>
        <w:rPr>
          <w:rFonts w:cs="Arial"/>
          <w:lang w:val="nl-BE"/>
        </w:rPr>
      </w:pPr>
      <w:r w:rsidRPr="007A4380">
        <w:rPr>
          <w:rFonts w:cs="Arial"/>
          <w:lang w:val="nl-BE"/>
        </w:rPr>
        <w:t>De preventieve schorsing gaat onmiddellijk in en duurt in principe niet langer dan tien lesdagen. Uitzonderlijk kan de preventieve schorsing eenmaal verlengd worden.</w:t>
      </w:r>
    </w:p>
    <w:p w14:paraId="187CC4CA" w14:textId="77777777" w:rsidR="0056760A" w:rsidRPr="007A4380" w:rsidRDefault="0056760A" w:rsidP="1EA13078">
      <w:pPr>
        <w:pStyle w:val="VVKSOTekst"/>
        <w:spacing w:after="0" w:line="320" w:lineRule="exact"/>
        <w:ind w:right="110"/>
        <w:jc w:val="left"/>
        <w:rPr>
          <w:rFonts w:eastAsia="Arial" w:cs="Arial"/>
          <w:lang w:val="nl-BE"/>
        </w:rPr>
      </w:pPr>
    </w:p>
    <w:p w14:paraId="7FF95A11" w14:textId="4A6A0DC9" w:rsidR="008D2BA1" w:rsidRPr="007A4380" w:rsidRDefault="1EA13078" w:rsidP="1EA13078">
      <w:pPr>
        <w:pStyle w:val="VVKSOTekst"/>
        <w:spacing w:after="0" w:line="320" w:lineRule="exact"/>
        <w:ind w:right="110"/>
        <w:jc w:val="left"/>
        <w:rPr>
          <w:rFonts w:eastAsia="Arial" w:cs="Arial"/>
          <w:lang w:val="nl-BE"/>
        </w:rPr>
      </w:pPr>
      <w:r w:rsidRPr="007A4380">
        <w:rPr>
          <w:rFonts w:cs="Arial"/>
          <w:lang w:val="nl-BE"/>
        </w:rPr>
        <w:t>Alleen de directeur of zijn afgevaardigde kan je preventief schorsen. Hij motiveert deze beslissing in de brief waarmee de tuchtprocedure wordt opgestart. Een preventieve schorsing uit de school wordt daarnaast ook vooraf afzonderlijk schriftelijk gemotiveerd meegedeeld aan je ouders.</w:t>
      </w:r>
    </w:p>
    <w:p w14:paraId="41A8B6C6" w14:textId="77777777" w:rsidR="005D5AC9" w:rsidRPr="007A4380" w:rsidRDefault="005D5AC9" w:rsidP="00AE0183">
      <w:pPr>
        <w:pStyle w:val="VVKSOTekst"/>
        <w:spacing w:after="0" w:line="320" w:lineRule="exact"/>
        <w:ind w:right="108"/>
        <w:jc w:val="left"/>
        <w:rPr>
          <w:rFonts w:cs="Arial"/>
          <w:lang w:val="nl-BE"/>
        </w:rPr>
      </w:pPr>
    </w:p>
    <w:p w14:paraId="10203923" w14:textId="3C8F481B" w:rsidR="00531217" w:rsidRPr="002D2FDC" w:rsidRDefault="00DE55B2" w:rsidP="00FF3BC4">
      <w:pPr>
        <w:pStyle w:val="Kopje4"/>
      </w:pPr>
      <w:bookmarkStart w:id="168" w:name="_Toc238482656"/>
      <w:r>
        <w:t>Opvang op school tijdens een tuchtmaatregel</w:t>
      </w:r>
      <w:bookmarkEnd w:id="168"/>
    </w:p>
    <w:p w14:paraId="07A4B09B" w14:textId="54B2576D" w:rsidR="00C15D9F" w:rsidRPr="008D127A" w:rsidRDefault="1EA13078" w:rsidP="00AE0183">
      <w:pPr>
        <w:spacing w:line="320" w:lineRule="exact"/>
        <w:rPr>
          <w:rFonts w:ascii="Arial" w:eastAsia="Arial" w:hAnsi="Arial" w:cs="Arial"/>
          <w:lang w:val="nl-NL"/>
        </w:rPr>
      </w:pPr>
      <w:r w:rsidRPr="007A4380">
        <w:rPr>
          <w:rFonts w:ascii="Arial" w:eastAsia="Arial" w:hAnsi="Arial" w:cs="Arial"/>
          <w:lang w:val="nl-NL"/>
        </w:rPr>
        <w:t>Wanneer je preventief geschorst wordt tijdens de tuchtprocedure of na de tuchtprocedure tijdelijk wordt uitgesloten, zullen we je steeds meedelen of je tijdens die periode wel of niet op school aanwezig moet zijn. Zowel bij een preventieve schorsing als een tijdelijke of een definitieve uitsluiting kunnen je ouders ook zelf vragen om je op school op te vangen. We vragen dat ze dat schriftelijk doen, samen met de reden van hun vraag. Als we niet ingaan op hun vraag, zullen wij op onze beurt ook schriftelijk aangeven waarom we dat niet doen. Als we wel op de vraag ingaan, zullen we vooraf enkele praktische afspraken maken met jou en je ouders.</w:t>
      </w:r>
    </w:p>
    <w:p w14:paraId="13DB25DC" w14:textId="77777777" w:rsidR="008D127A" w:rsidRDefault="008D127A" w:rsidP="008D127A">
      <w:pPr>
        <w:pStyle w:val="Kopje2"/>
      </w:pPr>
      <w:bookmarkStart w:id="169" w:name="_Toc238482657"/>
      <w:r>
        <w:lastRenderedPageBreak/>
        <w:t>Klachtenregeling</w:t>
      </w:r>
      <w:bookmarkEnd w:id="169"/>
    </w:p>
    <w:p w14:paraId="594822EA" w14:textId="77777777" w:rsidR="008D127A" w:rsidRPr="00624E68" w:rsidRDefault="008D127A" w:rsidP="008D127A">
      <w:pPr>
        <w:keepNext/>
        <w:keepLines/>
        <w:spacing w:before="160" w:after="80"/>
        <w:outlineLvl w:val="1"/>
        <w:rPr>
          <w:rFonts w:ascii="Arial" w:eastAsia="Times New Roman" w:hAnsi="Arial" w:cs="Arial"/>
          <w:color w:val="9BBB59" w:themeColor="accent3"/>
        </w:rPr>
      </w:pPr>
      <w:r w:rsidRPr="00624E68">
        <w:rPr>
          <w:rFonts w:ascii="Arial" w:eastAsia="Times New Roman" w:hAnsi="Arial" w:cs="Arial"/>
        </w:rPr>
        <w:t xml:space="preserve">Wij bieden een veilige, respectvolle en open omgeving voor iedereen op school. </w:t>
      </w:r>
      <w:r w:rsidRPr="00624E68">
        <w:br/>
      </w:r>
      <w:r w:rsidRPr="00624E68">
        <w:rPr>
          <w:rFonts w:ascii="Arial" w:eastAsia="Times New Roman" w:hAnsi="Arial" w:cs="Arial"/>
        </w:rPr>
        <w:t>Dit vraagt een engagement van de leerlingen, ouders, leraren, directie en andere medewerkers. Dit houdt onder meer in dat we altijd bereid zijn met jou in dialoog te gaan.</w:t>
      </w:r>
    </w:p>
    <w:p w14:paraId="3F705B7A" w14:textId="77777777" w:rsidR="008D127A" w:rsidRPr="00624E68" w:rsidRDefault="008D127A" w:rsidP="008D127A">
      <w:pPr>
        <w:keepNext/>
        <w:keepLines/>
        <w:spacing w:before="160" w:after="80"/>
        <w:outlineLvl w:val="1"/>
        <w:rPr>
          <w:rFonts w:ascii="Arial" w:eastAsia="Times New Roman" w:hAnsi="Arial" w:cs="Arial"/>
          <w:color w:val="9BBB59" w:themeColor="accent3"/>
        </w:rPr>
      </w:pPr>
      <w:r w:rsidRPr="00624E68">
        <w:rPr>
          <w:rFonts w:ascii="Arial" w:eastAsia="Times New Roman" w:hAnsi="Arial" w:cs="Arial"/>
        </w:rPr>
        <w:t>Heb je een bezorgdheid, een vraag of zit er iets niet goed? Praat er eerst over met de betrokken personen, zoals de (klas)titularis of de leerlingenbegeleider. Vaak geraak je er samen al uit.</w:t>
      </w:r>
    </w:p>
    <w:p w14:paraId="54722372" w14:textId="77777777" w:rsidR="008D127A" w:rsidRPr="00624E68" w:rsidRDefault="008D127A" w:rsidP="008D127A">
      <w:pPr>
        <w:keepNext/>
        <w:keepLines/>
        <w:spacing w:before="160" w:after="80"/>
        <w:outlineLvl w:val="1"/>
        <w:rPr>
          <w:rFonts w:ascii="Arial" w:eastAsia="Times New Roman" w:hAnsi="Arial" w:cs="Arial"/>
          <w:color w:val="9BBB59" w:themeColor="accent3"/>
        </w:rPr>
      </w:pPr>
      <w:r w:rsidRPr="00624E68">
        <w:rPr>
          <w:rFonts w:ascii="Arial" w:eastAsia="Times New Roman" w:hAnsi="Arial" w:cs="Arial"/>
        </w:rPr>
        <w:t>Is dat niet het geval, dan kun je rechtstreeks bij de directeur terecht voor verdere hulp. Dit mondeling overleg is een belangrijke en noodzakelijke eerste stap voordat je een overleg kan aanvragen bij het schoolbestuur.</w:t>
      </w:r>
    </w:p>
    <w:p w14:paraId="39C6BB3C" w14:textId="77777777" w:rsidR="008D127A" w:rsidRPr="00624E68" w:rsidRDefault="008D127A" w:rsidP="008D127A">
      <w:pPr>
        <w:keepNext/>
        <w:keepLines/>
        <w:spacing w:before="160" w:after="80"/>
        <w:outlineLvl w:val="1"/>
        <w:rPr>
          <w:rFonts w:ascii="Arial" w:eastAsia="Times New Roman" w:hAnsi="Arial" w:cs="Arial"/>
          <w:color w:val="9BBB59" w:themeColor="accent3"/>
        </w:rPr>
      </w:pPr>
      <w:r w:rsidRPr="00624E68">
        <w:rPr>
          <w:rFonts w:ascii="Arial" w:eastAsia="Times New Roman" w:hAnsi="Arial" w:cs="Arial"/>
        </w:rPr>
        <w:t xml:space="preserve">Kom je er na overleg met de directeur niet uit, dan kun je je bezorgdheden schriftelijk melden bij het schoolbestuur. Geef duidelijk aan waarover het gaat, wie erbij betrokken is en wat er precies is gebeurd. </w:t>
      </w:r>
    </w:p>
    <w:p w14:paraId="1809B914" w14:textId="77777777" w:rsidR="008D127A" w:rsidRPr="00624E68" w:rsidRDefault="008D127A" w:rsidP="008D127A">
      <w:pPr>
        <w:keepNext/>
        <w:keepLines/>
        <w:spacing w:before="160" w:after="80"/>
        <w:outlineLvl w:val="1"/>
        <w:rPr>
          <w:rFonts w:ascii="Arial" w:eastAsia="Times New Roman" w:hAnsi="Arial" w:cs="Arial"/>
          <w:color w:val="9BBB59" w:themeColor="accent3"/>
        </w:rPr>
      </w:pPr>
      <w:r w:rsidRPr="00624E68">
        <w:rPr>
          <w:rFonts w:ascii="Arial" w:eastAsia="Times New Roman" w:hAnsi="Arial" w:cs="Arial"/>
        </w:rPr>
        <w:t>De contactgegevens van het schoolbestuur vind je in deel 3 (Wie is wie?) in het schoolreglement.</w:t>
      </w:r>
    </w:p>
    <w:p w14:paraId="480DE44B" w14:textId="6B31F817" w:rsidR="008D127A" w:rsidRPr="00624E68" w:rsidRDefault="008D127A" w:rsidP="008D127A">
      <w:pPr>
        <w:keepNext/>
        <w:keepLines/>
        <w:spacing w:before="160" w:after="80"/>
        <w:outlineLvl w:val="1"/>
        <w:rPr>
          <w:rFonts w:ascii="Arial" w:eastAsia="Times New Roman" w:hAnsi="Arial" w:cs="Arial"/>
          <w:color w:val="9BBB59" w:themeColor="accent3"/>
        </w:rPr>
      </w:pPr>
      <w:r w:rsidRPr="00624E68">
        <w:rPr>
          <w:rFonts w:ascii="Arial" w:eastAsia="Times New Roman" w:hAnsi="Arial" w:cs="Arial"/>
        </w:rPr>
        <w:t>Het schoolbestuur gaat dan met je vragen aan de slag</w:t>
      </w:r>
      <w:r w:rsidR="007D13BC" w:rsidRPr="00624E68">
        <w:rPr>
          <w:rFonts w:ascii="Arial" w:eastAsia="Times New Roman" w:hAnsi="Arial" w:cs="Arial"/>
        </w:rPr>
        <w:t xml:space="preserve"> en zoekt </w:t>
      </w:r>
      <w:r w:rsidRPr="00624E68">
        <w:rPr>
          <w:rFonts w:ascii="Arial" w:eastAsia="Times New Roman" w:hAnsi="Arial" w:cs="Arial"/>
        </w:rPr>
        <w:t xml:space="preserve">samen met jou welke vervolgstappen kunnen genomen worden. Indien meer tijd nodig is, word je hiervan op de hoogte gebracht. </w:t>
      </w:r>
    </w:p>
    <w:p w14:paraId="79B9DBCC" w14:textId="126C6AD3" w:rsidR="000573F6" w:rsidRPr="006A6CD8" w:rsidRDefault="00005999" w:rsidP="00005999">
      <w:pPr>
        <w:rPr>
          <w:rFonts w:ascii="Arial" w:hAnsi="Arial" w:cs="Arial"/>
        </w:rPr>
      </w:pPr>
      <w:r w:rsidRPr="006A6CD8">
        <w:rPr>
          <w:rStyle w:val="normaltextrun"/>
          <w:rFonts w:ascii="Arial" w:hAnsi="Arial" w:cs="Arial"/>
        </w:rPr>
        <w:t>Wij moedigen jou aan om je zorgen kenbaar te maken, zodat we samen kunnen zoeken naar een oplossing die in het belang is van de leerlingen en de school</w:t>
      </w:r>
      <w:r w:rsidR="00042F34" w:rsidRPr="006A6CD8">
        <w:rPr>
          <w:rStyle w:val="normaltextrun"/>
          <w:rFonts w:ascii="Arial" w:hAnsi="Arial" w:cs="Arial"/>
        </w:rPr>
        <w:t>.</w:t>
      </w:r>
    </w:p>
    <w:p w14:paraId="202C2C20" w14:textId="77777777" w:rsidR="000573F6" w:rsidRDefault="000573F6" w:rsidP="0097184D">
      <w:pPr>
        <w:keepNext/>
        <w:keepLines/>
        <w:spacing w:before="160" w:after="80"/>
        <w:outlineLvl w:val="1"/>
        <w:rPr>
          <w:rFonts w:ascii="Arial" w:eastAsia="Times New Roman" w:hAnsi="Arial" w:cs="Arial"/>
          <w:color w:val="9BBB59" w:themeColor="accent3"/>
        </w:rPr>
      </w:pPr>
    </w:p>
    <w:p w14:paraId="3E39718E" w14:textId="77777777" w:rsidR="000573F6" w:rsidRDefault="000573F6" w:rsidP="0097184D">
      <w:pPr>
        <w:keepNext/>
        <w:keepLines/>
        <w:spacing w:before="160" w:after="80"/>
        <w:outlineLvl w:val="1"/>
        <w:rPr>
          <w:rFonts w:ascii="Arial" w:eastAsia="Times New Roman" w:hAnsi="Arial" w:cs="Arial"/>
          <w:color w:val="9BBB59" w:themeColor="accent3"/>
        </w:rPr>
      </w:pPr>
    </w:p>
    <w:p w14:paraId="1968C35A" w14:textId="77777777" w:rsidR="000573F6" w:rsidRDefault="000573F6" w:rsidP="0097184D">
      <w:pPr>
        <w:keepNext/>
        <w:keepLines/>
        <w:spacing w:before="160" w:after="80"/>
        <w:outlineLvl w:val="1"/>
        <w:rPr>
          <w:rFonts w:ascii="Arial" w:eastAsia="Times New Roman" w:hAnsi="Arial" w:cs="Arial"/>
          <w:color w:val="9BBB59" w:themeColor="accent3"/>
        </w:rPr>
      </w:pPr>
    </w:p>
    <w:p w14:paraId="1F259234" w14:textId="77777777" w:rsidR="000573F6" w:rsidRDefault="000573F6" w:rsidP="0097184D">
      <w:pPr>
        <w:keepNext/>
        <w:keepLines/>
        <w:spacing w:before="160" w:after="80"/>
        <w:outlineLvl w:val="1"/>
        <w:rPr>
          <w:rFonts w:ascii="Arial" w:eastAsia="Times New Roman" w:hAnsi="Arial" w:cs="Arial"/>
          <w:color w:val="9BBB59" w:themeColor="accent3"/>
        </w:rPr>
      </w:pPr>
    </w:p>
    <w:p w14:paraId="1B3CB351" w14:textId="77777777" w:rsidR="000573F6" w:rsidRDefault="000573F6" w:rsidP="0097184D">
      <w:pPr>
        <w:keepNext/>
        <w:keepLines/>
        <w:spacing w:before="160" w:after="80"/>
        <w:outlineLvl w:val="1"/>
        <w:rPr>
          <w:rFonts w:ascii="Arial" w:eastAsia="Times New Roman" w:hAnsi="Arial" w:cs="Arial"/>
          <w:color w:val="9BBB59" w:themeColor="accent3"/>
        </w:rPr>
      </w:pPr>
    </w:p>
    <w:p w14:paraId="2D645FA5" w14:textId="7D3D379F" w:rsidR="000573F6" w:rsidRDefault="000573F6" w:rsidP="2B339EEE">
      <w:pPr>
        <w:keepNext/>
        <w:keepLines/>
        <w:spacing w:before="160" w:after="80"/>
        <w:outlineLvl w:val="1"/>
        <w:rPr>
          <w:rFonts w:ascii="Arial" w:eastAsia="Times New Roman" w:hAnsi="Arial" w:cs="Arial"/>
          <w:color w:val="9BBB59" w:themeColor="accent3"/>
        </w:rPr>
      </w:pPr>
    </w:p>
    <w:p w14:paraId="014F9BF9" w14:textId="77777777" w:rsidR="00042F34" w:rsidRDefault="00042F34" w:rsidP="2B339EEE">
      <w:pPr>
        <w:keepNext/>
        <w:keepLines/>
        <w:spacing w:before="160" w:after="80"/>
        <w:outlineLvl w:val="1"/>
        <w:rPr>
          <w:rFonts w:ascii="Arial" w:eastAsia="Times New Roman" w:hAnsi="Arial" w:cs="Arial"/>
          <w:color w:val="9BBB59" w:themeColor="accent3"/>
        </w:rPr>
      </w:pPr>
    </w:p>
    <w:p w14:paraId="5BC5E099" w14:textId="77777777" w:rsidR="00042F34" w:rsidRDefault="00042F34" w:rsidP="2B339EEE">
      <w:pPr>
        <w:keepNext/>
        <w:keepLines/>
        <w:spacing w:before="160" w:after="80"/>
        <w:outlineLvl w:val="1"/>
        <w:rPr>
          <w:rFonts w:ascii="Arial" w:eastAsia="Times New Roman" w:hAnsi="Arial" w:cs="Arial"/>
          <w:color w:val="9BBB59" w:themeColor="accent3"/>
        </w:rPr>
      </w:pPr>
    </w:p>
    <w:p w14:paraId="0DB63124" w14:textId="77777777" w:rsidR="00042F34" w:rsidRDefault="00042F34" w:rsidP="2B339EEE">
      <w:pPr>
        <w:keepNext/>
        <w:keepLines/>
        <w:spacing w:before="160" w:after="80"/>
        <w:outlineLvl w:val="1"/>
        <w:rPr>
          <w:rFonts w:ascii="Arial" w:eastAsia="Times New Roman" w:hAnsi="Arial" w:cs="Arial"/>
          <w:color w:val="9BBB59" w:themeColor="accent3"/>
        </w:rPr>
      </w:pPr>
    </w:p>
    <w:p w14:paraId="358D102F" w14:textId="77777777" w:rsidR="004438B4" w:rsidRPr="0097184D" w:rsidRDefault="004438B4" w:rsidP="0097184D">
      <w:pPr>
        <w:keepNext/>
        <w:keepLines/>
        <w:spacing w:before="160" w:after="80"/>
        <w:outlineLvl w:val="1"/>
        <w:rPr>
          <w:rFonts w:ascii="Arial" w:eastAsia="Times New Roman" w:hAnsi="Arial" w:cs="Arial"/>
          <w:color w:val="9BBB59" w:themeColor="accent3"/>
        </w:rPr>
      </w:pPr>
    </w:p>
    <w:p w14:paraId="261E08BD" w14:textId="77777777" w:rsidR="004438B4" w:rsidRDefault="004438B4"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p>
    <w:p w14:paraId="415D650F" w14:textId="4DC869A2" w:rsidR="004A309C" w:rsidRPr="007A4380" w:rsidRDefault="1EA13078"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bookmarkStart w:id="170" w:name="_Toc238482658"/>
      <w:r w:rsidRPr="06E79DE9">
        <w:rPr>
          <w:rFonts w:eastAsia="Arial"/>
          <w:lang w:val="nl-NL"/>
        </w:rPr>
        <w:t>DEEL 3:</w:t>
      </w:r>
      <w:r>
        <w:br/>
      </w:r>
      <w:r w:rsidRPr="06E79DE9">
        <w:rPr>
          <w:rFonts w:eastAsia="Arial"/>
          <w:lang w:val="nl-NL"/>
        </w:rPr>
        <w:t>ALGEMENE INFORMATIE</w:t>
      </w:r>
      <w:bookmarkEnd w:id="170"/>
    </w:p>
    <w:p w14:paraId="36FAB7C8" w14:textId="4EE3BBF6" w:rsidR="00F767A5" w:rsidRPr="007A4380" w:rsidRDefault="00F767A5" w:rsidP="00AE0183">
      <w:pPr>
        <w:spacing w:line="320" w:lineRule="exact"/>
        <w:rPr>
          <w:rFonts w:ascii="Arial" w:hAnsi="Arial" w:cs="Arial"/>
          <w:lang w:val="nl-NL"/>
        </w:rPr>
      </w:pPr>
    </w:p>
    <w:p w14:paraId="215BD7FC" w14:textId="5E9E6BEA" w:rsidR="00531217" w:rsidRPr="000573F6" w:rsidRDefault="1EA13078" w:rsidP="00AE0183">
      <w:pPr>
        <w:spacing w:line="320" w:lineRule="exact"/>
        <w:rPr>
          <w:rFonts w:ascii="Arial" w:eastAsia="Arial" w:hAnsi="Arial" w:cs="Arial"/>
          <w:lang w:val="nl-NL"/>
        </w:rPr>
      </w:pPr>
      <w:r w:rsidRPr="007A4380">
        <w:rPr>
          <w:rFonts w:ascii="Arial" w:eastAsia="Arial" w:hAnsi="Arial" w:cs="Arial"/>
          <w:lang w:val="nl-NL"/>
        </w:rPr>
        <w:t>Dit derde deel is eerder van informatieve aard. Het maakt strikt genomen geen deel uit van het schoolreglement. Wanneer dat nodig is, kunnen we informatie in dit deel in de loop van het schooljaar wijzigen, eventueel na overleg binnen de school.</w:t>
      </w:r>
    </w:p>
    <w:p w14:paraId="5B799CF6" w14:textId="3A254E68" w:rsidR="00531217" w:rsidRPr="002D2FDC" w:rsidRDefault="00531217" w:rsidP="06E79DE9">
      <w:pPr>
        <w:pStyle w:val="Kopje1"/>
        <w:rPr>
          <w:rFonts w:eastAsia="Arial"/>
          <w:lang w:val="nl-NL"/>
        </w:rPr>
      </w:pPr>
      <w:bookmarkStart w:id="171" w:name="_Toc238482659"/>
      <w:r w:rsidRPr="06E79DE9">
        <w:rPr>
          <w:rFonts w:eastAsia="Arial"/>
          <w:lang w:val="nl-NL"/>
        </w:rPr>
        <w:t>WIE IS WIE?</w:t>
      </w:r>
      <w:bookmarkEnd w:id="171"/>
    </w:p>
    <w:p w14:paraId="3A7A717D" w14:textId="77777777" w:rsidR="001D3B53" w:rsidRDefault="001D3B53" w:rsidP="1EA13078">
      <w:pPr>
        <w:spacing w:line="320" w:lineRule="exact"/>
        <w:rPr>
          <w:rFonts w:ascii="Arial" w:hAnsi="Arial" w:cs="Arial"/>
          <w:lang w:val="nl-NL"/>
        </w:rPr>
      </w:pPr>
    </w:p>
    <w:p w14:paraId="5DB9059F" w14:textId="02BD7D3E"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Voor je opleiding zijn vanzelfsprekend in de eerste plaats de leerkrachten verantwoordelijk. In onze school werken ech</w:t>
      </w:r>
      <w:r w:rsidR="00F7432C" w:rsidRPr="007A4380">
        <w:rPr>
          <w:rFonts w:ascii="Arial" w:eastAsia="Arial" w:hAnsi="Arial" w:cs="Arial"/>
          <w:lang w:val="nl-NL"/>
        </w:rPr>
        <w:t>ter vele andere mensen mee om het onderwijs</w:t>
      </w:r>
      <w:r w:rsidRPr="007A4380">
        <w:rPr>
          <w:rFonts w:ascii="Arial" w:eastAsia="Arial" w:hAnsi="Arial" w:cs="Arial"/>
          <w:lang w:val="nl-NL"/>
        </w:rPr>
        <w:t xml:space="preserve"> en het ruimere schoolleven te organiseren.</w:t>
      </w:r>
    </w:p>
    <w:p w14:paraId="53CFC378" w14:textId="306A52BA" w:rsidR="00531217" w:rsidRPr="00C92E51"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Een aantal van </w:t>
      </w:r>
      <w:r w:rsidR="00C92E51">
        <w:rPr>
          <w:rFonts w:ascii="Arial" w:eastAsia="Arial" w:hAnsi="Arial" w:cs="Arial"/>
          <w:lang w:val="nl-NL"/>
        </w:rPr>
        <w:t>hen</w:t>
      </w:r>
      <w:r w:rsidRPr="007A4380">
        <w:rPr>
          <w:rFonts w:ascii="Arial" w:eastAsia="Arial" w:hAnsi="Arial" w:cs="Arial"/>
          <w:lang w:val="nl-NL"/>
        </w:rPr>
        <w:t xml:space="preserve"> is direct bij je studie betrokken. De anderen werken meer achter de schermen. Om een volledig beeld van onze school te schetsen, vermelden we iedereen die bij de school betrokken is. </w:t>
      </w:r>
    </w:p>
    <w:p w14:paraId="384AC162" w14:textId="74203771" w:rsidR="00531217" w:rsidRPr="002D2FDC" w:rsidRDefault="1EA13078" w:rsidP="002D2FDC">
      <w:pPr>
        <w:pStyle w:val="Kopje2"/>
        <w:rPr>
          <w:lang w:val="nl-NL"/>
        </w:rPr>
      </w:pPr>
      <w:bookmarkStart w:id="172" w:name="_Toc238482660"/>
      <w:r>
        <w:lastRenderedPageBreak/>
        <w:t>Schoolbestuur scholengroep Sint-Michiel</w:t>
      </w:r>
      <w:bookmarkEnd w:id="172"/>
    </w:p>
    <w:p w14:paraId="6BC5B8AE" w14:textId="12FBE72F" w:rsidR="000051BF" w:rsidRPr="002D2FDC" w:rsidRDefault="1EA13078" w:rsidP="00AE0183">
      <w:pPr>
        <w:spacing w:line="320" w:lineRule="exact"/>
        <w:ind w:right="22"/>
        <w:rPr>
          <w:rFonts w:ascii="Arial" w:eastAsia="Arial" w:hAnsi="Arial" w:cs="Arial"/>
        </w:rPr>
      </w:pPr>
      <w:r w:rsidRPr="007A4380">
        <w:rPr>
          <w:rFonts w:ascii="Arial" w:eastAsia="Arial" w:hAnsi="Arial" w:cs="Arial"/>
          <w:lang w:val="nl-NL"/>
        </w:rPr>
        <w:t>Het schoolbestuur is de eigenlijke organisator van het onderwijs in onze school. Zij is verantwoordelijk voor de beleidsvorming</w:t>
      </w:r>
      <w:r w:rsidRPr="007A4380">
        <w:rPr>
          <w:rFonts w:ascii="Arial" w:eastAsia="Arial" w:hAnsi="Arial" w:cs="Arial"/>
        </w:rPr>
        <w:t xml:space="preserve"> en schept de noodzakelijke voorwaarden voor een goed verloop van het onderwijs.</w:t>
      </w:r>
    </w:p>
    <w:p w14:paraId="1B4ACF05" w14:textId="77777777" w:rsidR="00531217" w:rsidRPr="007A4380" w:rsidRDefault="1EA13078" w:rsidP="002D2FDC">
      <w:pPr>
        <w:spacing w:after="0" w:line="240" w:lineRule="auto"/>
        <w:ind w:left="567" w:right="23"/>
        <w:rPr>
          <w:rFonts w:ascii="Arial" w:eastAsia="Arial" w:hAnsi="Arial" w:cs="Arial"/>
          <w:lang w:val="nl-NL"/>
        </w:rPr>
      </w:pPr>
      <w:r w:rsidRPr="007A4380">
        <w:rPr>
          <w:rFonts w:ascii="Arial" w:eastAsia="Arial" w:hAnsi="Arial" w:cs="Arial"/>
          <w:lang w:val="nl-NL"/>
        </w:rPr>
        <w:t>Vzw Scholengroep Sint-Michiel</w:t>
      </w:r>
    </w:p>
    <w:p w14:paraId="074BE08B" w14:textId="77777777" w:rsidR="00705145" w:rsidRPr="007A4380" w:rsidRDefault="1EA13078" w:rsidP="002D2FDC">
      <w:pPr>
        <w:spacing w:after="0" w:line="240" w:lineRule="auto"/>
        <w:ind w:left="567" w:right="23"/>
        <w:rPr>
          <w:rFonts w:ascii="Arial" w:eastAsia="Arial" w:hAnsi="Arial" w:cs="Arial"/>
          <w:lang w:val="nl-NL"/>
        </w:rPr>
      </w:pPr>
      <w:r w:rsidRPr="007A4380">
        <w:rPr>
          <w:rFonts w:ascii="Arial" w:eastAsia="Arial" w:hAnsi="Arial" w:cs="Arial"/>
          <w:lang w:val="nl-NL"/>
        </w:rPr>
        <w:t>Kattenstraat 33</w:t>
      </w:r>
    </w:p>
    <w:p w14:paraId="04F1E7D3" w14:textId="77777777" w:rsidR="00531217" w:rsidRPr="007A4380" w:rsidRDefault="1EA13078" w:rsidP="002D2FDC">
      <w:pPr>
        <w:spacing w:after="0" w:line="240" w:lineRule="auto"/>
        <w:ind w:left="567" w:right="23"/>
        <w:rPr>
          <w:rFonts w:ascii="Arial" w:eastAsia="Arial" w:hAnsi="Arial" w:cs="Arial"/>
          <w:lang w:val="nl-NL"/>
        </w:rPr>
      </w:pPr>
      <w:r w:rsidRPr="007A4380">
        <w:rPr>
          <w:rFonts w:ascii="Arial" w:eastAsia="Arial" w:hAnsi="Arial" w:cs="Arial"/>
          <w:lang w:val="nl-NL"/>
        </w:rPr>
        <w:t>8800 Roeselare</w:t>
      </w:r>
    </w:p>
    <w:p w14:paraId="4F574D63" w14:textId="044D30D3" w:rsidR="00531217" w:rsidRPr="007A4380" w:rsidRDefault="1EA13078" w:rsidP="002D2FDC">
      <w:pPr>
        <w:spacing w:after="0" w:line="240" w:lineRule="auto"/>
        <w:ind w:left="567" w:right="23"/>
        <w:rPr>
          <w:rFonts w:ascii="Arial" w:eastAsia="Arial" w:hAnsi="Arial" w:cs="Arial"/>
          <w:lang w:val="nl-NL"/>
        </w:rPr>
      </w:pPr>
      <w:r w:rsidRPr="007A4380">
        <w:rPr>
          <w:rFonts w:ascii="Arial" w:eastAsia="Arial" w:hAnsi="Arial" w:cs="Arial"/>
          <w:lang w:val="nl-NL"/>
        </w:rPr>
        <w:t xml:space="preserve">Tel. 051 </w:t>
      </w:r>
      <w:r w:rsidR="00142DD3" w:rsidRPr="007A4380">
        <w:rPr>
          <w:rFonts w:ascii="Arial" w:eastAsia="Arial" w:hAnsi="Arial" w:cs="Arial"/>
          <w:lang w:val="nl-NL"/>
        </w:rPr>
        <w:t>62 12 00</w:t>
      </w:r>
    </w:p>
    <w:p w14:paraId="4E45B262" w14:textId="3FF95A59" w:rsidR="00142DD3" w:rsidRPr="007A4380" w:rsidRDefault="00142DD3" w:rsidP="002D2FDC">
      <w:pPr>
        <w:spacing w:after="0" w:line="240" w:lineRule="auto"/>
        <w:ind w:left="567" w:right="23"/>
        <w:rPr>
          <w:rFonts w:ascii="Arial" w:eastAsia="Arial" w:hAnsi="Arial" w:cs="Arial"/>
          <w:lang w:val="nl-NL"/>
        </w:rPr>
      </w:pPr>
      <w:r w:rsidRPr="007A4380">
        <w:rPr>
          <w:rFonts w:ascii="Arial" w:eastAsia="Arial" w:hAnsi="Arial" w:cs="Arial"/>
          <w:lang w:val="nl-NL"/>
        </w:rPr>
        <w:t>Fax 051 62 12 29</w:t>
      </w:r>
    </w:p>
    <w:p w14:paraId="62D928A6" w14:textId="5C0BCD57" w:rsidR="00142DD3" w:rsidRPr="007A4380" w:rsidRDefault="00142DD3" w:rsidP="002D2FDC">
      <w:pPr>
        <w:spacing w:after="0" w:line="240" w:lineRule="auto"/>
        <w:ind w:left="567" w:right="23"/>
        <w:rPr>
          <w:rFonts w:ascii="Arial" w:eastAsia="Arial" w:hAnsi="Arial" w:cs="Arial"/>
          <w:lang w:val="nl-NL"/>
        </w:rPr>
      </w:pPr>
      <w:r w:rsidRPr="007A4380">
        <w:rPr>
          <w:rFonts w:ascii="Arial" w:eastAsia="Arial" w:hAnsi="Arial" w:cs="Arial"/>
          <w:lang w:val="nl-NL"/>
        </w:rPr>
        <w:t>info@sint-michiel.be</w:t>
      </w:r>
    </w:p>
    <w:p w14:paraId="43C3AB0F" w14:textId="77777777" w:rsidR="00531217" w:rsidRPr="007A4380" w:rsidRDefault="00531217" w:rsidP="00AE0183">
      <w:pPr>
        <w:spacing w:line="320" w:lineRule="exact"/>
        <w:ind w:left="567" w:right="22"/>
        <w:rPr>
          <w:rFonts w:ascii="Arial" w:hAnsi="Arial" w:cs="Arial"/>
          <w:lang w:val="nl-NL"/>
        </w:rPr>
      </w:pPr>
    </w:p>
    <w:p w14:paraId="1C17E1F1" w14:textId="77777777" w:rsidR="00EE4D25" w:rsidRPr="00B57BCD" w:rsidRDefault="00EE4D25" w:rsidP="00E57A71">
      <w:pPr>
        <w:spacing w:line="360" w:lineRule="auto"/>
        <w:rPr>
          <w:rFonts w:ascii="Arial" w:hAnsi="Arial" w:cs="Arial"/>
          <w:u w:val="single"/>
          <w:lang w:val="nl-NL"/>
        </w:rPr>
      </w:pPr>
      <w:r w:rsidRPr="00B57BCD">
        <w:rPr>
          <w:rFonts w:ascii="Arial" w:hAnsi="Arial" w:cs="Arial"/>
          <w:u w:val="single"/>
          <w:lang w:val="nl-NL"/>
        </w:rPr>
        <w:t xml:space="preserve">Leden van het bestuursorgaan: </w:t>
      </w:r>
    </w:p>
    <w:p w14:paraId="2FBEB210" w14:textId="03CB1ECC" w:rsidR="001F0F1A" w:rsidRPr="00EB22A3" w:rsidRDefault="00EE4D25" w:rsidP="00EB22A3">
      <w:pPr>
        <w:spacing w:line="360" w:lineRule="auto"/>
        <w:rPr>
          <w:rFonts w:ascii="Arial" w:hAnsi="Arial" w:cs="Arial"/>
          <w:lang w:val="nl-NL"/>
        </w:rPr>
      </w:pPr>
      <w:r w:rsidRPr="00B57BCD">
        <w:rPr>
          <w:rFonts w:ascii="Arial" w:hAnsi="Arial" w:cs="Arial"/>
          <w:lang w:val="nl-NL"/>
        </w:rPr>
        <w:t xml:space="preserve">Caroline </w:t>
      </w:r>
      <w:proofErr w:type="spellStart"/>
      <w:r w:rsidRPr="00B57BCD">
        <w:rPr>
          <w:rFonts w:ascii="Arial" w:hAnsi="Arial" w:cs="Arial"/>
          <w:lang w:val="nl-NL"/>
        </w:rPr>
        <w:t>Flipts</w:t>
      </w:r>
      <w:proofErr w:type="spellEnd"/>
      <w:r w:rsidRPr="00B57BCD">
        <w:rPr>
          <w:rFonts w:ascii="Arial" w:hAnsi="Arial" w:cs="Arial"/>
          <w:lang w:val="nl-NL"/>
        </w:rPr>
        <w:t xml:space="preserve"> (</w:t>
      </w:r>
      <w:proofErr w:type="spellStart"/>
      <w:r w:rsidRPr="00B57BCD">
        <w:rPr>
          <w:rFonts w:ascii="Arial" w:hAnsi="Arial" w:cs="Arial"/>
          <w:lang w:val="nl-NL"/>
        </w:rPr>
        <w:t>co-voorzitter</w:t>
      </w:r>
      <w:proofErr w:type="spellEnd"/>
      <w:r w:rsidRPr="00B57BCD">
        <w:rPr>
          <w:rFonts w:ascii="Arial" w:hAnsi="Arial" w:cs="Arial"/>
          <w:lang w:val="nl-NL"/>
        </w:rPr>
        <w:t xml:space="preserve">), Antoon </w:t>
      </w:r>
      <w:proofErr w:type="spellStart"/>
      <w:r w:rsidRPr="00B57BCD">
        <w:rPr>
          <w:rFonts w:ascii="Arial" w:hAnsi="Arial" w:cs="Arial"/>
          <w:lang w:val="nl-NL"/>
        </w:rPr>
        <w:t>Vanhuyse</w:t>
      </w:r>
      <w:proofErr w:type="spellEnd"/>
      <w:r w:rsidRPr="00B57BCD">
        <w:rPr>
          <w:rFonts w:ascii="Arial" w:hAnsi="Arial" w:cs="Arial"/>
          <w:lang w:val="nl-NL"/>
        </w:rPr>
        <w:t xml:space="preserve"> (</w:t>
      </w:r>
      <w:proofErr w:type="spellStart"/>
      <w:r w:rsidRPr="00B57BCD">
        <w:rPr>
          <w:rFonts w:ascii="Arial" w:hAnsi="Arial" w:cs="Arial"/>
          <w:lang w:val="nl-NL"/>
        </w:rPr>
        <w:t>co-voorzitter</w:t>
      </w:r>
      <w:proofErr w:type="spellEnd"/>
      <w:r w:rsidRPr="00B57BCD">
        <w:rPr>
          <w:rFonts w:ascii="Arial" w:hAnsi="Arial" w:cs="Arial"/>
          <w:lang w:val="nl-NL"/>
        </w:rPr>
        <w:t xml:space="preserve">), Luk </w:t>
      </w:r>
      <w:proofErr w:type="spellStart"/>
      <w:r w:rsidRPr="00B57BCD">
        <w:rPr>
          <w:rFonts w:ascii="Arial" w:hAnsi="Arial" w:cs="Arial"/>
          <w:lang w:val="nl-NL"/>
        </w:rPr>
        <w:t>Anseeuw</w:t>
      </w:r>
      <w:proofErr w:type="spellEnd"/>
      <w:r w:rsidRPr="00B57BCD">
        <w:rPr>
          <w:rFonts w:ascii="Arial" w:hAnsi="Arial" w:cs="Arial"/>
          <w:lang w:val="nl-NL"/>
        </w:rPr>
        <w:t xml:space="preserve">, Tine </w:t>
      </w:r>
      <w:proofErr w:type="spellStart"/>
      <w:r w:rsidRPr="00B57BCD">
        <w:rPr>
          <w:rFonts w:ascii="Arial" w:hAnsi="Arial" w:cs="Arial"/>
          <w:lang w:val="nl-NL"/>
        </w:rPr>
        <w:t>Casteleyn</w:t>
      </w:r>
      <w:proofErr w:type="spellEnd"/>
      <w:r w:rsidRPr="00B57BCD">
        <w:rPr>
          <w:rFonts w:ascii="Arial" w:hAnsi="Arial" w:cs="Arial"/>
          <w:lang w:val="nl-NL"/>
        </w:rPr>
        <w:t xml:space="preserve">, Sarah </w:t>
      </w:r>
      <w:proofErr w:type="spellStart"/>
      <w:r w:rsidRPr="00B57BCD">
        <w:rPr>
          <w:rFonts w:ascii="Arial" w:hAnsi="Arial" w:cs="Arial"/>
          <w:lang w:val="nl-NL"/>
        </w:rPr>
        <w:t>Cattrysse</w:t>
      </w:r>
      <w:proofErr w:type="spellEnd"/>
      <w:r w:rsidRPr="00B57BCD">
        <w:rPr>
          <w:rFonts w:ascii="Arial" w:hAnsi="Arial" w:cs="Arial"/>
          <w:lang w:val="nl-NL"/>
        </w:rPr>
        <w:t xml:space="preserve">, Johan Declercq, Mieke </w:t>
      </w:r>
      <w:proofErr w:type="spellStart"/>
      <w:r w:rsidRPr="00B57BCD">
        <w:rPr>
          <w:rFonts w:ascii="Arial" w:hAnsi="Arial" w:cs="Arial"/>
          <w:lang w:val="nl-NL"/>
        </w:rPr>
        <w:t>Dejonckheere</w:t>
      </w:r>
      <w:proofErr w:type="spellEnd"/>
      <w:r w:rsidRPr="00B57BCD">
        <w:rPr>
          <w:rFonts w:ascii="Arial" w:hAnsi="Arial" w:cs="Arial"/>
          <w:lang w:val="nl-NL"/>
        </w:rPr>
        <w:t xml:space="preserve">, Ann </w:t>
      </w:r>
      <w:proofErr w:type="spellStart"/>
      <w:r w:rsidRPr="00B57BCD">
        <w:rPr>
          <w:rFonts w:ascii="Arial" w:hAnsi="Arial" w:cs="Arial"/>
          <w:lang w:val="nl-NL"/>
        </w:rPr>
        <w:t>Dequae</w:t>
      </w:r>
      <w:proofErr w:type="spellEnd"/>
      <w:r w:rsidRPr="00B57BCD">
        <w:rPr>
          <w:rFonts w:ascii="Arial" w:hAnsi="Arial" w:cs="Arial"/>
          <w:lang w:val="nl-NL"/>
        </w:rPr>
        <w:t xml:space="preserve">, Griet Desmet, Frederik </w:t>
      </w:r>
      <w:proofErr w:type="spellStart"/>
      <w:r w:rsidRPr="00B57BCD">
        <w:rPr>
          <w:rFonts w:ascii="Arial" w:hAnsi="Arial" w:cs="Arial"/>
          <w:lang w:val="nl-NL"/>
        </w:rPr>
        <w:t>Desplentere</w:t>
      </w:r>
      <w:proofErr w:type="spellEnd"/>
      <w:r w:rsidRPr="00B57BCD">
        <w:rPr>
          <w:rFonts w:ascii="Arial" w:hAnsi="Arial" w:cs="Arial"/>
          <w:lang w:val="nl-NL"/>
        </w:rPr>
        <w:t xml:space="preserve">, Marleen Hanssens, Jan-Vincent </w:t>
      </w:r>
      <w:proofErr w:type="spellStart"/>
      <w:r w:rsidRPr="00B57BCD">
        <w:rPr>
          <w:rFonts w:ascii="Arial" w:hAnsi="Arial" w:cs="Arial"/>
          <w:lang w:val="nl-NL"/>
        </w:rPr>
        <w:t>Lefere</w:t>
      </w:r>
      <w:proofErr w:type="spellEnd"/>
      <w:r w:rsidRPr="00B57BCD">
        <w:rPr>
          <w:rFonts w:ascii="Arial" w:hAnsi="Arial" w:cs="Arial"/>
          <w:lang w:val="nl-NL"/>
        </w:rPr>
        <w:t>, Stien Peeters</w:t>
      </w:r>
    </w:p>
    <w:p w14:paraId="43FA4233" w14:textId="17BCBE9E" w:rsidR="00531217" w:rsidRPr="002D2FDC" w:rsidRDefault="00531217" w:rsidP="002D2FDC">
      <w:pPr>
        <w:pStyle w:val="Kopje2"/>
        <w:rPr>
          <w:lang w:val="nl-NL"/>
        </w:rPr>
      </w:pPr>
      <w:bookmarkStart w:id="173" w:name="_Toc238482661"/>
      <w:r>
        <w:t>Scholengroep - scholengemeenschap</w:t>
      </w:r>
      <w:bookmarkEnd w:id="173"/>
    </w:p>
    <w:p w14:paraId="72CA6927" w14:textId="0ABFFC09" w:rsidR="00531217" w:rsidRDefault="00956898" w:rsidP="2B339EEE">
      <w:pPr>
        <w:spacing w:line="320" w:lineRule="exact"/>
        <w:rPr>
          <w:rFonts w:ascii="Arial" w:eastAsia="Arial" w:hAnsi="Arial" w:cs="Arial"/>
          <w:color w:val="9BBB59" w:themeColor="accent3"/>
          <w:lang w:val="nl-NL"/>
        </w:rPr>
      </w:pPr>
      <w:r>
        <w:rPr>
          <w:rFonts w:ascii="Arial" w:eastAsia="Arial" w:hAnsi="Arial" w:cs="Arial"/>
          <w:lang w:val="nl-NL"/>
        </w:rPr>
        <w:t>NOVA campus VISO</w:t>
      </w:r>
      <w:r w:rsidR="058DE815" w:rsidRPr="2B339EEE">
        <w:rPr>
          <w:rFonts w:ascii="Arial" w:eastAsia="Arial" w:hAnsi="Arial" w:cs="Arial"/>
          <w:lang w:val="nl-NL"/>
        </w:rPr>
        <w:t xml:space="preserve"> is een school van de vzw Scholengroep Sint-Michiel. </w:t>
      </w:r>
      <w:r w:rsidR="71FC3077" w:rsidRPr="2B339EEE">
        <w:rPr>
          <w:rFonts w:ascii="Arial" w:eastAsia="Arial" w:hAnsi="Arial" w:cs="Arial"/>
          <w:lang w:val="nl-NL"/>
        </w:rPr>
        <w:t>De andere scholen van de scholengroep zijn</w:t>
      </w:r>
      <w:r w:rsidR="0090310E">
        <w:rPr>
          <w:rFonts w:ascii="Arial" w:eastAsia="Arial" w:hAnsi="Arial" w:cs="Arial"/>
          <w:lang w:val="nl-NL"/>
        </w:rPr>
        <w:t xml:space="preserve"> NOVA campus</w:t>
      </w:r>
      <w:r w:rsidR="71FC3077" w:rsidRPr="2B339EEE">
        <w:rPr>
          <w:rFonts w:ascii="Arial" w:eastAsia="Arial" w:hAnsi="Arial" w:cs="Arial"/>
          <w:lang w:val="nl-NL"/>
        </w:rPr>
        <w:t xml:space="preserve"> </w:t>
      </w:r>
      <w:proofErr w:type="spellStart"/>
      <w:r w:rsidR="3D2B409F" w:rsidRPr="2B339EEE">
        <w:rPr>
          <w:rFonts w:ascii="Arial" w:eastAsia="Arial" w:hAnsi="Arial" w:cs="Arial"/>
          <w:lang w:val="nl-NL"/>
        </w:rPr>
        <w:t>Barnum</w:t>
      </w:r>
      <w:proofErr w:type="spellEnd"/>
      <w:r w:rsidR="3D2B409F" w:rsidRPr="2B339EEE">
        <w:rPr>
          <w:rFonts w:ascii="Arial" w:eastAsia="Arial" w:hAnsi="Arial" w:cs="Arial"/>
          <w:lang w:val="nl-NL"/>
        </w:rPr>
        <w:t xml:space="preserve">, </w:t>
      </w:r>
      <w:r w:rsidR="058DE815" w:rsidRPr="2B339EEE">
        <w:rPr>
          <w:rFonts w:ascii="Arial" w:eastAsia="Arial" w:hAnsi="Arial" w:cs="Arial"/>
          <w:lang w:val="nl-NL"/>
        </w:rPr>
        <w:t>Broederschool, Burgerschool, Instituut Heilige Kindsheid (Ardooie), Klein Seminarie, Onze Jeugd (Buitengewoon Secundair Onderwijs), VABI, VMS</w:t>
      </w:r>
      <w:r w:rsidR="0090310E">
        <w:rPr>
          <w:rFonts w:ascii="Arial" w:eastAsia="Arial" w:hAnsi="Arial" w:cs="Arial"/>
          <w:lang w:val="nl-NL"/>
        </w:rPr>
        <w:t xml:space="preserve"> en het </w:t>
      </w:r>
      <w:r w:rsidR="058DE815" w:rsidRPr="0090310E">
        <w:rPr>
          <w:rFonts w:ascii="Arial" w:eastAsia="Arial" w:hAnsi="Arial" w:cs="Arial"/>
          <w:color w:val="9BBB59" w:themeColor="accent3"/>
          <w:lang w:val="nl-NL"/>
        </w:rPr>
        <w:t>VTI</w:t>
      </w:r>
      <w:r w:rsidR="0090310E" w:rsidRPr="0090310E">
        <w:rPr>
          <w:rFonts w:ascii="Arial" w:eastAsia="Arial" w:hAnsi="Arial" w:cs="Arial"/>
          <w:color w:val="9BBB59" w:themeColor="accent3"/>
          <w:lang w:val="nl-NL"/>
        </w:rPr>
        <w:t>.</w:t>
      </w:r>
    </w:p>
    <w:p w14:paraId="4FB40A6B" w14:textId="45D2336E" w:rsidR="00632623" w:rsidRPr="0027549B" w:rsidRDefault="00632623" w:rsidP="2B339EEE">
      <w:pPr>
        <w:spacing w:line="320" w:lineRule="exact"/>
        <w:rPr>
          <w:rFonts w:ascii="Arial" w:eastAsia="Arial" w:hAnsi="Arial" w:cs="Arial"/>
          <w:lang w:val="nl-NL"/>
        </w:rPr>
      </w:pPr>
      <w:r w:rsidRPr="00677CD1">
        <w:rPr>
          <w:rFonts w:ascii="Arial" w:eastAsia="Arial" w:hAnsi="Arial" w:cs="Arial"/>
          <w:highlight w:val="lightGray"/>
          <w:lang w:val="nl-NL"/>
        </w:rPr>
        <w:t>Zoals beschreven bij het pedagogisch pro</w:t>
      </w:r>
      <w:r w:rsidR="0027549B" w:rsidRPr="00677CD1">
        <w:rPr>
          <w:rFonts w:ascii="Arial" w:eastAsia="Arial" w:hAnsi="Arial" w:cs="Arial"/>
          <w:highlight w:val="lightGray"/>
          <w:lang w:val="nl-NL"/>
        </w:rPr>
        <w:t>jec</w:t>
      </w:r>
      <w:r w:rsidRPr="00677CD1">
        <w:rPr>
          <w:rFonts w:ascii="Arial" w:eastAsia="Arial" w:hAnsi="Arial" w:cs="Arial"/>
          <w:highlight w:val="lightGray"/>
          <w:lang w:val="nl-NL"/>
        </w:rPr>
        <w:t xml:space="preserve">t van de school </w:t>
      </w:r>
      <w:r w:rsidR="00D7548B" w:rsidRPr="00677CD1">
        <w:rPr>
          <w:rFonts w:ascii="Arial" w:eastAsia="Arial" w:hAnsi="Arial" w:cs="Arial"/>
          <w:highlight w:val="lightGray"/>
          <w:lang w:val="nl-NL"/>
        </w:rPr>
        <w:t xml:space="preserve">groeien we momenteel naar één school met NOVA campus </w:t>
      </w:r>
      <w:proofErr w:type="spellStart"/>
      <w:r w:rsidR="00D7548B" w:rsidRPr="00677CD1">
        <w:rPr>
          <w:rFonts w:ascii="Arial" w:eastAsia="Arial" w:hAnsi="Arial" w:cs="Arial"/>
          <w:highlight w:val="lightGray"/>
          <w:lang w:val="nl-NL"/>
        </w:rPr>
        <w:t>Barnum</w:t>
      </w:r>
      <w:proofErr w:type="spellEnd"/>
      <w:r w:rsidR="00D7548B" w:rsidRPr="00677CD1">
        <w:rPr>
          <w:rFonts w:ascii="Arial" w:eastAsia="Arial" w:hAnsi="Arial" w:cs="Arial"/>
          <w:highlight w:val="lightGray"/>
          <w:lang w:val="nl-NL"/>
        </w:rPr>
        <w:t xml:space="preserve">, met wie we op 1 september </w:t>
      </w:r>
      <w:r w:rsidR="0027549B" w:rsidRPr="00677CD1">
        <w:rPr>
          <w:rFonts w:ascii="Arial" w:eastAsia="Arial" w:hAnsi="Arial" w:cs="Arial"/>
          <w:highlight w:val="lightGray"/>
          <w:lang w:val="nl-NL"/>
        </w:rPr>
        <w:t xml:space="preserve">2029 </w:t>
      </w:r>
      <w:r w:rsidR="00D7548B" w:rsidRPr="00677CD1">
        <w:rPr>
          <w:rFonts w:ascii="Arial" w:eastAsia="Arial" w:hAnsi="Arial" w:cs="Arial"/>
          <w:highlight w:val="lightGray"/>
          <w:lang w:val="nl-NL"/>
        </w:rPr>
        <w:t xml:space="preserve">ook fysiek </w:t>
      </w:r>
      <w:r w:rsidR="0027549B" w:rsidRPr="00677CD1">
        <w:rPr>
          <w:rFonts w:ascii="Arial" w:eastAsia="Arial" w:hAnsi="Arial" w:cs="Arial"/>
          <w:highlight w:val="lightGray"/>
          <w:lang w:val="nl-NL"/>
        </w:rPr>
        <w:t>zullen samen zitten.</w:t>
      </w:r>
    </w:p>
    <w:p w14:paraId="0C984078" w14:textId="367217AC" w:rsidR="004528E8" w:rsidRPr="0057327B" w:rsidRDefault="058DE815" w:rsidP="2B339EEE">
      <w:pPr>
        <w:spacing w:line="320" w:lineRule="exact"/>
        <w:rPr>
          <w:rFonts w:ascii="Arial" w:eastAsia="Arial" w:hAnsi="Arial" w:cs="Arial"/>
        </w:rPr>
      </w:pPr>
      <w:r w:rsidRPr="2B339EEE">
        <w:rPr>
          <w:rFonts w:ascii="Arial" w:eastAsia="Arial" w:hAnsi="Arial" w:cs="Arial"/>
          <w:lang w:val="nl-NL"/>
        </w:rPr>
        <w:t xml:space="preserve">Bovenstaande scholen werken nauw samen. </w:t>
      </w:r>
      <w:r w:rsidRPr="2B339EEE">
        <w:rPr>
          <w:rFonts w:ascii="Arial" w:eastAsia="Arial" w:hAnsi="Arial" w:cs="Arial"/>
        </w:rPr>
        <w:t xml:space="preserve">De dagelijkse leiding is in handen van coördinerend directeur </w:t>
      </w:r>
      <w:r w:rsidR="1362FC76" w:rsidRPr="2B339EEE">
        <w:rPr>
          <w:rFonts w:ascii="Arial" w:eastAsia="Arial" w:hAnsi="Arial" w:cs="Arial"/>
        </w:rPr>
        <w:t>Paul De</w:t>
      </w:r>
      <w:r w:rsidR="444051F4" w:rsidRPr="2B339EEE">
        <w:rPr>
          <w:rFonts w:ascii="Arial" w:eastAsia="Arial" w:hAnsi="Arial" w:cs="Arial"/>
        </w:rPr>
        <w:t xml:space="preserve"> Brabander</w:t>
      </w:r>
      <w:r w:rsidR="0090310E">
        <w:rPr>
          <w:rFonts w:ascii="Arial" w:eastAsia="Arial" w:hAnsi="Arial" w:cs="Arial"/>
        </w:rPr>
        <w:t>.</w:t>
      </w:r>
    </w:p>
    <w:p w14:paraId="0BF62BD9" w14:textId="77777777" w:rsidR="009C506D" w:rsidRDefault="2F2EBFAF" w:rsidP="00AE0183">
      <w:pPr>
        <w:spacing w:line="320" w:lineRule="exact"/>
        <w:rPr>
          <w:rFonts w:ascii="Arial" w:eastAsia="Arial" w:hAnsi="Arial" w:cs="Arial"/>
          <w:lang w:val="nl-NL"/>
        </w:rPr>
      </w:pPr>
      <w:r w:rsidRPr="2B339EEE">
        <w:rPr>
          <w:rFonts w:ascii="Arial" w:eastAsia="Arial" w:hAnsi="Arial" w:cs="Arial"/>
          <w:lang w:val="nl-NL"/>
        </w:rPr>
        <w:t>De Scholengemeenschap Sint-Michiel bestaat uit de 10 scholen van de scholengroep Sint-Michiel en BUSO Sint-</w:t>
      </w:r>
      <w:proofErr w:type="spellStart"/>
      <w:r w:rsidRPr="2B339EEE">
        <w:rPr>
          <w:rFonts w:ascii="Arial" w:eastAsia="Arial" w:hAnsi="Arial" w:cs="Arial"/>
          <w:lang w:val="nl-NL"/>
        </w:rPr>
        <w:t>Idesbald</w:t>
      </w:r>
      <w:proofErr w:type="spellEnd"/>
      <w:r w:rsidRPr="2B339EEE">
        <w:rPr>
          <w:rFonts w:ascii="Arial" w:eastAsia="Arial" w:hAnsi="Arial" w:cs="Arial"/>
          <w:lang w:val="nl-NL"/>
        </w:rPr>
        <w:t xml:space="preserve">. </w:t>
      </w:r>
      <w:r w:rsidR="476086D2" w:rsidRPr="2B339EEE">
        <w:rPr>
          <w:rFonts w:ascii="Arial" w:eastAsia="Arial" w:hAnsi="Arial" w:cs="Arial"/>
        </w:rPr>
        <w:t>Paul De Brabander</w:t>
      </w:r>
      <w:r w:rsidR="6EC24100" w:rsidRPr="2B339EEE">
        <w:rPr>
          <w:rFonts w:ascii="Arial" w:eastAsia="Arial" w:hAnsi="Arial" w:cs="Arial"/>
          <w:lang w:val="nl-NL"/>
        </w:rPr>
        <w:t xml:space="preserve"> </w:t>
      </w:r>
      <w:r w:rsidRPr="2B339EEE">
        <w:rPr>
          <w:rFonts w:ascii="Arial" w:eastAsia="Arial" w:hAnsi="Arial" w:cs="Arial"/>
          <w:lang w:val="nl-NL"/>
        </w:rPr>
        <w:t xml:space="preserve">is </w:t>
      </w:r>
      <w:r w:rsidR="00A21731">
        <w:rPr>
          <w:rFonts w:ascii="Arial" w:eastAsia="Arial" w:hAnsi="Arial" w:cs="Arial"/>
          <w:lang w:val="nl-NL"/>
        </w:rPr>
        <w:t xml:space="preserve">ook </w:t>
      </w:r>
      <w:r w:rsidRPr="2B339EEE">
        <w:rPr>
          <w:rFonts w:ascii="Arial" w:eastAsia="Arial" w:hAnsi="Arial" w:cs="Arial"/>
          <w:lang w:val="nl-NL"/>
        </w:rPr>
        <w:t>de coördinerend directeur van de Scholengemeenschap.</w:t>
      </w:r>
    </w:p>
    <w:p w14:paraId="058A076E" w14:textId="19991F84" w:rsidR="00531217" w:rsidRPr="002D2FDC" w:rsidRDefault="00C640E7" w:rsidP="002D2FDC">
      <w:pPr>
        <w:pStyle w:val="Kopje2"/>
        <w:rPr>
          <w:lang w:val="nl-NL"/>
        </w:rPr>
      </w:pPr>
      <w:bookmarkStart w:id="174" w:name="_Toc238482662"/>
      <w:r>
        <w:t>Directie</w:t>
      </w:r>
      <w:bookmarkEnd w:id="174"/>
    </w:p>
    <w:p w14:paraId="1B4BAE3A" w14:textId="77777777" w:rsidR="00531217" w:rsidRPr="007A4380" w:rsidRDefault="1EA13078" w:rsidP="1EA13078">
      <w:pPr>
        <w:spacing w:line="320" w:lineRule="exact"/>
        <w:ind w:right="22"/>
        <w:rPr>
          <w:rFonts w:ascii="Arial" w:eastAsia="Arial" w:hAnsi="Arial" w:cs="Arial"/>
          <w:lang w:val="nl-NL"/>
        </w:rPr>
      </w:pPr>
      <w:r w:rsidRPr="007A4380">
        <w:rPr>
          <w:rFonts w:ascii="Arial" w:eastAsia="Arial" w:hAnsi="Arial" w:cs="Arial"/>
          <w:lang w:val="nl-NL"/>
        </w:rPr>
        <w:t>Joeri Sioen, adjunct-directeur (joeri.sioen@sint-michiel.be)</w:t>
      </w:r>
    </w:p>
    <w:p w14:paraId="4167A171" w14:textId="031475A8" w:rsidR="00531217" w:rsidRPr="00E75082" w:rsidRDefault="00B2709A" w:rsidP="1EA13078">
      <w:pPr>
        <w:spacing w:line="320" w:lineRule="exact"/>
        <w:ind w:right="22"/>
        <w:rPr>
          <w:rFonts w:ascii="Arial" w:eastAsia="Arial" w:hAnsi="Arial" w:cs="Arial"/>
          <w:lang w:val="nl-NL"/>
        </w:rPr>
      </w:pPr>
      <w:r w:rsidRPr="007D7498">
        <w:rPr>
          <w:rFonts w:ascii="Arial" w:eastAsia="Arial" w:hAnsi="Arial" w:cs="Arial"/>
          <w:lang w:val="nl-NL"/>
        </w:rPr>
        <w:t xml:space="preserve">Margaux </w:t>
      </w:r>
      <w:proofErr w:type="spellStart"/>
      <w:r w:rsidRPr="007D7498">
        <w:rPr>
          <w:rFonts w:ascii="Arial" w:eastAsia="Arial" w:hAnsi="Arial" w:cs="Arial"/>
          <w:lang w:val="nl-NL"/>
        </w:rPr>
        <w:t>Vandekerckhove</w:t>
      </w:r>
      <w:proofErr w:type="spellEnd"/>
      <w:r w:rsidR="1EA13078" w:rsidRPr="007D7498">
        <w:rPr>
          <w:rFonts w:ascii="Arial" w:eastAsia="Arial" w:hAnsi="Arial" w:cs="Arial"/>
          <w:lang w:val="nl-NL"/>
        </w:rPr>
        <w:t>, directeur eerste graad (</w:t>
      </w:r>
      <w:r w:rsidRPr="007D7498">
        <w:rPr>
          <w:rFonts w:ascii="Arial" w:eastAsia="Arial" w:hAnsi="Arial" w:cs="Arial"/>
          <w:lang w:val="nl-NL"/>
        </w:rPr>
        <w:t>m.vandekerckhove</w:t>
      </w:r>
      <w:r w:rsidR="1EA13078" w:rsidRPr="007D7498">
        <w:rPr>
          <w:rFonts w:ascii="Arial" w:eastAsia="Arial" w:hAnsi="Arial" w:cs="Arial"/>
          <w:lang w:val="nl-NL"/>
        </w:rPr>
        <w:t>@sint-michiel.be)</w:t>
      </w:r>
    </w:p>
    <w:p w14:paraId="7D211488" w14:textId="3601745B" w:rsidR="00DF731C" w:rsidRPr="002D2FDC" w:rsidRDefault="1EA13078" w:rsidP="00AE0183">
      <w:pPr>
        <w:spacing w:line="320" w:lineRule="exact"/>
        <w:ind w:right="22"/>
        <w:rPr>
          <w:rFonts w:ascii="Arial" w:eastAsia="Arial" w:hAnsi="Arial" w:cs="Arial"/>
          <w:lang w:val="nl-NL"/>
        </w:rPr>
      </w:pPr>
      <w:r w:rsidRPr="007A4380">
        <w:rPr>
          <w:rFonts w:ascii="Arial" w:eastAsia="Arial" w:hAnsi="Arial" w:cs="Arial"/>
          <w:lang w:val="nl-NL"/>
        </w:rPr>
        <w:t xml:space="preserve">Veerle </w:t>
      </w:r>
      <w:proofErr w:type="spellStart"/>
      <w:r w:rsidRPr="007A4380">
        <w:rPr>
          <w:rFonts w:ascii="Arial" w:eastAsia="Arial" w:hAnsi="Arial" w:cs="Arial"/>
          <w:lang w:val="nl-NL"/>
        </w:rPr>
        <w:t>Vanoost</w:t>
      </w:r>
      <w:proofErr w:type="spellEnd"/>
      <w:r w:rsidRPr="007A4380">
        <w:rPr>
          <w:rFonts w:ascii="Arial" w:eastAsia="Arial" w:hAnsi="Arial" w:cs="Arial"/>
          <w:lang w:val="nl-NL"/>
        </w:rPr>
        <w:t>, directeur (</w:t>
      </w:r>
      <w:hyperlink r:id="rId32">
        <w:r w:rsidRPr="007A4380">
          <w:rPr>
            <w:rStyle w:val="Hyperlink"/>
            <w:rFonts w:ascii="Arial" w:eastAsia="Arial" w:hAnsi="Arial" w:cs="Arial"/>
            <w:color w:val="auto"/>
            <w:u w:val="none"/>
            <w:lang w:val="nl-NL"/>
          </w:rPr>
          <w:t>veerle.vanoost@sint-michiel.be</w:t>
        </w:r>
      </w:hyperlink>
      <w:r w:rsidRPr="007A4380">
        <w:rPr>
          <w:rFonts w:ascii="Arial" w:eastAsia="Arial" w:hAnsi="Arial" w:cs="Arial"/>
          <w:lang w:val="nl-NL"/>
        </w:rPr>
        <w:t>)</w:t>
      </w:r>
    </w:p>
    <w:p w14:paraId="4E6534F1" w14:textId="35115D5D" w:rsidR="0009673A" w:rsidRPr="002D2FDC" w:rsidRDefault="1EA13078" w:rsidP="00AE0183">
      <w:pPr>
        <w:spacing w:line="320" w:lineRule="exact"/>
        <w:rPr>
          <w:rFonts w:ascii="Arial" w:eastAsia="Arial" w:hAnsi="Arial" w:cs="Arial"/>
        </w:rPr>
      </w:pPr>
      <w:r w:rsidRPr="007A4380">
        <w:rPr>
          <w:rFonts w:ascii="Arial" w:eastAsia="Arial" w:hAnsi="Arial" w:cs="Arial"/>
        </w:rPr>
        <w:t>Joeri Sioen, adjunct-directeur, is de vaste contactpersoon voor</w:t>
      </w:r>
      <w:r w:rsidR="006F2E2F">
        <w:rPr>
          <w:rFonts w:ascii="Arial" w:eastAsia="Arial" w:hAnsi="Arial" w:cs="Arial"/>
        </w:rPr>
        <w:t xml:space="preserve"> </w:t>
      </w:r>
      <w:r w:rsidR="00956898">
        <w:rPr>
          <w:rFonts w:ascii="Arial" w:eastAsia="Arial" w:hAnsi="Arial" w:cs="Arial"/>
        </w:rPr>
        <w:t>NOVA campus VISO</w:t>
      </w:r>
      <w:r w:rsidRPr="007A4380">
        <w:rPr>
          <w:rFonts w:ascii="Arial" w:eastAsia="Arial" w:hAnsi="Arial" w:cs="Arial"/>
        </w:rPr>
        <w:t xml:space="preserve"> Polenplein. Hij draagt er de eerste verantwoordelijkheid voor de leerlingenbegeleiding en de schoolorganisatie. Hij volgt het </w:t>
      </w:r>
      <w:proofErr w:type="spellStart"/>
      <w:r w:rsidRPr="007A4380">
        <w:rPr>
          <w:rFonts w:ascii="Arial" w:eastAsia="Arial" w:hAnsi="Arial" w:cs="Arial"/>
        </w:rPr>
        <w:t>ict</w:t>
      </w:r>
      <w:proofErr w:type="spellEnd"/>
      <w:r w:rsidRPr="007A4380">
        <w:rPr>
          <w:rFonts w:ascii="Arial" w:eastAsia="Arial" w:hAnsi="Arial" w:cs="Arial"/>
        </w:rPr>
        <w:t>-beleid van de school op.</w:t>
      </w:r>
    </w:p>
    <w:p w14:paraId="52B3EE20" w14:textId="30CB55B2" w:rsidR="0009673A" w:rsidRPr="002D2FDC" w:rsidRDefault="000438D8" w:rsidP="00AE0183">
      <w:pPr>
        <w:spacing w:line="320" w:lineRule="exact"/>
        <w:rPr>
          <w:rFonts w:ascii="Arial" w:eastAsia="Arial" w:hAnsi="Arial" w:cs="Arial"/>
        </w:rPr>
      </w:pPr>
      <w:r w:rsidRPr="003E4E4B">
        <w:rPr>
          <w:rFonts w:ascii="Arial" w:eastAsia="Arial" w:hAnsi="Arial" w:cs="Arial"/>
          <w:lang w:val="nl-NL"/>
        </w:rPr>
        <w:t xml:space="preserve">Margaux </w:t>
      </w:r>
      <w:proofErr w:type="spellStart"/>
      <w:r w:rsidRPr="003E4E4B">
        <w:rPr>
          <w:rFonts w:ascii="Arial" w:eastAsia="Arial" w:hAnsi="Arial" w:cs="Arial"/>
          <w:lang w:val="nl-NL"/>
        </w:rPr>
        <w:t>Vandekerckhove</w:t>
      </w:r>
      <w:proofErr w:type="spellEnd"/>
      <w:r w:rsidR="1EA13078" w:rsidRPr="003E4E4B">
        <w:rPr>
          <w:rFonts w:ascii="Arial" w:eastAsia="Arial" w:hAnsi="Arial" w:cs="Arial"/>
        </w:rPr>
        <w:t xml:space="preserve">, directeur </w:t>
      </w:r>
      <w:r w:rsidR="00956898">
        <w:rPr>
          <w:rFonts w:ascii="Arial" w:eastAsia="Arial" w:hAnsi="Arial" w:cs="Arial"/>
        </w:rPr>
        <w:t>NOVA campus VISO</w:t>
      </w:r>
      <w:r w:rsidR="1EA13078" w:rsidRPr="003E4E4B">
        <w:rPr>
          <w:rFonts w:ascii="Arial" w:eastAsia="Arial" w:hAnsi="Arial" w:cs="Arial"/>
        </w:rPr>
        <w:t xml:space="preserve"> eerste graad, is de vaste contactpersoon voor </w:t>
      </w:r>
      <w:r w:rsidR="00956898">
        <w:rPr>
          <w:rFonts w:ascii="Arial" w:eastAsia="Arial" w:hAnsi="Arial" w:cs="Arial"/>
        </w:rPr>
        <w:t>NOVA campus VISO</w:t>
      </w:r>
      <w:r w:rsidR="006F2E2F">
        <w:rPr>
          <w:rFonts w:ascii="Arial" w:eastAsia="Arial" w:hAnsi="Arial" w:cs="Arial"/>
        </w:rPr>
        <w:t xml:space="preserve"> </w:t>
      </w:r>
      <w:r w:rsidR="1EA13078" w:rsidRPr="007A4380">
        <w:rPr>
          <w:rFonts w:ascii="Arial" w:eastAsia="Arial" w:hAnsi="Arial" w:cs="Arial"/>
        </w:rPr>
        <w:t xml:space="preserve">Delbekestraat. </w:t>
      </w:r>
      <w:r>
        <w:rPr>
          <w:rFonts w:ascii="Arial" w:eastAsia="Arial" w:hAnsi="Arial" w:cs="Arial"/>
        </w:rPr>
        <w:t>Ze</w:t>
      </w:r>
      <w:r w:rsidR="1EA13078" w:rsidRPr="007A4380">
        <w:rPr>
          <w:rFonts w:ascii="Arial" w:eastAsia="Arial" w:hAnsi="Arial" w:cs="Arial"/>
        </w:rPr>
        <w:t xml:space="preserve"> draagt er ook de eerste verantwoordelijkheid voor de leerlingenbegeleiding en de schoolorganisatie. </w:t>
      </w:r>
      <w:r>
        <w:rPr>
          <w:rFonts w:ascii="Arial" w:eastAsia="Arial" w:hAnsi="Arial" w:cs="Arial"/>
        </w:rPr>
        <w:t>Ze</w:t>
      </w:r>
      <w:r w:rsidR="1EA13078" w:rsidRPr="007A4380">
        <w:rPr>
          <w:rFonts w:ascii="Arial" w:eastAsia="Arial" w:hAnsi="Arial" w:cs="Arial"/>
        </w:rPr>
        <w:t xml:space="preserve"> volgt ook het materieel </w:t>
      </w:r>
      <w:r w:rsidR="00CD42FD" w:rsidRPr="007A4380">
        <w:rPr>
          <w:rFonts w:ascii="Arial" w:eastAsia="Arial" w:hAnsi="Arial" w:cs="Arial"/>
        </w:rPr>
        <w:t>beleid en de logistiek van de school</w:t>
      </w:r>
      <w:r w:rsidR="1EA13078" w:rsidRPr="007A4380">
        <w:rPr>
          <w:rFonts w:ascii="Arial" w:eastAsia="Arial" w:hAnsi="Arial" w:cs="Arial"/>
        </w:rPr>
        <w:t xml:space="preserve"> op.</w:t>
      </w:r>
    </w:p>
    <w:p w14:paraId="6AA7ABDE" w14:textId="2AC17FD6" w:rsidR="0009673A" w:rsidRPr="002D2FDC" w:rsidRDefault="1EA13078" w:rsidP="002D2FDC">
      <w:pPr>
        <w:pStyle w:val="Plattetekst3"/>
        <w:spacing w:line="320" w:lineRule="exact"/>
        <w:rPr>
          <w:rFonts w:ascii="Arial" w:eastAsia="Arial" w:hAnsi="Arial" w:cs="Arial"/>
          <w:color w:val="auto"/>
          <w:sz w:val="20"/>
        </w:rPr>
      </w:pPr>
      <w:r w:rsidRPr="007A4380">
        <w:rPr>
          <w:rFonts w:ascii="Arial" w:eastAsia="Arial" w:hAnsi="Arial" w:cs="Arial"/>
          <w:color w:val="auto"/>
          <w:sz w:val="20"/>
        </w:rPr>
        <w:t xml:space="preserve">Veerle </w:t>
      </w:r>
      <w:proofErr w:type="spellStart"/>
      <w:r w:rsidRPr="007A4380">
        <w:rPr>
          <w:rFonts w:ascii="Arial" w:eastAsia="Arial" w:hAnsi="Arial" w:cs="Arial"/>
          <w:color w:val="auto"/>
          <w:sz w:val="20"/>
        </w:rPr>
        <w:t>Vanoost</w:t>
      </w:r>
      <w:proofErr w:type="spellEnd"/>
      <w:r w:rsidRPr="007A4380">
        <w:rPr>
          <w:rFonts w:ascii="Arial" w:eastAsia="Arial" w:hAnsi="Arial" w:cs="Arial"/>
          <w:color w:val="auto"/>
          <w:sz w:val="20"/>
        </w:rPr>
        <w:t xml:space="preserve">, directeur </w:t>
      </w:r>
      <w:r w:rsidR="00956898">
        <w:rPr>
          <w:rFonts w:ascii="Arial" w:eastAsia="Arial" w:hAnsi="Arial" w:cs="Arial"/>
          <w:color w:val="auto"/>
          <w:sz w:val="20"/>
        </w:rPr>
        <w:t>NOVA campus VISO</w:t>
      </w:r>
      <w:r w:rsidRPr="007A4380">
        <w:rPr>
          <w:rFonts w:ascii="Arial" w:eastAsia="Arial" w:hAnsi="Arial" w:cs="Arial"/>
          <w:color w:val="auto"/>
          <w:sz w:val="20"/>
        </w:rPr>
        <w:t>, heeft als eindverantwoordelijke de verantwoordelijkheid voor het personeelsbeleid, het opvoedingsproject, de interne en externe communicatie en participatie en het pedagogisch en didactisch beleid van de school in beide campussen.</w:t>
      </w:r>
    </w:p>
    <w:p w14:paraId="75688ED2" w14:textId="49AD390B" w:rsidR="00531217" w:rsidRPr="00927793" w:rsidRDefault="1EA13078" w:rsidP="00927793">
      <w:pPr>
        <w:spacing w:line="320" w:lineRule="exact"/>
        <w:rPr>
          <w:rFonts w:ascii="Arial" w:eastAsia="Arial" w:hAnsi="Arial" w:cs="Arial"/>
        </w:rPr>
      </w:pPr>
      <w:r w:rsidRPr="007A4380">
        <w:rPr>
          <w:rFonts w:ascii="Arial" w:eastAsia="Arial" w:hAnsi="Arial" w:cs="Arial"/>
        </w:rPr>
        <w:t>Het directieteam is samen verantwoordelijk voor het financieel beleid en preventie en veiligheid.</w:t>
      </w:r>
    </w:p>
    <w:p w14:paraId="64DCB6C4" w14:textId="0F7E2022" w:rsidR="00531217" w:rsidRPr="002D2FDC" w:rsidRDefault="00C640E7" w:rsidP="06E79DE9">
      <w:pPr>
        <w:pStyle w:val="Kopje2"/>
      </w:pPr>
      <w:bookmarkStart w:id="175" w:name="_Toc238482663"/>
      <w:r>
        <w:lastRenderedPageBreak/>
        <w:t>Middenkader</w:t>
      </w:r>
      <w:bookmarkEnd w:id="175"/>
    </w:p>
    <w:p w14:paraId="025C5912" w14:textId="75D5003B" w:rsidR="00E01759" w:rsidRPr="007A4380" w:rsidRDefault="1EA13078" w:rsidP="1EA13078">
      <w:pPr>
        <w:pStyle w:val="Normaalweb"/>
        <w:spacing w:before="0" w:beforeAutospacing="0" w:after="0" w:afterAutospacing="0" w:line="320" w:lineRule="exact"/>
        <w:rPr>
          <w:rFonts w:ascii="Arial" w:eastAsia="Arial" w:hAnsi="Arial" w:cs="Arial"/>
          <w:sz w:val="20"/>
          <w:szCs w:val="20"/>
          <w:lang w:val="nl-BE"/>
        </w:rPr>
      </w:pPr>
      <w:bookmarkStart w:id="176" w:name="_Hlk80784964"/>
      <w:r w:rsidRPr="007A4380">
        <w:rPr>
          <w:rFonts w:ascii="Arial" w:eastAsia="Arial" w:hAnsi="Arial" w:cs="Arial"/>
          <w:sz w:val="20"/>
          <w:szCs w:val="20"/>
          <w:lang w:val="nl-BE"/>
        </w:rPr>
        <w:t xml:space="preserve">Elien </w:t>
      </w:r>
      <w:proofErr w:type="spellStart"/>
      <w:r w:rsidRPr="007A4380">
        <w:rPr>
          <w:rFonts w:ascii="Arial" w:eastAsia="Arial" w:hAnsi="Arial" w:cs="Arial"/>
          <w:sz w:val="20"/>
          <w:szCs w:val="20"/>
          <w:lang w:val="nl-BE"/>
        </w:rPr>
        <w:t>Debou</w:t>
      </w:r>
      <w:proofErr w:type="spellEnd"/>
      <w:r w:rsidRPr="007A4380">
        <w:rPr>
          <w:rFonts w:ascii="Arial" w:eastAsia="Arial" w:hAnsi="Arial" w:cs="Arial"/>
          <w:sz w:val="20"/>
          <w:szCs w:val="20"/>
          <w:lang w:val="nl-BE"/>
        </w:rPr>
        <w:t>, technisch adviseur-coördinator organisatie</w:t>
      </w:r>
    </w:p>
    <w:p w14:paraId="7A622696" w14:textId="7B1670E7" w:rsidR="00580E81" w:rsidRDefault="00E126F0" w:rsidP="00CA456E">
      <w:pPr>
        <w:spacing w:line="320" w:lineRule="exact"/>
        <w:rPr>
          <w:rFonts w:ascii="Arial" w:eastAsia="Arial" w:hAnsi="Arial" w:cs="Arial"/>
        </w:rPr>
      </w:pPr>
      <w:r w:rsidRPr="007A4380">
        <w:rPr>
          <w:rFonts w:ascii="Arial" w:eastAsia="Arial" w:hAnsi="Arial" w:cs="Arial"/>
        </w:rPr>
        <w:t xml:space="preserve">Marlies Couvreur, </w:t>
      </w:r>
      <w:r w:rsidR="1EA13078" w:rsidRPr="007A4380">
        <w:rPr>
          <w:rFonts w:ascii="Arial" w:eastAsia="Arial" w:hAnsi="Arial" w:cs="Arial"/>
        </w:rPr>
        <w:t>technisch adviseur-coördinator</w:t>
      </w:r>
      <w:r w:rsidR="00A6520E">
        <w:rPr>
          <w:rFonts w:ascii="Arial" w:eastAsia="Arial" w:hAnsi="Arial" w:cs="Arial"/>
        </w:rPr>
        <w:t xml:space="preserve"> voor o</w:t>
      </w:r>
      <w:r w:rsidR="00A6520E" w:rsidRPr="006A6CD8">
        <w:rPr>
          <w:rFonts w:ascii="Arial" w:eastAsia="Arial" w:hAnsi="Arial" w:cs="Arial"/>
        </w:rPr>
        <w:t>.a. schoolboeken en -kledij</w:t>
      </w:r>
      <w:r w:rsidR="00A6520E" w:rsidRPr="006A6CD8">
        <w:rPr>
          <w:rFonts w:ascii="Arial" w:eastAsia="Arial" w:hAnsi="Arial" w:cs="Arial"/>
          <w:i/>
          <w:sz w:val="22"/>
          <w:szCs w:val="22"/>
        </w:rPr>
        <w:t>,</w:t>
      </w:r>
      <w:r w:rsidR="1EA13078" w:rsidRPr="007A4380">
        <w:rPr>
          <w:rFonts w:ascii="Arial" w:eastAsia="Arial" w:hAnsi="Arial" w:cs="Arial"/>
        </w:rPr>
        <w:t xml:space="preserve"> en technisch adviseur lichaamsverzorgin</w:t>
      </w:r>
      <w:r w:rsidR="00580E81">
        <w:rPr>
          <w:rFonts w:ascii="Arial" w:eastAsia="Arial" w:hAnsi="Arial" w:cs="Arial"/>
        </w:rPr>
        <w:t>g</w:t>
      </w:r>
    </w:p>
    <w:p w14:paraId="263A2E90" w14:textId="00153019" w:rsidR="00E01759" w:rsidRPr="007A4380" w:rsidRDefault="00580E81" w:rsidP="00CA456E">
      <w:pPr>
        <w:spacing w:line="320" w:lineRule="exact"/>
        <w:rPr>
          <w:rFonts w:ascii="Arial" w:eastAsia="Arial" w:hAnsi="Arial" w:cs="Arial"/>
        </w:rPr>
      </w:pPr>
      <w:r w:rsidRPr="00927793">
        <w:rPr>
          <w:rFonts w:ascii="Arial" w:eastAsia="Arial" w:hAnsi="Arial" w:cs="Arial"/>
        </w:rPr>
        <w:t xml:space="preserve">Mathieu </w:t>
      </w:r>
      <w:proofErr w:type="spellStart"/>
      <w:r w:rsidRPr="00927793">
        <w:rPr>
          <w:rFonts w:ascii="Arial" w:eastAsia="Arial" w:hAnsi="Arial" w:cs="Arial"/>
        </w:rPr>
        <w:t>Lammertyn</w:t>
      </w:r>
      <w:proofErr w:type="spellEnd"/>
      <w:r w:rsidR="003526CE" w:rsidRPr="00927793">
        <w:rPr>
          <w:rFonts w:ascii="Arial" w:eastAsia="Arial" w:hAnsi="Arial" w:cs="Arial"/>
        </w:rPr>
        <w:t xml:space="preserve">, </w:t>
      </w:r>
      <w:r w:rsidR="1EA13078" w:rsidRPr="00927793">
        <w:rPr>
          <w:rFonts w:ascii="Arial" w:eastAsia="Arial" w:hAnsi="Arial" w:cs="Arial"/>
        </w:rPr>
        <w:t>technisch adviseur-coördinator infrastructuur</w:t>
      </w:r>
    </w:p>
    <w:p w14:paraId="5A05FAF0" w14:textId="0F67DB3F" w:rsidR="00191C60" w:rsidRPr="00D773D8" w:rsidRDefault="1EA13078" w:rsidP="00D773D8">
      <w:pPr>
        <w:pStyle w:val="Normaalweb"/>
        <w:spacing w:before="0" w:beforeAutospacing="0" w:after="0" w:afterAutospacing="0" w:line="320" w:lineRule="exact"/>
        <w:rPr>
          <w:rFonts w:ascii="Arial" w:eastAsia="Arial" w:hAnsi="Arial" w:cs="Arial"/>
          <w:sz w:val="20"/>
          <w:szCs w:val="20"/>
          <w:lang w:val="nl-BE"/>
        </w:rPr>
      </w:pPr>
      <w:r w:rsidRPr="007A4380">
        <w:rPr>
          <w:rFonts w:ascii="Arial" w:eastAsia="Arial" w:hAnsi="Arial" w:cs="Arial"/>
          <w:sz w:val="20"/>
          <w:szCs w:val="20"/>
          <w:lang w:val="nl-BE"/>
        </w:rPr>
        <w:t xml:space="preserve">Tina </w:t>
      </w:r>
      <w:proofErr w:type="spellStart"/>
      <w:r w:rsidRPr="007A4380">
        <w:rPr>
          <w:rFonts w:ascii="Arial" w:eastAsia="Arial" w:hAnsi="Arial" w:cs="Arial"/>
          <w:sz w:val="20"/>
          <w:szCs w:val="20"/>
          <w:lang w:val="nl-BE"/>
        </w:rPr>
        <w:t>Vervaecke</w:t>
      </w:r>
      <w:proofErr w:type="spellEnd"/>
      <w:r w:rsidRPr="007A4380">
        <w:rPr>
          <w:rFonts w:ascii="Arial" w:eastAsia="Arial" w:hAnsi="Arial" w:cs="Arial"/>
          <w:sz w:val="20"/>
          <w:szCs w:val="20"/>
          <w:lang w:val="nl-BE"/>
        </w:rPr>
        <w:t>, technisch adviseur-coördinator logistiek</w:t>
      </w:r>
      <w:bookmarkEnd w:id="176"/>
    </w:p>
    <w:p w14:paraId="59FBEABD" w14:textId="2FF12F8A" w:rsidR="00531217" w:rsidRPr="002D2FDC" w:rsidRDefault="00531217" w:rsidP="002D2FDC">
      <w:pPr>
        <w:pStyle w:val="Kopje2"/>
        <w:rPr>
          <w:lang w:val="nl-NL"/>
        </w:rPr>
      </w:pPr>
      <w:bookmarkStart w:id="177" w:name="_Toc238482664"/>
      <w:r w:rsidRPr="06E79DE9">
        <w:rPr>
          <w:lang w:val="nl-NL"/>
        </w:rPr>
        <w:t>Onderwijz</w:t>
      </w:r>
      <w:r w:rsidR="009C6C9E" w:rsidRPr="06E79DE9">
        <w:rPr>
          <w:lang w:val="nl-NL"/>
        </w:rPr>
        <w:t>end en ondersteunend personeel</w:t>
      </w:r>
      <w:bookmarkEnd w:id="177"/>
      <w:r w:rsidR="009C6C9E" w:rsidRPr="06E79DE9">
        <w:rPr>
          <w:lang w:val="nl-NL"/>
        </w:rPr>
        <w:t xml:space="preserve"> </w:t>
      </w:r>
    </w:p>
    <w:p w14:paraId="4FD04329" w14:textId="44351068" w:rsidR="00072389" w:rsidRPr="00D773D8" w:rsidRDefault="1EA13078" w:rsidP="00AE0183">
      <w:pPr>
        <w:spacing w:line="320" w:lineRule="exact"/>
        <w:rPr>
          <w:rFonts w:ascii="Arial" w:eastAsia="Arial" w:hAnsi="Arial" w:cs="Arial"/>
          <w:lang w:val="nl-NL"/>
        </w:rPr>
      </w:pPr>
      <w:r w:rsidRPr="007A4380">
        <w:rPr>
          <w:rFonts w:ascii="Arial" w:eastAsia="Arial" w:hAnsi="Arial" w:cs="Arial"/>
          <w:lang w:val="nl-NL"/>
        </w:rPr>
        <w:t>De groep van leerkrachten vormt het onderwijzend personeel.</w:t>
      </w:r>
      <w:r w:rsidR="00F7432C" w:rsidRPr="007A4380">
        <w:rPr>
          <w:rFonts w:ascii="Arial" w:eastAsia="Arial" w:hAnsi="Arial" w:cs="Arial"/>
          <w:lang w:val="nl-NL"/>
        </w:rPr>
        <w:t xml:space="preserve"> Naast hun</w:t>
      </w:r>
      <w:r w:rsidR="00A6520E">
        <w:rPr>
          <w:rFonts w:ascii="Arial" w:eastAsia="Arial" w:hAnsi="Arial" w:cs="Arial"/>
          <w:lang w:val="nl-NL"/>
        </w:rPr>
        <w:t xml:space="preserve"> </w:t>
      </w:r>
      <w:r w:rsidR="00F7432C" w:rsidRPr="007A4380">
        <w:rPr>
          <w:rFonts w:ascii="Arial" w:eastAsia="Arial" w:hAnsi="Arial" w:cs="Arial"/>
          <w:lang w:val="nl-NL"/>
        </w:rPr>
        <w:t xml:space="preserve">lesopdracht hebben velen </w:t>
      </w:r>
      <w:r w:rsidRPr="007A4380">
        <w:rPr>
          <w:rFonts w:ascii="Arial" w:eastAsia="Arial" w:hAnsi="Arial" w:cs="Arial"/>
          <w:lang w:val="nl-NL"/>
        </w:rPr>
        <w:t>nog andere taken, bv. ICT-coördinator, klastitularis, preventie-adviseur, vakcoördinator.</w:t>
      </w:r>
    </w:p>
    <w:p w14:paraId="2CE131E9" w14:textId="52B991D4" w:rsidR="00A274E8" w:rsidRPr="002D2FDC" w:rsidRDefault="1EA13078" w:rsidP="00AE0183">
      <w:pPr>
        <w:spacing w:line="320" w:lineRule="exact"/>
        <w:rPr>
          <w:rFonts w:ascii="Arial" w:eastAsia="Arial" w:hAnsi="Arial" w:cs="Arial"/>
          <w:lang w:val="nl-NL"/>
        </w:rPr>
      </w:pPr>
      <w:r w:rsidRPr="007A4380">
        <w:rPr>
          <w:rFonts w:ascii="Arial" w:eastAsia="Arial" w:hAnsi="Arial" w:cs="Arial"/>
          <w:lang w:val="nl-NL"/>
        </w:rPr>
        <w:t>De leden van het ondersteunend personeel (opvoeders en administratief medewerkers) hebben onder andere als taak de leerlingenadministratie en het toezicht op en het begeleiden van leerlingen. Zij staan de directie bij in het administratieve beheer van de school.</w:t>
      </w:r>
    </w:p>
    <w:p w14:paraId="56447070"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onthaaldienst van de school is elke schooldag open:</w:t>
      </w:r>
    </w:p>
    <w:p w14:paraId="1A9A6CC1" w14:textId="4558F4C2" w:rsidR="00531217" w:rsidRPr="007A4380" w:rsidRDefault="1EA13078" w:rsidP="1EA13078">
      <w:pPr>
        <w:numPr>
          <w:ilvl w:val="0"/>
          <w:numId w:val="1"/>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vanaf 7.45 uur tot 18.00 uur (</w:t>
      </w:r>
      <w:r w:rsidR="00956898">
        <w:rPr>
          <w:rFonts w:ascii="Arial" w:eastAsia="Arial" w:hAnsi="Arial" w:cs="Arial"/>
          <w:lang w:val="nl-NL"/>
        </w:rPr>
        <w:t>NOVA campus VISO</w:t>
      </w:r>
      <w:r w:rsidRPr="007A4380">
        <w:rPr>
          <w:rFonts w:ascii="Arial" w:eastAsia="Arial" w:hAnsi="Arial" w:cs="Arial"/>
          <w:lang w:val="nl-NL"/>
        </w:rPr>
        <w:t xml:space="preserve"> Polenplein</w:t>
      </w:r>
      <w:r w:rsidR="00CB4DFD">
        <w:rPr>
          <w:rFonts w:ascii="Arial" w:eastAsia="Arial" w:hAnsi="Arial" w:cs="Arial"/>
          <w:lang w:val="nl-NL"/>
        </w:rPr>
        <w:t xml:space="preserve"> 23</w:t>
      </w:r>
      <w:r w:rsidRPr="007A4380">
        <w:rPr>
          <w:rFonts w:ascii="Arial" w:eastAsia="Arial" w:hAnsi="Arial" w:cs="Arial"/>
          <w:lang w:val="nl-NL"/>
        </w:rPr>
        <w:t>),</w:t>
      </w:r>
    </w:p>
    <w:p w14:paraId="314AE974" w14:textId="5D99621F" w:rsidR="00531217" w:rsidRPr="007A4380" w:rsidRDefault="1EA13078" w:rsidP="1EA13078">
      <w:pPr>
        <w:numPr>
          <w:ilvl w:val="0"/>
          <w:numId w:val="1"/>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vanaf 7.45 uur tot 17.30 uur (</w:t>
      </w:r>
      <w:r w:rsidR="00956898">
        <w:rPr>
          <w:rFonts w:ascii="Arial" w:eastAsia="Arial" w:hAnsi="Arial" w:cs="Arial"/>
          <w:lang w:val="nl-NL"/>
        </w:rPr>
        <w:t>NOVA campus VISO</w:t>
      </w:r>
      <w:r w:rsidR="00CB4DFD">
        <w:rPr>
          <w:rFonts w:ascii="Arial" w:eastAsia="Arial" w:hAnsi="Arial" w:cs="Arial"/>
          <w:lang w:val="nl-NL"/>
        </w:rPr>
        <w:t xml:space="preserve"> </w:t>
      </w:r>
      <w:r w:rsidRPr="007A4380">
        <w:rPr>
          <w:rFonts w:ascii="Arial" w:eastAsia="Arial" w:hAnsi="Arial" w:cs="Arial"/>
          <w:lang w:val="nl-NL"/>
        </w:rPr>
        <w:t>Delbekestraat 24).</w:t>
      </w:r>
    </w:p>
    <w:p w14:paraId="21EAC99B"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Op vakantiedagen zijn er andere openingstijden. Deze vind je dan op de website. </w:t>
      </w:r>
    </w:p>
    <w:p w14:paraId="22D59DF7" w14:textId="341C63E8" w:rsidR="0071461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Deze dienst staat in voor het onthaal van bezoekers en is de plaats waar d</w:t>
      </w:r>
      <w:r w:rsidR="006A26B6" w:rsidRPr="007A4380">
        <w:rPr>
          <w:rFonts w:ascii="Arial" w:eastAsia="Arial" w:hAnsi="Arial" w:cs="Arial"/>
          <w:lang w:val="nl-NL"/>
        </w:rPr>
        <w:t xml:space="preserve">e buitentelefoons toekomen. De medewerkers </w:t>
      </w:r>
      <w:r w:rsidRPr="007A4380">
        <w:rPr>
          <w:rFonts w:ascii="Arial" w:eastAsia="Arial" w:hAnsi="Arial" w:cs="Arial"/>
          <w:lang w:val="nl-NL"/>
        </w:rPr>
        <w:t>zullen je graag helpen of doorverwijzen.</w:t>
      </w:r>
    </w:p>
    <w:p w14:paraId="62747D7D" w14:textId="6507954F" w:rsidR="00531217" w:rsidRPr="007A4380" w:rsidRDefault="0071461E" w:rsidP="1EA13078">
      <w:pPr>
        <w:spacing w:line="320" w:lineRule="exact"/>
        <w:rPr>
          <w:rFonts w:ascii="Arial" w:eastAsia="Arial" w:hAnsi="Arial" w:cs="Arial"/>
          <w:lang w:val="nl-NL"/>
        </w:rPr>
      </w:pPr>
      <w:r w:rsidRPr="007A4380">
        <w:rPr>
          <w:rFonts w:ascii="Arial" w:eastAsia="Arial" w:hAnsi="Arial" w:cs="Arial"/>
          <w:lang w:val="nl-NL"/>
        </w:rPr>
        <w:t>Op</w:t>
      </w:r>
      <w:r w:rsidR="1EA13078" w:rsidRPr="007A4380">
        <w:rPr>
          <w:rFonts w:ascii="Arial" w:eastAsia="Arial" w:hAnsi="Arial" w:cs="Arial"/>
          <w:lang w:val="nl-NL"/>
        </w:rPr>
        <w:t xml:space="preserve"> </w:t>
      </w:r>
      <w:r w:rsidR="00956898">
        <w:rPr>
          <w:rFonts w:ascii="Arial" w:eastAsia="Arial" w:hAnsi="Arial" w:cs="Arial"/>
          <w:lang w:val="nl-NL"/>
        </w:rPr>
        <w:t>NOVA campus VISO</w:t>
      </w:r>
      <w:r w:rsidR="00B50CBE" w:rsidRPr="007A4380">
        <w:rPr>
          <w:rFonts w:ascii="Arial" w:eastAsia="Arial" w:hAnsi="Arial" w:cs="Arial"/>
          <w:lang w:val="nl-NL"/>
        </w:rPr>
        <w:t xml:space="preserve"> </w:t>
      </w:r>
      <w:r w:rsidR="1EA13078" w:rsidRPr="007A4380">
        <w:rPr>
          <w:rFonts w:ascii="Arial" w:eastAsia="Arial" w:hAnsi="Arial" w:cs="Arial"/>
          <w:lang w:val="nl-NL"/>
        </w:rPr>
        <w:t>Polenplein:</w:t>
      </w:r>
    </w:p>
    <w:p w14:paraId="29FF0691" w14:textId="75A9FB40"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de onthaaldienst kan je terecht voor</w:t>
      </w:r>
      <w:r w:rsidR="00726438" w:rsidRPr="007A4380">
        <w:rPr>
          <w:rFonts w:ascii="Arial" w:eastAsia="Arial" w:hAnsi="Arial" w:cs="Arial"/>
          <w:lang w:val="nl-NL"/>
        </w:rPr>
        <w:t>:</w:t>
      </w:r>
    </w:p>
    <w:p w14:paraId="5BA0F95B" w14:textId="77777777" w:rsidR="00531217"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formulieren voor de verzekering,</w:t>
      </w:r>
    </w:p>
    <w:p w14:paraId="498B02E8" w14:textId="77777777" w:rsidR="00531217"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verloren of gevonden voorwerpen,</w:t>
      </w:r>
    </w:p>
    <w:p w14:paraId="698D2DA3" w14:textId="7AD2CFAF" w:rsidR="00531217" w:rsidRPr="002D2FDC" w:rsidRDefault="1EA13078" w:rsidP="002D2FDC">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bijzondere toelatingen, bv.: school verlaten om bepaalde reden,</w:t>
      </w:r>
      <w:r w:rsidR="00531217" w:rsidRPr="002D2FDC">
        <w:rPr>
          <w:rFonts w:ascii="Arial" w:hAnsi="Arial" w:cs="Arial"/>
          <w:lang w:val="nl-NL"/>
        </w:rPr>
        <w:tab/>
      </w:r>
    </w:p>
    <w:p w14:paraId="681CC31E" w14:textId="276593D8" w:rsidR="00531217" w:rsidRPr="007A4380" w:rsidRDefault="1EA13078" w:rsidP="1EA13078">
      <w:pPr>
        <w:spacing w:line="320" w:lineRule="exact"/>
        <w:rPr>
          <w:rFonts w:ascii="Arial" w:eastAsia="Arial" w:hAnsi="Arial" w:cs="Arial"/>
        </w:rPr>
      </w:pPr>
      <w:r w:rsidRPr="007A4380">
        <w:rPr>
          <w:rFonts w:ascii="Arial" w:eastAsia="Arial" w:hAnsi="Arial" w:cs="Arial"/>
          <w:lang w:val="nl-NL"/>
        </w:rPr>
        <w:t>In het secretariaat kan je terecht voor:</w:t>
      </w:r>
    </w:p>
    <w:p w14:paraId="26047296" w14:textId="77777777" w:rsidR="008F1DD1" w:rsidRPr="007A4380" w:rsidRDefault="008F1DD1" w:rsidP="008F1DD1">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formulieren voor de verzekering,</w:t>
      </w:r>
    </w:p>
    <w:p w14:paraId="7FA422B1" w14:textId="700B36D5" w:rsidR="00531217"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betaalkaart,</w:t>
      </w:r>
    </w:p>
    <w:p w14:paraId="56D3EAC4" w14:textId="13B065F3" w:rsidR="00531217"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afwezigheidsbriefjes en ziekteattesten,</w:t>
      </w:r>
    </w:p>
    <w:p w14:paraId="1AE254D2" w14:textId="76EACC61" w:rsidR="00CD67AB"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 xml:space="preserve">bijzondere toelatingen, bv.: school verlaten om bepaalde reden, </w:t>
      </w:r>
    </w:p>
    <w:p w14:paraId="69DF51E5" w14:textId="77777777" w:rsidR="00531217" w:rsidRPr="007A4380" w:rsidRDefault="1EA13078" w:rsidP="005B2E43">
      <w:pPr>
        <w:numPr>
          <w:ilvl w:val="0"/>
          <w:numId w:val="14"/>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studieattesten, getuigschriften, diploma’s.</w:t>
      </w:r>
    </w:p>
    <w:p w14:paraId="3755C0A4" w14:textId="185BEDFF" w:rsidR="00531217" w:rsidRPr="002D2FDC" w:rsidRDefault="00DF731C" w:rsidP="00AE0183">
      <w:pPr>
        <w:numPr>
          <w:ilvl w:val="0"/>
          <w:numId w:val="14"/>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formulieren VDAB</w:t>
      </w:r>
    </w:p>
    <w:p w14:paraId="085303E6" w14:textId="35FA581D" w:rsidR="00531217" w:rsidRPr="002D2FDC" w:rsidRDefault="0071461E" w:rsidP="00AE0183">
      <w:pPr>
        <w:spacing w:line="320" w:lineRule="exact"/>
        <w:rPr>
          <w:rFonts w:ascii="Arial" w:eastAsia="Arial" w:hAnsi="Arial" w:cs="Arial"/>
          <w:lang w:val="nl-NL"/>
        </w:rPr>
      </w:pPr>
      <w:r w:rsidRPr="007A4380">
        <w:rPr>
          <w:rFonts w:ascii="Arial" w:eastAsia="Arial" w:hAnsi="Arial" w:cs="Arial"/>
          <w:lang w:val="nl-NL"/>
        </w:rPr>
        <w:t>Op</w:t>
      </w:r>
      <w:r w:rsidR="00453354">
        <w:rPr>
          <w:rFonts w:ascii="Arial" w:eastAsia="Arial" w:hAnsi="Arial" w:cs="Arial"/>
          <w:lang w:val="nl-NL"/>
        </w:rPr>
        <w:t xml:space="preserve"> </w:t>
      </w:r>
      <w:r w:rsidR="00956898">
        <w:rPr>
          <w:rFonts w:ascii="Arial" w:eastAsia="Arial" w:hAnsi="Arial" w:cs="Arial"/>
          <w:lang w:val="nl-NL"/>
        </w:rPr>
        <w:t>NOVA campus VISO</w:t>
      </w:r>
      <w:r w:rsidR="00453354">
        <w:rPr>
          <w:rFonts w:ascii="Arial" w:eastAsia="Arial" w:hAnsi="Arial" w:cs="Arial"/>
          <w:lang w:val="nl-NL"/>
        </w:rPr>
        <w:t xml:space="preserve"> </w:t>
      </w:r>
      <w:r w:rsidR="1EA13078" w:rsidRPr="007A4380">
        <w:rPr>
          <w:rFonts w:ascii="Arial" w:eastAsia="Arial" w:hAnsi="Arial" w:cs="Arial"/>
          <w:lang w:val="nl-NL"/>
        </w:rPr>
        <w:t>Delbekestraat is de onthaaldienst bij het secretariaat. Hier kan je terecht voor alle administratie.</w:t>
      </w:r>
    </w:p>
    <w:p w14:paraId="73C941BA" w14:textId="09682250" w:rsidR="00531217" w:rsidRPr="007A4380" w:rsidRDefault="006A26B6" w:rsidP="1EA13078">
      <w:pPr>
        <w:spacing w:line="320" w:lineRule="exact"/>
        <w:rPr>
          <w:rFonts w:ascii="Arial" w:eastAsia="Arial" w:hAnsi="Arial" w:cs="Arial"/>
          <w:lang w:val="nl-NL"/>
        </w:rPr>
      </w:pPr>
      <w:r w:rsidRPr="007A4380">
        <w:rPr>
          <w:rFonts w:ascii="Arial" w:eastAsia="Arial" w:hAnsi="Arial" w:cs="Arial"/>
          <w:lang w:val="nl-NL"/>
        </w:rPr>
        <w:t>Verder ka</w:t>
      </w:r>
      <w:r w:rsidR="1EA13078" w:rsidRPr="007A4380">
        <w:rPr>
          <w:rFonts w:ascii="Arial" w:eastAsia="Arial" w:hAnsi="Arial" w:cs="Arial"/>
          <w:lang w:val="nl-NL"/>
        </w:rPr>
        <w:t>n je terecht bij:</w:t>
      </w:r>
    </w:p>
    <w:p w14:paraId="33D8B5B1" w14:textId="37842990" w:rsidR="00985D48" w:rsidRPr="00877472" w:rsidRDefault="00667A5D" w:rsidP="007E478C">
      <w:pPr>
        <w:pStyle w:val="Lijstalinea"/>
        <w:numPr>
          <w:ilvl w:val="0"/>
          <w:numId w:val="83"/>
        </w:numPr>
        <w:spacing w:line="320" w:lineRule="exact"/>
        <w:ind w:left="1418" w:hanging="284"/>
        <w:rPr>
          <w:rFonts w:ascii="Arial" w:eastAsia="Arial" w:hAnsi="Arial" w:cs="Arial"/>
        </w:rPr>
      </w:pPr>
      <w:r w:rsidRPr="00877472">
        <w:rPr>
          <w:rFonts w:ascii="Arial" w:eastAsia="Arial" w:hAnsi="Arial" w:cs="Arial"/>
        </w:rPr>
        <w:t xml:space="preserve">Sabine </w:t>
      </w:r>
      <w:proofErr w:type="spellStart"/>
      <w:r w:rsidRPr="00877472">
        <w:rPr>
          <w:rFonts w:ascii="Arial" w:eastAsia="Arial" w:hAnsi="Arial" w:cs="Arial"/>
        </w:rPr>
        <w:t>Denaeghel</w:t>
      </w:r>
      <w:proofErr w:type="spellEnd"/>
      <w:r w:rsidRPr="00877472">
        <w:rPr>
          <w:rFonts w:ascii="Arial" w:eastAsia="Arial" w:hAnsi="Arial" w:cs="Arial"/>
        </w:rPr>
        <w:t xml:space="preserve"> </w:t>
      </w:r>
      <w:r w:rsidR="00E75082" w:rsidRPr="00877472">
        <w:rPr>
          <w:rFonts w:ascii="Arial" w:eastAsia="Arial" w:hAnsi="Arial" w:cs="Arial"/>
        </w:rPr>
        <w:t xml:space="preserve">(P) </w:t>
      </w:r>
      <w:r w:rsidRPr="00877472">
        <w:rPr>
          <w:rFonts w:ascii="Arial" w:eastAsia="Arial" w:hAnsi="Arial" w:cs="Arial"/>
        </w:rPr>
        <w:t>en Justine Cools</w:t>
      </w:r>
      <w:r w:rsidR="00E75082" w:rsidRPr="00877472">
        <w:rPr>
          <w:rFonts w:ascii="Arial" w:eastAsia="Arial" w:hAnsi="Arial" w:cs="Arial"/>
        </w:rPr>
        <w:t xml:space="preserve"> (D)</w:t>
      </w:r>
      <w:r w:rsidR="1EA13078" w:rsidRPr="00877472">
        <w:rPr>
          <w:rFonts w:ascii="Arial" w:eastAsia="Arial" w:hAnsi="Arial" w:cs="Arial"/>
        </w:rPr>
        <w:t>, dienst boekhouding, voor vragen i.v.m. de schoolrekening</w:t>
      </w:r>
      <w:r w:rsidR="00FD3590" w:rsidRPr="00877472">
        <w:rPr>
          <w:rFonts w:ascii="Arial" w:eastAsia="Arial" w:hAnsi="Arial" w:cs="Arial"/>
        </w:rPr>
        <w:t xml:space="preserve"> en attesten voor terugbetaling activiteiten ziekenfonds</w:t>
      </w:r>
      <w:r w:rsidR="1EA13078" w:rsidRPr="00877472">
        <w:rPr>
          <w:rFonts w:ascii="Arial" w:eastAsia="Arial" w:hAnsi="Arial" w:cs="Arial"/>
        </w:rPr>
        <w:t>;</w:t>
      </w:r>
    </w:p>
    <w:p w14:paraId="0F1A2010" w14:textId="6A5B5C76" w:rsidR="00985D48" w:rsidRPr="00877472" w:rsidRDefault="1EA13078" w:rsidP="007E478C">
      <w:pPr>
        <w:pStyle w:val="Lijstalinea"/>
        <w:numPr>
          <w:ilvl w:val="0"/>
          <w:numId w:val="83"/>
        </w:numPr>
        <w:spacing w:line="320" w:lineRule="exact"/>
        <w:ind w:left="1418" w:hanging="284"/>
        <w:rPr>
          <w:rFonts w:ascii="Arial" w:eastAsia="Arial" w:hAnsi="Arial" w:cs="Arial"/>
        </w:rPr>
      </w:pPr>
      <w:r w:rsidRPr="00877472">
        <w:rPr>
          <w:rFonts w:ascii="Arial" w:eastAsia="Arial" w:hAnsi="Arial" w:cs="Arial"/>
        </w:rPr>
        <w:lastRenderedPageBreak/>
        <w:t>het secretariaat voor schoolgerei;</w:t>
      </w:r>
    </w:p>
    <w:p w14:paraId="4F37A925" w14:textId="0FEFC4F1" w:rsidR="00531217" w:rsidRPr="00A221D2" w:rsidRDefault="002D712F" w:rsidP="007E478C">
      <w:pPr>
        <w:pStyle w:val="Lijstalinea"/>
        <w:numPr>
          <w:ilvl w:val="0"/>
          <w:numId w:val="83"/>
        </w:numPr>
        <w:spacing w:line="320" w:lineRule="exact"/>
        <w:ind w:left="1418" w:hanging="284"/>
        <w:rPr>
          <w:rFonts w:ascii="Arial" w:eastAsia="Arial" w:hAnsi="Arial" w:cs="Arial"/>
        </w:rPr>
      </w:pPr>
      <w:r w:rsidRPr="00877472">
        <w:rPr>
          <w:rFonts w:ascii="Arial" w:eastAsia="Arial" w:hAnsi="Arial" w:cs="Arial"/>
        </w:rPr>
        <w:t xml:space="preserve">Marlies Couvreur, </w:t>
      </w:r>
      <w:r w:rsidR="1EA13078" w:rsidRPr="00877472">
        <w:rPr>
          <w:rFonts w:ascii="Arial" w:eastAsia="Arial" w:hAnsi="Arial" w:cs="Arial"/>
        </w:rPr>
        <w:t xml:space="preserve">technisch adviseur-coördinator, voor boeken en kledij. Tijdens het schooljaar is dit </w:t>
      </w:r>
      <w:r w:rsidR="0071461E" w:rsidRPr="00877472">
        <w:rPr>
          <w:rFonts w:ascii="Arial" w:eastAsia="Arial" w:hAnsi="Arial" w:cs="Arial"/>
        </w:rPr>
        <w:t>op</w:t>
      </w:r>
      <w:r w:rsidR="1EA13078" w:rsidRPr="00877472">
        <w:rPr>
          <w:rFonts w:ascii="Arial" w:eastAsia="Arial" w:hAnsi="Arial" w:cs="Arial"/>
        </w:rPr>
        <w:t xml:space="preserve"> campus Dr. Delbekestraat in het secretariaat.</w:t>
      </w:r>
    </w:p>
    <w:p w14:paraId="10D1F494" w14:textId="76004E34" w:rsidR="00531217" w:rsidRPr="002D2FDC" w:rsidRDefault="00531217" w:rsidP="002D2FDC">
      <w:pPr>
        <w:pStyle w:val="Kopje2"/>
        <w:rPr>
          <w:lang w:val="nl-NL"/>
        </w:rPr>
      </w:pPr>
      <w:bookmarkStart w:id="178" w:name="_Ref174638223"/>
      <w:bookmarkStart w:id="179" w:name="_Toc238482665"/>
      <w:r w:rsidRPr="06E79DE9">
        <w:rPr>
          <w:lang w:val="nl-NL"/>
        </w:rPr>
        <w:t>Cel leerlingenbegeleiding</w:t>
      </w:r>
      <w:bookmarkEnd w:id="178"/>
      <w:bookmarkEnd w:id="179"/>
    </w:p>
    <w:p w14:paraId="61A07A86" w14:textId="77777777" w:rsidR="00500EF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Heb je kleine of grote zorgen, dan kan je steeds terecht bij één van de leerlingenbegeleiders.</w:t>
      </w:r>
    </w:p>
    <w:p w14:paraId="5C1E4F43" w14:textId="592E037A" w:rsidR="00726015" w:rsidRPr="007A4380" w:rsidRDefault="0071461E" w:rsidP="1EA13078">
      <w:pPr>
        <w:spacing w:line="320" w:lineRule="exact"/>
        <w:rPr>
          <w:rFonts w:ascii="Arial" w:eastAsia="Arial" w:hAnsi="Arial" w:cs="Arial"/>
          <w:lang w:val="nl-NL"/>
        </w:rPr>
      </w:pPr>
      <w:r w:rsidRPr="007A4380">
        <w:rPr>
          <w:rFonts w:ascii="Arial" w:eastAsia="Arial" w:hAnsi="Arial" w:cs="Arial"/>
          <w:lang w:val="nl-NL"/>
        </w:rPr>
        <w:t>Op</w:t>
      </w:r>
      <w:r w:rsidR="1EA13078" w:rsidRPr="007A4380">
        <w:rPr>
          <w:rFonts w:ascii="Arial" w:eastAsia="Arial" w:hAnsi="Arial" w:cs="Arial"/>
          <w:lang w:val="nl-NL"/>
        </w:rPr>
        <w:t xml:space="preserve"> </w:t>
      </w:r>
      <w:r w:rsidR="00956898">
        <w:rPr>
          <w:rFonts w:ascii="Arial" w:eastAsia="Arial" w:hAnsi="Arial" w:cs="Arial"/>
          <w:lang w:val="nl-NL"/>
        </w:rPr>
        <w:t>NOVA campus VISO</w:t>
      </w:r>
      <w:r w:rsidR="00216FAA" w:rsidRPr="007A4380">
        <w:rPr>
          <w:rFonts w:ascii="Arial" w:eastAsia="Arial" w:hAnsi="Arial" w:cs="Arial"/>
          <w:lang w:val="nl-NL"/>
        </w:rPr>
        <w:t xml:space="preserve"> </w:t>
      </w:r>
      <w:r w:rsidR="1EA13078" w:rsidRPr="007A4380">
        <w:rPr>
          <w:rFonts w:ascii="Arial" w:eastAsia="Arial" w:hAnsi="Arial" w:cs="Arial"/>
          <w:lang w:val="nl-NL"/>
        </w:rPr>
        <w:t>Delbekestraat is dit bij</w:t>
      </w:r>
      <w:r w:rsidR="00726015" w:rsidRPr="007A4380">
        <w:rPr>
          <w:rFonts w:ascii="Arial" w:eastAsia="Arial" w:hAnsi="Arial" w:cs="Arial"/>
          <w:lang w:val="nl-NL"/>
        </w:rPr>
        <w:t>:</w:t>
      </w:r>
    </w:p>
    <w:p w14:paraId="5218C4E2" w14:textId="1AD32092" w:rsidR="00726015" w:rsidRPr="007A4380" w:rsidRDefault="00216FAA" w:rsidP="007E478C">
      <w:pPr>
        <w:pStyle w:val="Lijstalinea"/>
        <w:numPr>
          <w:ilvl w:val="1"/>
          <w:numId w:val="90"/>
        </w:numPr>
        <w:tabs>
          <w:tab w:val="clear" w:pos="1800"/>
        </w:tabs>
        <w:spacing w:line="320" w:lineRule="exact"/>
        <w:ind w:left="1418" w:hanging="284"/>
        <w:rPr>
          <w:rFonts w:ascii="Arial" w:eastAsia="Arial" w:hAnsi="Arial" w:cs="Arial"/>
        </w:rPr>
      </w:pPr>
      <w:r w:rsidRPr="00677CD1">
        <w:rPr>
          <w:rFonts w:ascii="Arial" w:eastAsia="Arial" w:hAnsi="Arial" w:cs="Arial"/>
          <w:highlight w:val="lightGray"/>
        </w:rPr>
        <w:t xml:space="preserve">Merel </w:t>
      </w:r>
      <w:proofErr w:type="spellStart"/>
      <w:r w:rsidRPr="00677CD1">
        <w:rPr>
          <w:rFonts w:ascii="Arial" w:eastAsia="Arial" w:hAnsi="Arial" w:cs="Arial"/>
          <w:highlight w:val="lightGray"/>
        </w:rPr>
        <w:t>Messely</w:t>
      </w:r>
      <w:proofErr w:type="spellEnd"/>
      <w:r w:rsidRPr="006A6CD8">
        <w:rPr>
          <w:rFonts w:ascii="Arial" w:eastAsia="Arial" w:hAnsi="Arial" w:cs="Arial"/>
        </w:rPr>
        <w:t xml:space="preserve"> </w:t>
      </w:r>
      <w:r w:rsidR="00726015" w:rsidRPr="007A4380">
        <w:rPr>
          <w:rFonts w:ascii="Arial" w:eastAsia="Arial" w:hAnsi="Arial" w:cs="Arial"/>
        </w:rPr>
        <w:t>(1</w:t>
      </w:r>
      <w:r w:rsidR="00726015" w:rsidRPr="007A4380">
        <w:rPr>
          <w:rFonts w:ascii="Arial" w:eastAsia="Arial" w:hAnsi="Arial" w:cs="Arial"/>
          <w:vertAlign w:val="superscript"/>
        </w:rPr>
        <w:t>ste</w:t>
      </w:r>
      <w:r w:rsidR="006A26B6" w:rsidRPr="007A4380">
        <w:rPr>
          <w:rFonts w:ascii="Arial" w:eastAsia="Arial" w:hAnsi="Arial" w:cs="Arial"/>
        </w:rPr>
        <w:t xml:space="preserve"> g</w:t>
      </w:r>
      <w:r w:rsidR="002F49C4" w:rsidRPr="007A4380">
        <w:rPr>
          <w:rFonts w:ascii="Arial" w:eastAsia="Arial" w:hAnsi="Arial" w:cs="Arial"/>
        </w:rPr>
        <w:t>r</w:t>
      </w:r>
      <w:r w:rsidR="006A26B6" w:rsidRPr="007A4380">
        <w:rPr>
          <w:rFonts w:ascii="Arial" w:eastAsia="Arial" w:hAnsi="Arial" w:cs="Arial"/>
        </w:rPr>
        <w:t>aad</w:t>
      </w:r>
      <w:r w:rsidR="00726015" w:rsidRPr="007A4380">
        <w:rPr>
          <w:rFonts w:ascii="Arial" w:eastAsia="Arial" w:hAnsi="Arial" w:cs="Arial"/>
        </w:rPr>
        <w:t>)</w:t>
      </w:r>
    </w:p>
    <w:p w14:paraId="4A2833F6" w14:textId="6EC87641" w:rsidR="00726015" w:rsidRPr="007A4380" w:rsidRDefault="1EA13078" w:rsidP="007E478C">
      <w:pPr>
        <w:pStyle w:val="Lijstalinea"/>
        <w:numPr>
          <w:ilvl w:val="1"/>
          <w:numId w:val="90"/>
        </w:numPr>
        <w:tabs>
          <w:tab w:val="clear" w:pos="1800"/>
        </w:tabs>
        <w:spacing w:line="320" w:lineRule="exact"/>
        <w:ind w:left="1418" w:hanging="284"/>
        <w:rPr>
          <w:rFonts w:ascii="Arial" w:eastAsia="Arial" w:hAnsi="Arial" w:cs="Arial"/>
        </w:rPr>
      </w:pPr>
      <w:r w:rsidRPr="007A4380">
        <w:rPr>
          <w:rFonts w:ascii="Arial" w:eastAsia="Arial" w:hAnsi="Arial" w:cs="Arial"/>
        </w:rPr>
        <w:t xml:space="preserve">Carla Van </w:t>
      </w:r>
      <w:proofErr w:type="spellStart"/>
      <w:r w:rsidRPr="007A4380">
        <w:rPr>
          <w:rFonts w:ascii="Arial" w:eastAsia="Arial" w:hAnsi="Arial" w:cs="Arial"/>
        </w:rPr>
        <w:t>Engelandt</w:t>
      </w:r>
      <w:proofErr w:type="spellEnd"/>
      <w:r w:rsidRPr="007A4380">
        <w:rPr>
          <w:rFonts w:ascii="Arial" w:eastAsia="Arial" w:hAnsi="Arial" w:cs="Arial"/>
        </w:rPr>
        <w:t xml:space="preserve"> </w:t>
      </w:r>
      <w:r w:rsidR="00726015" w:rsidRPr="007A4380">
        <w:rPr>
          <w:rFonts w:ascii="Arial" w:eastAsia="Arial" w:hAnsi="Arial" w:cs="Arial"/>
        </w:rPr>
        <w:t>(</w:t>
      </w:r>
      <w:r w:rsidR="001F2B1A" w:rsidRPr="007A4380">
        <w:rPr>
          <w:rFonts w:ascii="Arial" w:eastAsia="Arial" w:hAnsi="Arial" w:cs="Arial"/>
        </w:rPr>
        <w:t>2</w:t>
      </w:r>
      <w:r w:rsidR="001F2B1A" w:rsidRPr="007A4380">
        <w:rPr>
          <w:rFonts w:ascii="Arial" w:eastAsia="Arial" w:hAnsi="Arial" w:cs="Arial"/>
          <w:vertAlign w:val="superscript"/>
        </w:rPr>
        <w:t>de</w:t>
      </w:r>
      <w:r w:rsidR="001F2B1A" w:rsidRPr="007A4380">
        <w:rPr>
          <w:rFonts w:ascii="Arial" w:eastAsia="Arial" w:hAnsi="Arial" w:cs="Arial"/>
        </w:rPr>
        <w:t xml:space="preserve"> en </w:t>
      </w:r>
      <w:r w:rsidR="006A26B6" w:rsidRPr="007A4380">
        <w:rPr>
          <w:rFonts w:ascii="Arial" w:eastAsia="Arial" w:hAnsi="Arial" w:cs="Arial"/>
        </w:rPr>
        <w:t>3</w:t>
      </w:r>
      <w:r w:rsidR="006A26B6" w:rsidRPr="007A4380">
        <w:rPr>
          <w:rFonts w:ascii="Arial" w:eastAsia="Arial" w:hAnsi="Arial" w:cs="Arial"/>
          <w:vertAlign w:val="superscript"/>
        </w:rPr>
        <w:t>de</w:t>
      </w:r>
      <w:r w:rsidR="006A26B6" w:rsidRPr="007A4380">
        <w:rPr>
          <w:rFonts w:ascii="Arial" w:eastAsia="Arial" w:hAnsi="Arial" w:cs="Arial"/>
        </w:rPr>
        <w:t xml:space="preserve"> graad</w:t>
      </w:r>
      <w:r w:rsidR="00726015" w:rsidRPr="007A4380">
        <w:rPr>
          <w:rFonts w:ascii="Arial" w:eastAsia="Arial" w:hAnsi="Arial" w:cs="Arial"/>
        </w:rPr>
        <w:t>)</w:t>
      </w:r>
    </w:p>
    <w:p w14:paraId="53E98D61" w14:textId="52F8BB33" w:rsidR="00726015" w:rsidRPr="007A4380" w:rsidRDefault="0071461E" w:rsidP="1EA13078">
      <w:pPr>
        <w:spacing w:line="320" w:lineRule="exact"/>
        <w:rPr>
          <w:rFonts w:ascii="Arial" w:eastAsia="Arial" w:hAnsi="Arial" w:cs="Arial"/>
          <w:lang w:val="nl-NL"/>
        </w:rPr>
      </w:pPr>
      <w:r w:rsidRPr="007A4380">
        <w:rPr>
          <w:rFonts w:ascii="Arial" w:eastAsia="Arial" w:hAnsi="Arial" w:cs="Arial"/>
          <w:lang w:val="nl-NL"/>
        </w:rPr>
        <w:t>Op</w:t>
      </w:r>
      <w:r w:rsidR="1EA13078" w:rsidRPr="007A4380">
        <w:rPr>
          <w:rFonts w:ascii="Arial" w:eastAsia="Arial" w:hAnsi="Arial" w:cs="Arial"/>
          <w:lang w:val="nl-NL"/>
        </w:rPr>
        <w:t xml:space="preserve"> </w:t>
      </w:r>
      <w:r w:rsidR="00956898">
        <w:rPr>
          <w:rFonts w:ascii="Arial" w:eastAsia="Arial" w:hAnsi="Arial" w:cs="Arial"/>
          <w:lang w:val="nl-NL"/>
        </w:rPr>
        <w:t>NOVA campus VISO</w:t>
      </w:r>
      <w:r w:rsidR="00216FAA" w:rsidRPr="007A4380">
        <w:rPr>
          <w:rFonts w:ascii="Arial" w:eastAsia="Arial" w:hAnsi="Arial" w:cs="Arial"/>
          <w:lang w:val="nl-NL"/>
        </w:rPr>
        <w:t xml:space="preserve"> </w:t>
      </w:r>
      <w:r w:rsidR="1EA13078" w:rsidRPr="007A4380">
        <w:rPr>
          <w:rFonts w:ascii="Arial" w:eastAsia="Arial" w:hAnsi="Arial" w:cs="Arial"/>
          <w:lang w:val="nl-NL"/>
        </w:rPr>
        <w:t xml:space="preserve">Polenplein </w:t>
      </w:r>
      <w:r w:rsidR="00726015" w:rsidRPr="007A4380">
        <w:rPr>
          <w:rFonts w:ascii="Arial" w:eastAsia="Arial" w:hAnsi="Arial" w:cs="Arial"/>
          <w:lang w:val="nl-NL"/>
        </w:rPr>
        <w:t>is dit bij:</w:t>
      </w:r>
    </w:p>
    <w:p w14:paraId="34EE7061" w14:textId="71217ECA" w:rsidR="00726015" w:rsidRPr="007A4380" w:rsidRDefault="003F2D09" w:rsidP="007E478C">
      <w:pPr>
        <w:pStyle w:val="Lijstalinea"/>
        <w:numPr>
          <w:ilvl w:val="1"/>
          <w:numId w:val="91"/>
        </w:numPr>
        <w:tabs>
          <w:tab w:val="clear" w:pos="1800"/>
        </w:tabs>
        <w:spacing w:line="320" w:lineRule="exact"/>
        <w:ind w:left="1418" w:hanging="284"/>
        <w:rPr>
          <w:rFonts w:ascii="Arial" w:eastAsia="Arial" w:hAnsi="Arial" w:cs="Arial"/>
        </w:rPr>
      </w:pPr>
      <w:r w:rsidRPr="007A4380">
        <w:rPr>
          <w:rFonts w:ascii="Arial" w:eastAsia="Arial" w:hAnsi="Arial" w:cs="Arial"/>
        </w:rPr>
        <w:t xml:space="preserve">Louise Supply </w:t>
      </w:r>
      <w:r w:rsidR="00726015" w:rsidRPr="007A4380">
        <w:rPr>
          <w:rFonts w:ascii="Arial" w:eastAsia="Arial" w:hAnsi="Arial" w:cs="Arial"/>
        </w:rPr>
        <w:t>(1</w:t>
      </w:r>
      <w:r w:rsidR="00726015" w:rsidRPr="007A4380">
        <w:rPr>
          <w:rFonts w:ascii="Arial" w:eastAsia="Arial" w:hAnsi="Arial" w:cs="Arial"/>
          <w:vertAlign w:val="superscript"/>
        </w:rPr>
        <w:t>ste</w:t>
      </w:r>
      <w:r w:rsidR="00726015" w:rsidRPr="007A4380">
        <w:rPr>
          <w:rFonts w:ascii="Arial" w:eastAsia="Arial" w:hAnsi="Arial" w:cs="Arial"/>
        </w:rPr>
        <w:t xml:space="preserve"> graad)</w:t>
      </w:r>
    </w:p>
    <w:p w14:paraId="1902391C" w14:textId="165F7F19" w:rsidR="00726015" w:rsidRPr="007A4380" w:rsidRDefault="003F2D09" w:rsidP="007E478C">
      <w:pPr>
        <w:pStyle w:val="Lijstalinea"/>
        <w:numPr>
          <w:ilvl w:val="1"/>
          <w:numId w:val="91"/>
        </w:numPr>
        <w:tabs>
          <w:tab w:val="clear" w:pos="1800"/>
        </w:tabs>
        <w:spacing w:line="320" w:lineRule="exact"/>
        <w:ind w:left="1418" w:hanging="284"/>
        <w:rPr>
          <w:rFonts w:ascii="Arial" w:eastAsia="Arial" w:hAnsi="Arial" w:cs="Arial"/>
        </w:rPr>
      </w:pPr>
      <w:r w:rsidRPr="007A4380">
        <w:rPr>
          <w:rFonts w:ascii="Arial" w:eastAsia="Arial" w:hAnsi="Arial" w:cs="Arial"/>
        </w:rPr>
        <w:t xml:space="preserve">Marlies </w:t>
      </w:r>
      <w:proofErr w:type="spellStart"/>
      <w:r w:rsidRPr="007A4380">
        <w:rPr>
          <w:rFonts w:ascii="Arial" w:eastAsia="Arial" w:hAnsi="Arial" w:cs="Arial"/>
        </w:rPr>
        <w:t>Morlion</w:t>
      </w:r>
      <w:proofErr w:type="spellEnd"/>
      <w:r w:rsidR="00726015" w:rsidRPr="007A4380">
        <w:rPr>
          <w:rFonts w:ascii="Arial" w:eastAsia="Arial" w:hAnsi="Arial" w:cs="Arial"/>
        </w:rPr>
        <w:t xml:space="preserve"> (2</w:t>
      </w:r>
      <w:r w:rsidR="00726015" w:rsidRPr="007A4380">
        <w:rPr>
          <w:rFonts w:ascii="Arial" w:eastAsia="Arial" w:hAnsi="Arial" w:cs="Arial"/>
          <w:vertAlign w:val="superscript"/>
        </w:rPr>
        <w:t>de</w:t>
      </w:r>
      <w:r w:rsidR="00726015" w:rsidRPr="007A4380">
        <w:rPr>
          <w:rFonts w:ascii="Arial" w:eastAsia="Arial" w:hAnsi="Arial" w:cs="Arial"/>
        </w:rPr>
        <w:t xml:space="preserve"> graad)</w:t>
      </w:r>
    </w:p>
    <w:p w14:paraId="08E178D2" w14:textId="544051B3" w:rsidR="00500EFE" w:rsidRPr="002D2FDC" w:rsidRDefault="1EA13078" w:rsidP="007E478C">
      <w:pPr>
        <w:pStyle w:val="Lijstalinea"/>
        <w:numPr>
          <w:ilvl w:val="1"/>
          <w:numId w:val="91"/>
        </w:numPr>
        <w:tabs>
          <w:tab w:val="clear" w:pos="1800"/>
        </w:tabs>
        <w:spacing w:line="320" w:lineRule="exact"/>
        <w:ind w:left="1418" w:hanging="284"/>
        <w:rPr>
          <w:rFonts w:ascii="Arial" w:eastAsia="Arial" w:hAnsi="Arial" w:cs="Arial"/>
        </w:rPr>
      </w:pPr>
      <w:r w:rsidRPr="007A4380">
        <w:rPr>
          <w:rFonts w:ascii="Arial" w:eastAsia="Arial" w:hAnsi="Arial" w:cs="Arial"/>
        </w:rPr>
        <w:t xml:space="preserve">Joke </w:t>
      </w:r>
      <w:proofErr w:type="spellStart"/>
      <w:r w:rsidRPr="007A4380">
        <w:rPr>
          <w:rFonts w:ascii="Arial" w:eastAsia="Arial" w:hAnsi="Arial" w:cs="Arial"/>
        </w:rPr>
        <w:t>Vanallemeersch</w:t>
      </w:r>
      <w:proofErr w:type="spellEnd"/>
      <w:r w:rsidR="00726015" w:rsidRPr="007A4380">
        <w:rPr>
          <w:rFonts w:ascii="Arial" w:eastAsia="Arial" w:hAnsi="Arial" w:cs="Arial"/>
        </w:rPr>
        <w:t xml:space="preserve"> (3</w:t>
      </w:r>
      <w:r w:rsidR="00726015" w:rsidRPr="007A4380">
        <w:rPr>
          <w:rFonts w:ascii="Arial" w:eastAsia="Arial" w:hAnsi="Arial" w:cs="Arial"/>
          <w:vertAlign w:val="superscript"/>
        </w:rPr>
        <w:t>de</w:t>
      </w:r>
      <w:r w:rsidR="00726015" w:rsidRPr="007A4380">
        <w:rPr>
          <w:rFonts w:ascii="Arial" w:eastAsia="Arial" w:hAnsi="Arial" w:cs="Arial"/>
        </w:rPr>
        <w:t xml:space="preserve"> graad)</w:t>
      </w:r>
    </w:p>
    <w:p w14:paraId="7DD577C7" w14:textId="77443219" w:rsidR="00500EFE" w:rsidRPr="00990FCD" w:rsidRDefault="1EA13078" w:rsidP="00990FCD">
      <w:pPr>
        <w:spacing w:line="320" w:lineRule="exact"/>
        <w:rPr>
          <w:rFonts w:ascii="Arial" w:eastAsia="Arial" w:hAnsi="Arial" w:cs="Arial"/>
          <w:lang w:val="nl-NL"/>
        </w:rPr>
      </w:pPr>
      <w:r w:rsidRPr="007A4380">
        <w:rPr>
          <w:rFonts w:ascii="Arial" w:eastAsia="Arial" w:hAnsi="Arial" w:cs="Arial"/>
          <w:lang w:val="nl-NL"/>
        </w:rPr>
        <w:t>Elke week vergadert de cel leerlingenbegeleiding. Deze cel bestaat uit een directielid, de leerlingenbegeleiders van de campus en de CLB-medewerker.</w:t>
      </w:r>
    </w:p>
    <w:p w14:paraId="0477A5A4" w14:textId="12FE557F" w:rsidR="00531217" w:rsidRPr="002D2FDC" w:rsidRDefault="00531217" w:rsidP="002D2FDC">
      <w:pPr>
        <w:pStyle w:val="Kopje2"/>
        <w:rPr>
          <w:lang w:val="nl-NL"/>
        </w:rPr>
      </w:pPr>
      <w:bookmarkStart w:id="180" w:name="_Toc238482666"/>
      <w:r w:rsidRPr="06E79DE9">
        <w:rPr>
          <w:lang w:val="nl-NL"/>
        </w:rPr>
        <w:t>De klassenraad</w:t>
      </w:r>
      <w:bookmarkEnd w:id="180"/>
    </w:p>
    <w:p w14:paraId="7D1A4311" w14:textId="77777777" w:rsidR="00D34EC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klassenraad heeft 3 functies.</w:t>
      </w:r>
    </w:p>
    <w:p w14:paraId="738BDB3E" w14:textId="77777777" w:rsidR="00D34EC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sommige omstandigheden moet de toelatingsklassenraad beslissen of een leerling als regelmatige leerling kan toegelaten worden tot een bepaalde studierichting.</w:t>
      </w:r>
    </w:p>
    <w:p w14:paraId="5766C20C"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begeleidende klassenraad volgt je in de loop van het schooljaar op.</w:t>
      </w:r>
    </w:p>
    <w:p w14:paraId="532D8FDD" w14:textId="178F5F41" w:rsidR="00B05CC6" w:rsidRPr="00F41A88" w:rsidRDefault="1EA13078" w:rsidP="00AE0183">
      <w:pPr>
        <w:spacing w:line="320" w:lineRule="exact"/>
        <w:rPr>
          <w:rFonts w:ascii="Arial" w:eastAsia="Arial" w:hAnsi="Arial" w:cs="Arial"/>
          <w:lang w:val="nl-NL"/>
        </w:rPr>
      </w:pPr>
      <w:r w:rsidRPr="007A4380">
        <w:rPr>
          <w:rFonts w:ascii="Arial" w:eastAsia="Arial" w:hAnsi="Arial" w:cs="Arial"/>
          <w:lang w:val="nl-NL"/>
        </w:rPr>
        <w:t>De delibererende klassenraad beslist op het einde van het schooljaar of je al dan niet geslaagd bent en welk oriënteringsattest/studiebewijs je krijgt.</w:t>
      </w:r>
    </w:p>
    <w:p w14:paraId="35E85D27" w14:textId="21CA6301" w:rsidR="00531217" w:rsidRPr="002D2FDC" w:rsidRDefault="00531217" w:rsidP="002D2FDC">
      <w:pPr>
        <w:pStyle w:val="Kopje2"/>
        <w:rPr>
          <w:lang w:val="nl-NL"/>
        </w:rPr>
      </w:pPr>
      <w:bookmarkStart w:id="181" w:name="_Toc238482667"/>
      <w:r w:rsidRPr="06E79DE9">
        <w:rPr>
          <w:lang w:val="nl-NL"/>
        </w:rPr>
        <w:t>Werkgroepen</w:t>
      </w:r>
      <w:bookmarkEnd w:id="181"/>
    </w:p>
    <w:p w14:paraId="76307D81" w14:textId="79E9ADFF" w:rsidR="000C4331" w:rsidRPr="00E24447" w:rsidRDefault="1EA13078" w:rsidP="00AE0183">
      <w:pPr>
        <w:spacing w:line="320" w:lineRule="exact"/>
        <w:rPr>
          <w:rFonts w:ascii="Arial" w:eastAsia="Arial" w:hAnsi="Arial" w:cs="Arial"/>
          <w:lang w:val="nl-NL"/>
        </w:rPr>
      </w:pPr>
      <w:r w:rsidRPr="007A4380">
        <w:rPr>
          <w:rFonts w:ascii="Arial" w:eastAsia="Arial" w:hAnsi="Arial" w:cs="Arial"/>
          <w:lang w:val="nl-NL"/>
        </w:rPr>
        <w:t>Op school zijn er heel wat werkgroepen, o.a. werkgroep pastoraal, werkgroep gezondheidsbeleid, werkgroep milieu…</w:t>
      </w:r>
    </w:p>
    <w:p w14:paraId="1D7CA74A" w14:textId="5DDB5A34" w:rsidR="00531217" w:rsidRPr="002D2FDC" w:rsidRDefault="00531217" w:rsidP="002D2FDC">
      <w:pPr>
        <w:pStyle w:val="Kopje2"/>
        <w:rPr>
          <w:lang w:val="nl-NL"/>
        </w:rPr>
      </w:pPr>
      <w:bookmarkStart w:id="182" w:name="_Toc238482668"/>
      <w:r w:rsidRPr="06E79DE9">
        <w:rPr>
          <w:lang w:val="nl-NL"/>
        </w:rPr>
        <w:t>Onderhoudspersoneel</w:t>
      </w:r>
      <w:bookmarkEnd w:id="182"/>
    </w:p>
    <w:p w14:paraId="41AE7E8D" w14:textId="34A3DE32" w:rsidR="00531217" w:rsidRPr="00E24447" w:rsidRDefault="1EA13078" w:rsidP="00AE0183">
      <w:pPr>
        <w:spacing w:line="320" w:lineRule="exact"/>
        <w:rPr>
          <w:rFonts w:ascii="Arial" w:eastAsia="Arial" w:hAnsi="Arial" w:cs="Arial"/>
          <w:lang w:val="nl-NL"/>
        </w:rPr>
      </w:pPr>
      <w:r w:rsidRPr="007A4380">
        <w:rPr>
          <w:rFonts w:ascii="Arial" w:eastAsia="Arial" w:hAnsi="Arial" w:cs="Arial"/>
          <w:lang w:val="nl-NL"/>
        </w:rPr>
        <w:t>Het onderhoudspersoneel zorgt voor het onderhoud van de gebouwen en dat alles netjes en proper blijft. Dit is belangrijk voor het goed functioneren van onze school en verdient je respect en waardering.</w:t>
      </w:r>
    </w:p>
    <w:p w14:paraId="541D38C3" w14:textId="77777777" w:rsidR="0088529D" w:rsidRDefault="00142DD3" w:rsidP="0088529D">
      <w:pPr>
        <w:pStyle w:val="Kopje2"/>
        <w:rPr>
          <w:lang w:val="nl-NL"/>
        </w:rPr>
      </w:pPr>
      <w:bookmarkStart w:id="183" w:name="_Ref174638235"/>
      <w:bookmarkStart w:id="184" w:name="_Toc238482669"/>
      <w:r w:rsidRPr="06E79DE9">
        <w:rPr>
          <w:lang w:val="nl-NL"/>
        </w:rPr>
        <w:t xml:space="preserve">Vrij </w:t>
      </w:r>
      <w:r w:rsidR="00531217" w:rsidRPr="06E79DE9">
        <w:rPr>
          <w:lang w:val="nl-NL"/>
        </w:rPr>
        <w:t>CLB</w:t>
      </w:r>
      <w:r w:rsidR="004737E1" w:rsidRPr="06E79DE9">
        <w:rPr>
          <w:lang w:val="nl-NL"/>
        </w:rPr>
        <w:t xml:space="preserve"> </w:t>
      </w:r>
      <w:proofErr w:type="spellStart"/>
      <w:r w:rsidRPr="06E79DE9">
        <w:rPr>
          <w:lang w:val="nl-NL"/>
        </w:rPr>
        <w:t>Trikant</w:t>
      </w:r>
      <w:proofErr w:type="spellEnd"/>
      <w:r w:rsidRPr="06E79DE9">
        <w:rPr>
          <w:lang w:val="nl-NL"/>
        </w:rPr>
        <w:t xml:space="preserve"> </w:t>
      </w:r>
      <w:r w:rsidR="004737E1" w:rsidRPr="06E79DE9">
        <w:rPr>
          <w:lang w:val="nl-NL"/>
        </w:rPr>
        <w:t>(</w:t>
      </w:r>
      <w:r w:rsidR="00531217" w:rsidRPr="06E79DE9">
        <w:rPr>
          <w:lang w:val="nl-NL"/>
        </w:rPr>
        <w:t>Centrum voor Leerlingenbegeleiding</w:t>
      </w:r>
      <w:r w:rsidR="004737E1" w:rsidRPr="06E79DE9">
        <w:rPr>
          <w:lang w:val="nl-NL"/>
        </w:rPr>
        <w:t>)</w:t>
      </w:r>
      <w:bookmarkEnd w:id="183"/>
      <w:bookmarkEnd w:id="184"/>
    </w:p>
    <w:p w14:paraId="09795C6B" w14:textId="23497514" w:rsidR="00531217" w:rsidRPr="0088529D" w:rsidRDefault="1EA13078" w:rsidP="0088529D">
      <w:pPr>
        <w:spacing w:line="320" w:lineRule="exact"/>
        <w:rPr>
          <w:rFonts w:ascii="Arial" w:eastAsia="Arial" w:hAnsi="Arial" w:cs="Arial"/>
          <w:lang w:val="nl-NL"/>
        </w:rPr>
      </w:pPr>
      <w:r w:rsidRPr="0088529D">
        <w:rPr>
          <w:rFonts w:ascii="Arial" w:eastAsia="Arial" w:hAnsi="Arial" w:cs="Arial"/>
          <w:lang w:val="nl-NL"/>
        </w:rPr>
        <w:t>Onz</w:t>
      </w:r>
      <w:r w:rsidR="00A876B4" w:rsidRPr="0088529D">
        <w:rPr>
          <w:rFonts w:ascii="Arial" w:eastAsia="Arial" w:hAnsi="Arial" w:cs="Arial"/>
          <w:lang w:val="nl-NL"/>
        </w:rPr>
        <w:t>e school wordt begeleid door</w:t>
      </w:r>
      <w:r w:rsidR="00BA0044" w:rsidRPr="0088529D">
        <w:rPr>
          <w:rFonts w:ascii="Arial" w:eastAsia="Arial" w:hAnsi="Arial" w:cs="Arial"/>
          <w:lang w:val="nl-NL"/>
        </w:rPr>
        <w:t xml:space="preserve"> het</w:t>
      </w:r>
      <w:r w:rsidRPr="0088529D">
        <w:rPr>
          <w:rFonts w:ascii="Arial" w:eastAsia="Arial" w:hAnsi="Arial" w:cs="Arial"/>
          <w:lang w:val="nl-NL"/>
        </w:rPr>
        <w:t xml:space="preserve"> Vrij CLB </w:t>
      </w:r>
      <w:proofErr w:type="spellStart"/>
      <w:r w:rsidR="00142DD3" w:rsidRPr="0088529D">
        <w:rPr>
          <w:rFonts w:ascii="Arial" w:eastAsia="Arial" w:hAnsi="Arial" w:cs="Arial"/>
          <w:lang w:val="nl-NL"/>
        </w:rPr>
        <w:t>Trikant</w:t>
      </w:r>
      <w:proofErr w:type="spellEnd"/>
      <w:r w:rsidR="00142DD3" w:rsidRPr="0088529D">
        <w:rPr>
          <w:rFonts w:ascii="Arial" w:eastAsia="Arial" w:hAnsi="Arial" w:cs="Arial"/>
          <w:lang w:val="nl-NL"/>
        </w:rPr>
        <w:t xml:space="preserve"> </w:t>
      </w:r>
      <w:r w:rsidR="004528E8" w:rsidRPr="0088529D">
        <w:rPr>
          <w:rFonts w:ascii="Arial" w:eastAsia="Arial" w:hAnsi="Arial" w:cs="Arial"/>
          <w:lang w:val="nl-NL"/>
        </w:rPr>
        <w:t xml:space="preserve">vestiging Roeselare, </w:t>
      </w:r>
      <w:r w:rsidRPr="0088529D">
        <w:rPr>
          <w:rFonts w:ascii="Arial" w:eastAsia="Arial" w:hAnsi="Arial" w:cs="Arial"/>
          <w:lang w:val="nl-NL"/>
        </w:rPr>
        <w:t>Kattenstraat 65</w:t>
      </w:r>
      <w:r w:rsidR="006E03F1" w:rsidRPr="0088529D">
        <w:rPr>
          <w:rFonts w:ascii="Arial" w:eastAsia="Arial" w:hAnsi="Arial" w:cs="Arial"/>
          <w:lang w:val="nl-NL"/>
        </w:rPr>
        <w:t>,</w:t>
      </w:r>
      <w:r w:rsidRPr="0088529D">
        <w:rPr>
          <w:rFonts w:ascii="Arial" w:eastAsia="Arial" w:hAnsi="Arial" w:cs="Arial"/>
          <w:lang w:val="nl-NL"/>
        </w:rPr>
        <w:t xml:space="preserve"> 8800 Roeselare</w:t>
      </w:r>
    </w:p>
    <w:p w14:paraId="084BBA47" w14:textId="28A9346E" w:rsidR="00F33961" w:rsidRPr="00883C3C" w:rsidRDefault="1EA13078" w:rsidP="1EA13078">
      <w:pPr>
        <w:spacing w:line="320" w:lineRule="exact"/>
        <w:rPr>
          <w:rFonts w:ascii="Arial" w:eastAsia="Arial" w:hAnsi="Arial" w:cs="Arial"/>
          <w:lang w:val="de-DE"/>
        </w:rPr>
      </w:pPr>
      <w:proofErr w:type="spellStart"/>
      <w:r w:rsidRPr="00883C3C">
        <w:rPr>
          <w:rFonts w:ascii="Arial" w:eastAsia="Arial" w:hAnsi="Arial" w:cs="Arial"/>
          <w:lang w:val="de-DE"/>
        </w:rPr>
        <w:t>tel</w:t>
      </w:r>
      <w:proofErr w:type="spellEnd"/>
      <w:r w:rsidRPr="00883C3C">
        <w:rPr>
          <w:rFonts w:ascii="Arial" w:eastAsia="Arial" w:hAnsi="Arial" w:cs="Arial"/>
          <w:lang w:val="de-DE"/>
        </w:rPr>
        <w:t xml:space="preserve">: 051 25 97 00 </w:t>
      </w:r>
      <w:r w:rsidR="004528E8" w:rsidRPr="00883C3C">
        <w:rPr>
          <w:rFonts w:ascii="Arial" w:eastAsia="Arial" w:hAnsi="Arial" w:cs="Arial"/>
          <w:lang w:val="de-DE"/>
        </w:rPr>
        <w:t>–</w:t>
      </w:r>
      <w:r w:rsidRPr="00883C3C">
        <w:rPr>
          <w:rFonts w:ascii="Arial" w:eastAsia="Arial" w:hAnsi="Arial" w:cs="Arial"/>
          <w:lang w:val="de-DE"/>
        </w:rPr>
        <w:t xml:space="preserve"> </w:t>
      </w:r>
      <w:hyperlink r:id="rId33" w:history="1">
        <w:r w:rsidR="004528E8" w:rsidRPr="00883C3C">
          <w:rPr>
            <w:rFonts w:ascii="Arial" w:eastAsia="Arial" w:hAnsi="Arial" w:cs="Arial"/>
            <w:lang w:val="de-DE"/>
          </w:rPr>
          <w:t>info@clbtrikant.be</w:t>
        </w:r>
      </w:hyperlink>
      <w:r w:rsidR="004528E8" w:rsidRPr="00883C3C">
        <w:rPr>
          <w:rFonts w:ascii="Arial" w:eastAsia="Arial" w:hAnsi="Arial" w:cs="Arial"/>
          <w:lang w:val="de-DE"/>
        </w:rPr>
        <w:t xml:space="preserve"> – </w:t>
      </w:r>
      <w:hyperlink r:id="rId34" w:history="1">
        <w:r w:rsidR="004528E8" w:rsidRPr="00883C3C">
          <w:rPr>
            <w:rFonts w:ascii="Arial" w:eastAsia="Arial" w:hAnsi="Arial" w:cs="Arial"/>
            <w:lang w:val="de-DE"/>
          </w:rPr>
          <w:t>www.clbtrikant.be</w:t>
        </w:r>
      </w:hyperlink>
    </w:p>
    <w:p w14:paraId="71003E0D" w14:textId="77777777" w:rsidR="00BB3941" w:rsidRPr="002F15AB" w:rsidRDefault="00BB3941" w:rsidP="1EA13078">
      <w:pPr>
        <w:spacing w:line="320" w:lineRule="exact"/>
        <w:rPr>
          <w:rFonts w:ascii="Arial" w:eastAsia="Arial" w:hAnsi="Arial" w:cs="Arial"/>
          <w:lang w:val="de-DE"/>
        </w:rPr>
      </w:pPr>
    </w:p>
    <w:p w14:paraId="4C22944C" w14:textId="17640B78" w:rsidR="00851F34" w:rsidRPr="007A4380" w:rsidRDefault="1EA13078" w:rsidP="1EA13078">
      <w:pPr>
        <w:spacing w:line="320" w:lineRule="exact"/>
        <w:rPr>
          <w:rFonts w:ascii="Arial" w:eastAsia="Arial" w:hAnsi="Arial" w:cs="Arial"/>
          <w:b/>
          <w:bCs/>
          <w:u w:val="single"/>
          <w:lang w:val="nl-NL"/>
        </w:rPr>
      </w:pPr>
      <w:r w:rsidRPr="007A4380">
        <w:rPr>
          <w:rFonts w:ascii="Arial" w:eastAsia="Arial" w:hAnsi="Arial" w:cs="Arial"/>
          <w:b/>
          <w:bCs/>
          <w:u w:val="single"/>
          <w:lang w:val="nl-NL"/>
        </w:rPr>
        <w:t>Openingsuren</w:t>
      </w:r>
      <w:r w:rsidR="00C60657" w:rsidRPr="007A4380">
        <w:rPr>
          <w:rFonts w:ascii="Arial" w:eastAsia="Arial" w:hAnsi="Arial" w:cs="Arial"/>
          <w:b/>
          <w:bCs/>
          <w:u w:val="single"/>
          <w:lang w:val="nl-NL"/>
        </w:rPr>
        <w:t xml:space="preserve"> - sluitingsperiodes</w:t>
      </w:r>
    </w:p>
    <w:tbl>
      <w:tblPr>
        <w:tblpPr w:leftFromText="141" w:rightFromText="141" w:vertAnchor="text" w:horzAnchor="margin" w:tblpXSpec="right" w:tblpY="78"/>
        <w:tblW w:w="5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9"/>
        <w:gridCol w:w="2131"/>
        <w:gridCol w:w="2126"/>
      </w:tblGrid>
      <w:tr w:rsidR="00A3572B" w:rsidRPr="007A4380" w14:paraId="0F35247C" w14:textId="77777777" w:rsidTr="00413B76">
        <w:trPr>
          <w:trHeight w:val="165"/>
        </w:trPr>
        <w:tc>
          <w:tcPr>
            <w:tcW w:w="1129" w:type="dxa"/>
            <w:tcMar>
              <w:top w:w="10" w:type="dxa"/>
              <w:left w:w="108" w:type="dxa"/>
              <w:bottom w:w="0" w:type="dxa"/>
              <w:right w:w="108" w:type="dxa"/>
            </w:tcMar>
            <w:hideMark/>
          </w:tcPr>
          <w:p w14:paraId="3C69F34A"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Maandag</w:t>
            </w:r>
          </w:p>
        </w:tc>
        <w:tc>
          <w:tcPr>
            <w:tcW w:w="2131" w:type="dxa"/>
            <w:tcMar>
              <w:top w:w="10" w:type="dxa"/>
              <w:left w:w="108" w:type="dxa"/>
              <w:bottom w:w="0" w:type="dxa"/>
              <w:right w:w="108" w:type="dxa"/>
            </w:tcMar>
            <w:hideMark/>
          </w:tcPr>
          <w:p w14:paraId="47A72F41" w14:textId="5B9F973A"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.30</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73CCB47D" w14:textId="2C0FFCA1" w:rsidR="00202098" w:rsidRPr="007A4380" w:rsidRDefault="000159F9" w:rsidP="00202098">
            <w:pPr>
              <w:spacing w:line="320" w:lineRule="exact"/>
              <w:rPr>
                <w:rFonts w:ascii="Arial" w:eastAsia="Arial,Arial,Calibri" w:hAnsi="Arial" w:cs="Arial"/>
                <w:lang w:eastAsia="en-US"/>
              </w:rPr>
            </w:pPr>
            <w:r w:rsidRPr="00677CD1">
              <w:rPr>
                <w:rFonts w:ascii="Arial" w:eastAsia="Arial,Arial,Calibri" w:hAnsi="Arial" w:cs="Arial"/>
                <w:lang w:eastAsia="en-US"/>
              </w:rPr>
              <w:t>gesloten</w:t>
            </w:r>
          </w:p>
        </w:tc>
      </w:tr>
      <w:tr w:rsidR="00A3572B" w:rsidRPr="007A4380" w14:paraId="1361F7DD" w14:textId="77777777" w:rsidTr="00413B76">
        <w:trPr>
          <w:trHeight w:val="114"/>
        </w:trPr>
        <w:tc>
          <w:tcPr>
            <w:tcW w:w="1129" w:type="dxa"/>
            <w:tcMar>
              <w:top w:w="10" w:type="dxa"/>
              <w:left w:w="108" w:type="dxa"/>
              <w:bottom w:w="0" w:type="dxa"/>
              <w:right w:w="108" w:type="dxa"/>
            </w:tcMar>
            <w:hideMark/>
          </w:tcPr>
          <w:p w14:paraId="04C5734E"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Dinsdag</w:t>
            </w:r>
          </w:p>
        </w:tc>
        <w:tc>
          <w:tcPr>
            <w:tcW w:w="2131" w:type="dxa"/>
            <w:tcMar>
              <w:top w:w="10" w:type="dxa"/>
              <w:left w:w="108" w:type="dxa"/>
              <w:bottom w:w="0" w:type="dxa"/>
              <w:right w:w="108" w:type="dxa"/>
            </w:tcMar>
            <w:hideMark/>
          </w:tcPr>
          <w:p w14:paraId="25E52B0A" w14:textId="63A9CAD4"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 xml:space="preserve">.30 </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63B0DED8" w14:textId="77777777"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13 u</w:t>
            </w:r>
            <w:r w:rsidRPr="007A4380">
              <w:rPr>
                <w:rFonts w:ascii="Arial" w:eastAsia="Arial,Arial,Calibri" w:hAnsi="Arial" w:cs="Arial"/>
                <w:lang w:eastAsia="en-US"/>
              </w:rPr>
              <w:t>.</w:t>
            </w:r>
            <w:r w:rsidRPr="007A4380">
              <w:rPr>
                <w:rFonts w:ascii="Arial" w:eastAsia="Arial" w:hAnsi="Arial" w:cs="Arial"/>
                <w:lang w:eastAsia="en-US"/>
              </w:rPr>
              <w:t xml:space="preserve"> tot 17 u</w:t>
            </w:r>
            <w:r w:rsidRPr="007A4380">
              <w:rPr>
                <w:rFonts w:ascii="Arial" w:eastAsia="Arial,Arial,Calibri" w:hAnsi="Arial" w:cs="Arial"/>
                <w:lang w:eastAsia="en-US"/>
              </w:rPr>
              <w:t>.</w:t>
            </w:r>
          </w:p>
        </w:tc>
      </w:tr>
      <w:tr w:rsidR="00A3572B" w:rsidRPr="007A4380" w14:paraId="014B7707" w14:textId="77777777" w:rsidTr="00413B76">
        <w:trPr>
          <w:trHeight w:val="192"/>
        </w:trPr>
        <w:tc>
          <w:tcPr>
            <w:tcW w:w="1129" w:type="dxa"/>
            <w:tcMar>
              <w:top w:w="10" w:type="dxa"/>
              <w:left w:w="108" w:type="dxa"/>
              <w:bottom w:w="0" w:type="dxa"/>
              <w:right w:w="108" w:type="dxa"/>
            </w:tcMar>
            <w:hideMark/>
          </w:tcPr>
          <w:p w14:paraId="306E8246"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lastRenderedPageBreak/>
              <w:t>Woensdag</w:t>
            </w:r>
          </w:p>
        </w:tc>
        <w:tc>
          <w:tcPr>
            <w:tcW w:w="2131" w:type="dxa"/>
            <w:tcMar>
              <w:top w:w="10" w:type="dxa"/>
              <w:left w:w="108" w:type="dxa"/>
              <w:bottom w:w="0" w:type="dxa"/>
              <w:right w:w="108" w:type="dxa"/>
            </w:tcMar>
            <w:hideMark/>
          </w:tcPr>
          <w:p w14:paraId="1A88789F" w14:textId="03D71DC8"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 xml:space="preserve">.30 </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0088204A" w14:textId="797D2CDE" w:rsidR="00202098" w:rsidRPr="007A4380" w:rsidRDefault="00413B76" w:rsidP="00202098">
            <w:pPr>
              <w:spacing w:line="320" w:lineRule="exact"/>
              <w:rPr>
                <w:rFonts w:ascii="Arial" w:eastAsia="Arial,Arial,Calibri" w:hAnsi="Arial" w:cs="Arial"/>
                <w:lang w:eastAsia="en-US"/>
              </w:rPr>
            </w:pPr>
            <w:r w:rsidRPr="007A4380">
              <w:rPr>
                <w:rFonts w:ascii="Arial" w:eastAsia="Arial" w:hAnsi="Arial" w:cs="Arial"/>
                <w:lang w:eastAsia="en-US"/>
              </w:rPr>
              <w:t>Van 13 u. tot 17</w:t>
            </w:r>
            <w:r w:rsidR="00202098" w:rsidRPr="007A4380">
              <w:rPr>
                <w:rFonts w:ascii="Arial" w:eastAsia="Arial" w:hAnsi="Arial" w:cs="Arial"/>
                <w:lang w:eastAsia="en-US"/>
              </w:rPr>
              <w:t xml:space="preserve"> u</w:t>
            </w:r>
            <w:r w:rsidR="00202098" w:rsidRPr="007A4380">
              <w:rPr>
                <w:rFonts w:ascii="Arial" w:eastAsia="Arial,Arial,Calibri" w:hAnsi="Arial" w:cs="Arial"/>
                <w:lang w:eastAsia="en-US"/>
              </w:rPr>
              <w:t>.</w:t>
            </w:r>
          </w:p>
        </w:tc>
      </w:tr>
      <w:tr w:rsidR="00A3572B" w:rsidRPr="007A4380" w14:paraId="1C26CB2D" w14:textId="77777777" w:rsidTr="00413B76">
        <w:trPr>
          <w:trHeight w:val="127"/>
        </w:trPr>
        <w:tc>
          <w:tcPr>
            <w:tcW w:w="1129" w:type="dxa"/>
            <w:tcMar>
              <w:top w:w="10" w:type="dxa"/>
              <w:left w:w="108" w:type="dxa"/>
              <w:bottom w:w="0" w:type="dxa"/>
              <w:right w:w="108" w:type="dxa"/>
            </w:tcMar>
            <w:hideMark/>
          </w:tcPr>
          <w:p w14:paraId="4721E73D"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Donderdag</w:t>
            </w:r>
          </w:p>
        </w:tc>
        <w:tc>
          <w:tcPr>
            <w:tcW w:w="2131" w:type="dxa"/>
            <w:tcMar>
              <w:top w:w="10" w:type="dxa"/>
              <w:left w:w="108" w:type="dxa"/>
              <w:bottom w:w="0" w:type="dxa"/>
              <w:right w:w="108" w:type="dxa"/>
            </w:tcMar>
            <w:hideMark/>
          </w:tcPr>
          <w:p w14:paraId="7AB0EE20" w14:textId="6E9E314F"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 xml:space="preserve">.30 </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70AC46D8" w14:textId="77777777"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13 u</w:t>
            </w:r>
            <w:r w:rsidRPr="007A4380">
              <w:rPr>
                <w:rFonts w:ascii="Arial" w:eastAsia="Arial,Arial,Calibri" w:hAnsi="Arial" w:cs="Arial"/>
                <w:lang w:eastAsia="en-US"/>
              </w:rPr>
              <w:t>.</w:t>
            </w:r>
            <w:r w:rsidRPr="007A4380">
              <w:rPr>
                <w:rFonts w:ascii="Arial" w:eastAsia="Arial" w:hAnsi="Arial" w:cs="Arial"/>
                <w:lang w:eastAsia="en-US"/>
              </w:rPr>
              <w:t xml:space="preserve"> tot 17 u</w:t>
            </w:r>
            <w:r w:rsidRPr="007A4380">
              <w:rPr>
                <w:rFonts w:ascii="Arial" w:eastAsia="Arial,Arial,Calibri" w:hAnsi="Arial" w:cs="Arial"/>
                <w:lang w:eastAsia="en-US"/>
              </w:rPr>
              <w:t>.</w:t>
            </w:r>
          </w:p>
        </w:tc>
      </w:tr>
      <w:tr w:rsidR="00A3572B" w:rsidRPr="007A4380" w14:paraId="429617F1" w14:textId="77777777" w:rsidTr="00413B76">
        <w:trPr>
          <w:trHeight w:val="205"/>
        </w:trPr>
        <w:tc>
          <w:tcPr>
            <w:tcW w:w="1129" w:type="dxa"/>
            <w:tcMar>
              <w:top w:w="10" w:type="dxa"/>
              <w:left w:w="108" w:type="dxa"/>
              <w:bottom w:w="0" w:type="dxa"/>
              <w:right w:w="108" w:type="dxa"/>
            </w:tcMar>
            <w:hideMark/>
          </w:tcPr>
          <w:p w14:paraId="174D36D2"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Vrijdag</w:t>
            </w:r>
          </w:p>
        </w:tc>
        <w:tc>
          <w:tcPr>
            <w:tcW w:w="2131" w:type="dxa"/>
            <w:tcMar>
              <w:top w:w="10" w:type="dxa"/>
              <w:left w:w="108" w:type="dxa"/>
              <w:bottom w:w="0" w:type="dxa"/>
              <w:right w:w="108" w:type="dxa"/>
            </w:tcMar>
            <w:hideMark/>
          </w:tcPr>
          <w:p w14:paraId="083CD5FB" w14:textId="45D6919E"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 xml:space="preserve">.30 </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20E9C0CC" w14:textId="77777777"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13 u</w:t>
            </w:r>
            <w:r w:rsidRPr="007A4380">
              <w:rPr>
                <w:rFonts w:ascii="Arial" w:eastAsia="Arial,Arial,Calibri" w:hAnsi="Arial" w:cs="Arial"/>
                <w:lang w:eastAsia="en-US"/>
              </w:rPr>
              <w:t>.</w:t>
            </w:r>
            <w:r w:rsidRPr="007A4380">
              <w:rPr>
                <w:rFonts w:ascii="Arial" w:eastAsia="Arial" w:hAnsi="Arial" w:cs="Arial"/>
                <w:lang w:eastAsia="en-US"/>
              </w:rPr>
              <w:t xml:space="preserve"> tot 16 u</w:t>
            </w:r>
            <w:r w:rsidRPr="007A4380">
              <w:rPr>
                <w:rFonts w:ascii="Arial" w:eastAsia="Arial,Arial,Calibri" w:hAnsi="Arial" w:cs="Arial"/>
                <w:lang w:eastAsia="en-US"/>
              </w:rPr>
              <w:t>.</w:t>
            </w:r>
          </w:p>
        </w:tc>
      </w:tr>
    </w:tbl>
    <w:p w14:paraId="57CF466C" w14:textId="4E2DEB7C" w:rsidR="0081230A" w:rsidRPr="00677CD1" w:rsidRDefault="1EA13078" w:rsidP="00B109B9">
      <w:pPr>
        <w:spacing w:line="320" w:lineRule="exact"/>
        <w:rPr>
          <w:rFonts w:ascii="Arial" w:eastAsia="Arial" w:hAnsi="Arial" w:cs="Arial"/>
          <w:lang w:val="nl-NL"/>
        </w:rPr>
      </w:pPr>
      <w:r w:rsidRPr="007A4380">
        <w:rPr>
          <w:rFonts w:ascii="Arial" w:eastAsia="Arial" w:hAnsi="Arial" w:cs="Arial"/>
          <w:lang w:val="nl-NL"/>
        </w:rPr>
        <w:t xml:space="preserve">Het </w:t>
      </w:r>
      <w:r w:rsidRPr="00677CD1">
        <w:rPr>
          <w:rFonts w:ascii="Arial" w:eastAsia="Arial" w:hAnsi="Arial" w:cs="Arial"/>
          <w:lang w:val="nl-NL"/>
        </w:rPr>
        <w:t xml:space="preserve">CLB is </w:t>
      </w:r>
      <w:r w:rsidR="0044033F" w:rsidRPr="00677CD1">
        <w:rPr>
          <w:rFonts w:ascii="Arial" w:eastAsia="Arial" w:hAnsi="Arial" w:cs="Arial"/>
          <w:lang w:val="nl-NL"/>
        </w:rPr>
        <w:t xml:space="preserve">fysiek </w:t>
      </w:r>
      <w:r w:rsidR="00B24A93" w:rsidRPr="00677CD1">
        <w:rPr>
          <w:rFonts w:ascii="Arial" w:eastAsia="Arial" w:hAnsi="Arial" w:cs="Arial"/>
          <w:lang w:val="nl-NL"/>
        </w:rPr>
        <w:t>en telefonisch elke werkdag</w:t>
      </w:r>
    </w:p>
    <w:p w14:paraId="4020B09E" w14:textId="2787762A" w:rsidR="00B24A93" w:rsidRPr="00E75082" w:rsidRDefault="004D47C3" w:rsidP="00B109B9">
      <w:pPr>
        <w:spacing w:line="320" w:lineRule="exact"/>
        <w:rPr>
          <w:rFonts w:ascii="Arial" w:eastAsia="Arial" w:hAnsi="Arial" w:cs="Arial"/>
          <w:lang w:val="nl-NL"/>
        </w:rPr>
      </w:pPr>
      <w:r w:rsidRPr="00677CD1">
        <w:rPr>
          <w:rFonts w:ascii="Arial" w:eastAsia="Arial" w:hAnsi="Arial" w:cs="Arial"/>
          <w:lang w:val="nl-NL"/>
        </w:rPr>
        <w:t>b</w:t>
      </w:r>
      <w:r w:rsidR="00B24A93" w:rsidRPr="00677CD1">
        <w:rPr>
          <w:rFonts w:ascii="Arial" w:eastAsia="Arial" w:hAnsi="Arial" w:cs="Arial"/>
          <w:lang w:val="nl-NL"/>
        </w:rPr>
        <w:t>ereikbaar, al dan niet op afspraak, met uitzondering va</w:t>
      </w:r>
      <w:r w:rsidRPr="00677CD1">
        <w:rPr>
          <w:rFonts w:ascii="Arial" w:eastAsia="Arial" w:hAnsi="Arial" w:cs="Arial"/>
          <w:lang w:val="nl-NL"/>
        </w:rPr>
        <w:t>n</w:t>
      </w:r>
      <w:r w:rsidR="00B24A93" w:rsidRPr="00677CD1">
        <w:rPr>
          <w:rFonts w:ascii="Arial" w:eastAsia="Arial" w:hAnsi="Arial" w:cs="Arial"/>
          <w:lang w:val="nl-NL"/>
        </w:rPr>
        <w:t xml:space="preserve"> de maandagnamiddag.</w:t>
      </w:r>
    </w:p>
    <w:p w14:paraId="46F0E735" w14:textId="71CD9EE7" w:rsidR="00683852" w:rsidRPr="007A4380" w:rsidRDefault="00683852" w:rsidP="00371640">
      <w:pPr>
        <w:spacing w:line="320" w:lineRule="exact"/>
        <w:rPr>
          <w:rFonts w:ascii="Arial" w:hAnsi="Arial" w:cs="Arial"/>
          <w:lang w:val="nl-NL"/>
        </w:rPr>
      </w:pPr>
    </w:p>
    <w:p w14:paraId="06A07705" w14:textId="77777777" w:rsidR="00970770" w:rsidRPr="007A4380" w:rsidRDefault="00413B76" w:rsidP="1EA13078">
      <w:pPr>
        <w:spacing w:line="320" w:lineRule="exact"/>
        <w:rPr>
          <w:rFonts w:ascii="Arial" w:eastAsia="Arial" w:hAnsi="Arial" w:cs="Arial"/>
          <w:bCs/>
          <w:lang w:val="nl-NL"/>
        </w:rPr>
      </w:pPr>
      <w:r w:rsidRPr="007A4380">
        <w:rPr>
          <w:rFonts w:ascii="Arial" w:eastAsia="Arial" w:hAnsi="Arial" w:cs="Arial"/>
          <w:bCs/>
          <w:lang w:val="nl-NL"/>
        </w:rPr>
        <w:t>Telefonisch is het CLB steeds vanaf 8 u bereikbaar.</w:t>
      </w:r>
    </w:p>
    <w:p w14:paraId="099ABBFE" w14:textId="71EAB6CB" w:rsidR="00413B76" w:rsidRPr="007A4380" w:rsidRDefault="00413B76" w:rsidP="1EA13078">
      <w:pPr>
        <w:spacing w:line="320" w:lineRule="exact"/>
        <w:rPr>
          <w:rFonts w:ascii="Arial" w:eastAsia="Arial" w:hAnsi="Arial" w:cs="Arial"/>
          <w:bCs/>
          <w:lang w:val="nl-NL"/>
        </w:rPr>
      </w:pPr>
      <w:r w:rsidRPr="007A4380">
        <w:rPr>
          <w:rFonts w:ascii="Arial" w:eastAsia="Arial" w:hAnsi="Arial" w:cs="Arial"/>
          <w:bCs/>
          <w:lang w:val="nl-NL"/>
        </w:rPr>
        <w:t xml:space="preserve">Sluitingsperiode schoolvakantie: zie </w:t>
      </w:r>
      <w:r w:rsidR="009130DE">
        <w:rPr>
          <w:rFonts w:ascii="Arial" w:eastAsia="Arial" w:hAnsi="Arial" w:cs="Arial"/>
          <w:bCs/>
          <w:lang w:val="nl-NL"/>
        </w:rPr>
        <w:t>www.clbtrikant.be</w:t>
      </w:r>
    </w:p>
    <w:p w14:paraId="640C5950" w14:textId="77777777" w:rsidR="00413B76" w:rsidRPr="007A4380" w:rsidRDefault="00413B76" w:rsidP="1EA13078">
      <w:pPr>
        <w:spacing w:line="320" w:lineRule="exact"/>
        <w:rPr>
          <w:rFonts w:ascii="Arial" w:eastAsia="Arial" w:hAnsi="Arial" w:cs="Arial"/>
          <w:b/>
          <w:bCs/>
          <w:u w:val="single"/>
          <w:lang w:val="nl-NL"/>
        </w:rPr>
      </w:pPr>
    </w:p>
    <w:p w14:paraId="4C875AAA" w14:textId="7FAE145B" w:rsidR="00851F34" w:rsidRPr="007A4380" w:rsidRDefault="1EA13078" w:rsidP="1EA13078">
      <w:pPr>
        <w:spacing w:line="320" w:lineRule="exact"/>
        <w:rPr>
          <w:rFonts w:ascii="Arial" w:eastAsia="Arial" w:hAnsi="Arial" w:cs="Arial"/>
          <w:b/>
          <w:bCs/>
          <w:u w:val="single"/>
          <w:lang w:val="nl-NL"/>
        </w:rPr>
      </w:pPr>
      <w:r w:rsidRPr="007A4380">
        <w:rPr>
          <w:rFonts w:ascii="Arial" w:eastAsia="Arial" w:hAnsi="Arial" w:cs="Arial"/>
          <w:b/>
          <w:bCs/>
          <w:u w:val="single"/>
          <w:lang w:val="nl-NL"/>
        </w:rPr>
        <w:t>Waarvoor kan je bij het CLB terecht?</w:t>
      </w:r>
    </w:p>
    <w:p w14:paraId="06E085E1" w14:textId="77777777" w:rsidR="00A876B4" w:rsidRPr="007A4380" w:rsidRDefault="1EA13078" w:rsidP="00DF731C">
      <w:pPr>
        <w:spacing w:line="320" w:lineRule="exact"/>
        <w:rPr>
          <w:rFonts w:ascii="Arial" w:eastAsia="Arial" w:hAnsi="Arial" w:cs="Arial"/>
          <w:lang w:val="nl-NL"/>
        </w:rPr>
      </w:pPr>
      <w:r w:rsidRPr="007A4380">
        <w:rPr>
          <w:rFonts w:ascii="Arial" w:eastAsia="Arial" w:hAnsi="Arial" w:cs="Arial"/>
          <w:lang w:val="nl-NL"/>
        </w:rPr>
        <w:t xml:space="preserve">Het CLB biedt </w:t>
      </w:r>
      <w:r w:rsidR="00A876B4" w:rsidRPr="007A4380">
        <w:rPr>
          <w:rFonts w:ascii="Arial" w:eastAsia="Arial" w:hAnsi="Arial" w:cs="Arial"/>
          <w:lang w:val="nl-NL"/>
        </w:rPr>
        <w:t xml:space="preserve">gratis </w:t>
      </w:r>
      <w:r w:rsidRPr="007A4380">
        <w:rPr>
          <w:rFonts w:ascii="Arial" w:eastAsia="Arial" w:hAnsi="Arial" w:cs="Arial"/>
          <w:lang w:val="nl-NL"/>
        </w:rPr>
        <w:t xml:space="preserve">informatie, hulp en begeleiding voor leerlingen, ouders en scholen. </w:t>
      </w:r>
    </w:p>
    <w:p w14:paraId="0F3A9EBE" w14:textId="31596C0A" w:rsidR="00BB5489" w:rsidRPr="007A4380" w:rsidRDefault="00A876B4" w:rsidP="00DF731C">
      <w:pPr>
        <w:spacing w:line="320" w:lineRule="exact"/>
        <w:rPr>
          <w:rFonts w:ascii="Arial" w:hAnsi="Arial" w:cs="Arial"/>
        </w:rPr>
      </w:pPr>
      <w:r w:rsidRPr="007A4380">
        <w:rPr>
          <w:rFonts w:ascii="Arial" w:hAnsi="Arial" w:cs="Arial"/>
        </w:rPr>
        <w:t>Het CLB werkt samen met de school, maar behoort er niet toe. Je kan dus gerust met jouw vragen los van de school bij het CLB terecht. Aarzel niet om het CLB te contacteren.</w:t>
      </w:r>
    </w:p>
    <w:p w14:paraId="7645A464" w14:textId="5374E0E3" w:rsidR="00A876B4" w:rsidRPr="007A4380" w:rsidRDefault="1EA13078" w:rsidP="00DF731C">
      <w:pPr>
        <w:spacing w:line="320" w:lineRule="exact"/>
        <w:rPr>
          <w:rFonts w:ascii="Arial" w:eastAsia="Arial" w:hAnsi="Arial" w:cs="Arial"/>
          <w:lang w:val="nl-NL" w:eastAsia="en-US"/>
        </w:rPr>
      </w:pPr>
      <w:r w:rsidRPr="007A4380">
        <w:rPr>
          <w:rFonts w:ascii="Arial" w:eastAsia="Arial" w:hAnsi="Arial" w:cs="Arial"/>
          <w:lang w:val="nl-NL" w:eastAsia="en-US"/>
        </w:rPr>
        <w:t>Het</w:t>
      </w:r>
      <w:r w:rsidR="00EF20F5" w:rsidRPr="007A4380">
        <w:rPr>
          <w:rFonts w:ascii="Arial" w:eastAsia="Arial" w:hAnsi="Arial" w:cs="Arial"/>
          <w:lang w:val="nl-NL" w:eastAsia="en-US"/>
        </w:rPr>
        <w:t xml:space="preserve"> CLB</w:t>
      </w:r>
      <w:r w:rsidRPr="007A4380">
        <w:rPr>
          <w:rFonts w:ascii="Arial" w:eastAsia="Arial" w:hAnsi="Arial" w:cs="Arial"/>
          <w:lang w:val="nl-NL" w:eastAsia="en-US"/>
        </w:rPr>
        <w:t xml:space="preserve"> heeft als opdracht </w:t>
      </w:r>
      <w:r w:rsidR="00EF20F5" w:rsidRPr="007A4380">
        <w:rPr>
          <w:rFonts w:ascii="Arial" w:eastAsia="Arial" w:hAnsi="Arial" w:cs="Arial"/>
          <w:lang w:val="nl-NL" w:eastAsia="en-US"/>
        </w:rPr>
        <w:t xml:space="preserve">samen met de school mee te werken aan het welzijn van leerlingen. </w:t>
      </w:r>
      <w:r w:rsidRPr="007A4380">
        <w:rPr>
          <w:rFonts w:ascii="Arial" w:eastAsia="Arial" w:hAnsi="Arial" w:cs="Arial"/>
          <w:lang w:val="nl-NL" w:eastAsia="en-US"/>
        </w:rPr>
        <w:t>De begeleiding van leerlingen gebeurt op vier domeinen:</w:t>
      </w:r>
    </w:p>
    <w:p w14:paraId="07BDB4CA" w14:textId="0559344C" w:rsidR="0081230A" w:rsidRPr="007A4380" w:rsidRDefault="1EA13078" w:rsidP="007E478C">
      <w:pPr>
        <w:numPr>
          <w:ilvl w:val="0"/>
          <w:numId w:val="88"/>
        </w:numPr>
        <w:spacing w:line="320" w:lineRule="exact"/>
        <w:rPr>
          <w:rFonts w:ascii="Arial" w:eastAsia="Arial,Arial,Calibri" w:hAnsi="Arial" w:cs="Arial"/>
          <w:lang w:val="nl-NL" w:eastAsia="en-US"/>
        </w:rPr>
      </w:pPr>
      <w:r w:rsidRPr="007A4380">
        <w:rPr>
          <w:rFonts w:ascii="Arial" w:eastAsia="Arial" w:hAnsi="Arial" w:cs="Arial"/>
          <w:lang w:val="nl-NL" w:eastAsia="en-US"/>
        </w:rPr>
        <w:t>Leren en studeren</w:t>
      </w:r>
      <w:r w:rsidRPr="007A4380">
        <w:rPr>
          <w:rFonts w:ascii="Arial" w:eastAsia="Arial,Arial,Calibri" w:hAnsi="Arial" w:cs="Arial"/>
          <w:lang w:val="nl-NL" w:eastAsia="en-US"/>
        </w:rPr>
        <w:t>,</w:t>
      </w:r>
      <w:r w:rsidRPr="007A4380">
        <w:rPr>
          <w:rFonts w:ascii="Arial" w:eastAsia="Arial" w:hAnsi="Arial" w:cs="Arial"/>
          <w:lang w:val="nl-NL" w:eastAsia="en-US"/>
        </w:rPr>
        <w:t xml:space="preserve"> bv. </w:t>
      </w:r>
      <w:r w:rsidRPr="007A4380">
        <w:rPr>
          <w:rFonts w:ascii="Arial" w:eastAsia="Arial" w:hAnsi="Arial" w:cs="Arial"/>
          <w:lang w:eastAsia="en-US"/>
        </w:rPr>
        <w:t>als je moeite hebt met leren…</w:t>
      </w:r>
    </w:p>
    <w:p w14:paraId="13CD6E18" w14:textId="6AF32064" w:rsidR="0081230A" w:rsidRPr="007A4380" w:rsidRDefault="1EA13078" w:rsidP="007E478C">
      <w:pPr>
        <w:numPr>
          <w:ilvl w:val="0"/>
          <w:numId w:val="88"/>
        </w:numPr>
        <w:spacing w:line="320" w:lineRule="exact"/>
        <w:rPr>
          <w:rFonts w:ascii="Arial" w:eastAsia="Arial,Arial,Calibri" w:hAnsi="Arial" w:cs="Arial"/>
          <w:lang w:val="nl-NL" w:eastAsia="en-US"/>
        </w:rPr>
      </w:pPr>
      <w:r w:rsidRPr="007A4380">
        <w:rPr>
          <w:rFonts w:ascii="Arial" w:eastAsia="Arial" w:hAnsi="Arial" w:cs="Arial"/>
          <w:lang w:val="nl-NL" w:eastAsia="en-US"/>
        </w:rPr>
        <w:t>Onderwijsloopba</w:t>
      </w:r>
      <w:r w:rsidR="00647A35">
        <w:rPr>
          <w:rFonts w:ascii="Arial" w:eastAsia="Arial" w:hAnsi="Arial" w:cs="Arial"/>
          <w:lang w:val="nl-NL" w:eastAsia="en-US"/>
        </w:rPr>
        <w:t>an</w:t>
      </w:r>
      <w:r w:rsidR="00647A35" w:rsidRPr="0061523F">
        <w:rPr>
          <w:rFonts w:ascii="Arial" w:hAnsi="Arial" w:cs="Arial"/>
          <w:lang w:val="nl-NL" w:eastAsia="en-US"/>
        </w:rPr>
        <w:t>:</w:t>
      </w:r>
      <w:r w:rsidR="00475BAA" w:rsidRPr="0061523F">
        <w:rPr>
          <w:rFonts w:ascii="Arial" w:hAnsi="Arial" w:cs="Arial"/>
          <w:lang w:val="nl-NL" w:eastAsia="en-US"/>
        </w:rPr>
        <w:t xml:space="preserve"> </w:t>
      </w:r>
      <w:r w:rsidR="00647A35" w:rsidRPr="0061523F">
        <w:rPr>
          <w:rFonts w:ascii="Arial" w:hAnsi="Arial" w:cs="Arial"/>
        </w:rPr>
        <w:t>je kan er terecht voor hulp bij studie- en beroepskeuze, begeleiding anderstaligen, trajecten bij verplicht advies (bv. aanvraag naar ondersteuning, revalidatie buiten de lestijden, overstap naar buitengewoon onderwijs)…</w:t>
      </w:r>
    </w:p>
    <w:p w14:paraId="4B0557D9" w14:textId="069507A9" w:rsidR="0081230A" w:rsidRPr="007A4380" w:rsidRDefault="1EA13078" w:rsidP="007E478C">
      <w:pPr>
        <w:numPr>
          <w:ilvl w:val="0"/>
          <w:numId w:val="88"/>
        </w:numPr>
        <w:spacing w:line="320" w:lineRule="exact"/>
        <w:rPr>
          <w:rFonts w:ascii="Arial" w:eastAsia="Arial,Arial,Calibri" w:hAnsi="Arial" w:cs="Arial"/>
          <w:lang w:val="nl-NL" w:eastAsia="en-US"/>
        </w:rPr>
      </w:pPr>
      <w:r w:rsidRPr="007A4380">
        <w:rPr>
          <w:rFonts w:ascii="Arial" w:eastAsia="Arial" w:hAnsi="Arial" w:cs="Arial"/>
          <w:lang w:val="nl-NL" w:eastAsia="en-US"/>
        </w:rPr>
        <w:t>Preventieve gezondheidszorg</w:t>
      </w:r>
      <w:r w:rsidR="00413B76" w:rsidRPr="007A4380">
        <w:rPr>
          <w:rFonts w:ascii="Arial" w:eastAsia="Arial,Arial,Calibri" w:hAnsi="Arial" w:cs="Arial"/>
          <w:lang w:val="nl-NL" w:eastAsia="en-US"/>
        </w:rPr>
        <w:t xml:space="preserve">: </w:t>
      </w:r>
      <w:r w:rsidRPr="007A4380">
        <w:rPr>
          <w:rFonts w:ascii="Arial" w:eastAsia="Arial" w:hAnsi="Arial" w:cs="Arial"/>
          <w:lang w:eastAsia="en-US"/>
        </w:rPr>
        <w:t xml:space="preserve">bij vragen over je </w:t>
      </w:r>
      <w:r w:rsidR="00A876B4" w:rsidRPr="007A4380">
        <w:rPr>
          <w:rFonts w:ascii="Arial" w:eastAsia="Arial" w:hAnsi="Arial" w:cs="Arial"/>
          <w:lang w:eastAsia="en-US"/>
        </w:rPr>
        <w:t>gezondheid, je lichaam</w:t>
      </w:r>
      <w:r w:rsidRPr="007A4380">
        <w:rPr>
          <w:rFonts w:ascii="Arial" w:eastAsia="Arial" w:hAnsi="Arial" w:cs="Arial"/>
          <w:lang w:eastAsia="en-US"/>
        </w:rPr>
        <w:t>,</w:t>
      </w:r>
      <w:r w:rsidR="00254F24" w:rsidRPr="007A4380">
        <w:rPr>
          <w:rFonts w:ascii="Arial" w:eastAsia="Arial" w:hAnsi="Arial" w:cs="Arial"/>
          <w:lang w:eastAsia="en-US"/>
        </w:rPr>
        <w:t xml:space="preserve"> inentingen</w:t>
      </w:r>
      <w:r w:rsidRPr="007A4380">
        <w:rPr>
          <w:rFonts w:ascii="Arial" w:eastAsia="Arial" w:hAnsi="Arial" w:cs="Arial"/>
          <w:lang w:eastAsia="en-US"/>
        </w:rPr>
        <w:t>…</w:t>
      </w:r>
    </w:p>
    <w:p w14:paraId="7BB71895" w14:textId="19F88528" w:rsidR="00AB4D19" w:rsidRPr="00B25EF8" w:rsidRDefault="1EA13078" w:rsidP="007E478C">
      <w:pPr>
        <w:numPr>
          <w:ilvl w:val="0"/>
          <w:numId w:val="88"/>
        </w:numPr>
        <w:spacing w:line="320" w:lineRule="exact"/>
        <w:rPr>
          <w:rFonts w:ascii="Arial" w:eastAsia="Arial,Arial,Calibri" w:hAnsi="Arial" w:cs="Arial"/>
          <w:lang w:eastAsia="en-US"/>
        </w:rPr>
      </w:pPr>
      <w:r w:rsidRPr="007A4380">
        <w:rPr>
          <w:rFonts w:ascii="Arial" w:eastAsia="Arial" w:hAnsi="Arial" w:cs="Arial"/>
          <w:lang w:val="nl-NL" w:eastAsia="en-US"/>
        </w:rPr>
        <w:t>Psychisch en sociaal functioneren</w:t>
      </w:r>
      <w:r w:rsidR="00413B76" w:rsidRPr="007A4380">
        <w:rPr>
          <w:rFonts w:ascii="Arial" w:eastAsia="Arial,Arial,Calibri" w:hAnsi="Arial" w:cs="Arial"/>
          <w:lang w:val="nl-NL" w:eastAsia="en-US"/>
        </w:rPr>
        <w:t xml:space="preserve">: </w:t>
      </w:r>
      <w:r w:rsidRPr="007A4380">
        <w:rPr>
          <w:rFonts w:ascii="Arial" w:eastAsia="Arial" w:hAnsi="Arial" w:cs="Arial"/>
          <w:lang w:eastAsia="en-US"/>
        </w:rPr>
        <w:t>als je ergens mee zit of als je je niet goed in je vel voelt</w:t>
      </w:r>
      <w:r w:rsidR="00254F24" w:rsidRPr="007A4380">
        <w:rPr>
          <w:rFonts w:ascii="Arial" w:eastAsia="Arial" w:hAnsi="Arial" w:cs="Arial"/>
          <w:lang w:eastAsia="en-US"/>
        </w:rPr>
        <w:t>, ouders met vragen over opvoeding</w:t>
      </w:r>
      <w:r w:rsidRPr="007A4380">
        <w:rPr>
          <w:rFonts w:ascii="Arial" w:eastAsia="Arial" w:hAnsi="Arial" w:cs="Arial"/>
          <w:lang w:eastAsia="en-US"/>
        </w:rPr>
        <w:t>…</w:t>
      </w:r>
    </w:p>
    <w:p w14:paraId="60D1579D" w14:textId="7218D82E" w:rsidR="00AB4D19" w:rsidRPr="00E34387" w:rsidRDefault="1EAD616F" w:rsidP="00E34387">
      <w:pPr>
        <w:rPr>
          <w:rFonts w:ascii="Arial" w:hAnsi="Arial" w:cs="Arial"/>
        </w:rPr>
      </w:pPr>
      <w:r w:rsidRPr="2B339EEE">
        <w:rPr>
          <w:rFonts w:ascii="Arial" w:hAnsi="Arial" w:cs="Arial"/>
        </w:rPr>
        <w:t>De school en het CLB hebben rond de leerlingenbegeleiding afspraken gemaakt.</w:t>
      </w:r>
      <w:r w:rsidR="55064015" w:rsidRPr="2B339EEE">
        <w:rPr>
          <w:rFonts w:ascii="Arial" w:hAnsi="Arial" w:cs="Arial"/>
        </w:rPr>
        <w:t xml:space="preserve"> </w:t>
      </w:r>
      <w:r w:rsidRPr="2B339EEE">
        <w:rPr>
          <w:rFonts w:ascii="Arial" w:hAnsi="Arial" w:cs="Arial"/>
        </w:rPr>
        <w:t xml:space="preserve">Elke school heeft een CLB-contactpersoon. Die werkt in het CLB in een multidisciplinair team, dat bestaat uit artsen, psychologen en/of pedagogen, maatschappelijk werkers en verpleegkundigen. Welke CLB-contactpersoon verbonden is aan jouw school kan je opvragen via school of via </w:t>
      </w:r>
      <w:hyperlink r:id="rId35">
        <w:r w:rsidRPr="2B339EEE">
          <w:rPr>
            <w:rFonts w:ascii="Arial" w:hAnsi="Arial" w:cs="Arial"/>
            <w:u w:val="single"/>
          </w:rPr>
          <w:t>www.clbtrikant.be</w:t>
        </w:r>
      </w:hyperlink>
      <w:r w:rsidRPr="2B339EEE">
        <w:rPr>
          <w:rFonts w:ascii="Arial" w:hAnsi="Arial" w:cs="Arial"/>
        </w:rPr>
        <w:t>.</w:t>
      </w:r>
    </w:p>
    <w:p w14:paraId="69624463" w14:textId="4FD5E087" w:rsidR="0077364A" w:rsidRPr="007A4380" w:rsidRDefault="0077364A" w:rsidP="1EA13078">
      <w:pPr>
        <w:rPr>
          <w:rFonts w:ascii="Arial" w:eastAsia="Arial" w:hAnsi="Arial" w:cs="Arial"/>
          <w:b/>
          <w:bCs/>
          <w:u w:val="single"/>
        </w:rPr>
      </w:pPr>
      <w:r w:rsidRPr="007A4380">
        <w:rPr>
          <w:rFonts w:ascii="Arial" w:eastAsia="Arial" w:hAnsi="Arial" w:cs="Arial"/>
          <w:b/>
          <w:bCs/>
          <w:u w:val="single"/>
        </w:rPr>
        <w:t xml:space="preserve">Leden van het kernteam CLB voor </w:t>
      </w:r>
      <w:r w:rsidR="00956898">
        <w:rPr>
          <w:rFonts w:ascii="Arial" w:eastAsia="Arial" w:hAnsi="Arial" w:cs="Arial"/>
          <w:b/>
          <w:bCs/>
          <w:u w:val="single"/>
        </w:rPr>
        <w:t>NOVA campus VISO</w:t>
      </w:r>
      <w:r w:rsidRPr="007A4380">
        <w:rPr>
          <w:rFonts w:ascii="Arial" w:eastAsia="Arial" w:hAnsi="Arial" w:cs="Arial"/>
          <w:b/>
          <w:bCs/>
          <w:u w:val="single"/>
        </w:rPr>
        <w:t>:</w:t>
      </w:r>
    </w:p>
    <w:p w14:paraId="28AC0F66" w14:textId="7047F71D" w:rsidR="00C10AE2" w:rsidRPr="00E34387" w:rsidRDefault="0077364A" w:rsidP="1EA13078">
      <w:pPr>
        <w:tabs>
          <w:tab w:val="left" w:pos="4536"/>
        </w:tabs>
        <w:spacing w:line="320" w:lineRule="exact"/>
        <w:ind w:left="567"/>
        <w:rPr>
          <w:rFonts w:ascii="Arial" w:eastAsia="Arial" w:hAnsi="Arial" w:cs="Arial"/>
          <w:lang w:val="nl-NL"/>
        </w:rPr>
      </w:pPr>
      <w:bookmarkStart w:id="185" w:name="_Hlk80785022"/>
      <w:r w:rsidRPr="00E34387">
        <w:rPr>
          <w:rFonts w:ascii="Arial" w:eastAsia="Arial" w:hAnsi="Arial" w:cs="Arial"/>
          <w:u w:val="single"/>
          <w:lang w:val="nl-NL"/>
        </w:rPr>
        <w:t>Kernteam v</w:t>
      </w:r>
      <w:r w:rsidR="00C10AE2" w:rsidRPr="00E34387">
        <w:rPr>
          <w:rFonts w:ascii="Arial" w:eastAsia="Arial" w:hAnsi="Arial" w:cs="Arial"/>
          <w:u w:val="single"/>
          <w:lang w:val="nl-NL"/>
        </w:rPr>
        <w:t>oor campus Dr. Delbekestraat:</w:t>
      </w:r>
      <w:r w:rsidR="00C10AE2" w:rsidRPr="00E34387">
        <w:rPr>
          <w:rFonts w:ascii="Arial" w:hAnsi="Arial" w:cs="Arial"/>
          <w:lang w:val="nl-NL"/>
        </w:rPr>
        <w:tab/>
      </w:r>
      <w:r w:rsidR="00C10AE2" w:rsidRPr="00E34387">
        <w:rPr>
          <w:rFonts w:ascii="Arial" w:hAnsi="Arial" w:cs="Arial"/>
          <w:lang w:val="nl-NL"/>
        </w:rPr>
        <w:tab/>
      </w:r>
      <w:r w:rsidR="00C10AE2" w:rsidRPr="00E34387">
        <w:rPr>
          <w:rFonts w:ascii="Arial" w:hAnsi="Arial" w:cs="Arial"/>
          <w:lang w:val="nl-NL"/>
        </w:rPr>
        <w:tab/>
      </w:r>
      <w:r w:rsidRPr="00E34387">
        <w:rPr>
          <w:rFonts w:ascii="Arial" w:hAnsi="Arial" w:cs="Arial"/>
          <w:lang w:val="nl-NL"/>
        </w:rPr>
        <w:t xml:space="preserve">Kernteam </w:t>
      </w:r>
      <w:r w:rsidR="00C10AE2" w:rsidRPr="00E34387">
        <w:rPr>
          <w:rFonts w:ascii="Arial" w:eastAsia="Arial" w:hAnsi="Arial" w:cs="Arial"/>
          <w:u w:val="single"/>
          <w:lang w:val="nl-NL"/>
        </w:rPr>
        <w:t>voor campus Polenplein:</w:t>
      </w:r>
    </w:p>
    <w:p w14:paraId="4742FCF3" w14:textId="56DC72C8" w:rsidR="00142DD4" w:rsidRPr="00E34387" w:rsidRDefault="3C9020A1" w:rsidP="2B339EEE">
      <w:pPr>
        <w:spacing w:line="320" w:lineRule="exact"/>
        <w:ind w:left="567"/>
        <w:rPr>
          <w:rFonts w:ascii="Arial" w:eastAsia="Arial" w:hAnsi="Arial" w:cs="Arial"/>
          <w:color w:val="9BBB59" w:themeColor="accent3"/>
        </w:rPr>
      </w:pPr>
      <w:r w:rsidRPr="00E34387">
        <w:rPr>
          <w:rFonts w:ascii="Arial" w:eastAsia="Arial" w:hAnsi="Arial" w:cs="Arial"/>
        </w:rPr>
        <w:t>Contactpersoon</w:t>
      </w:r>
      <w:r w:rsidR="7DA482BC" w:rsidRPr="00E34387">
        <w:rPr>
          <w:rFonts w:ascii="Arial" w:eastAsia="Arial" w:hAnsi="Arial" w:cs="Arial"/>
        </w:rPr>
        <w:t>:</w:t>
      </w:r>
      <w:r w:rsidR="001D29AC" w:rsidRPr="00E34387">
        <w:tab/>
      </w:r>
      <w:r w:rsidR="001D29AC" w:rsidRPr="00E34387">
        <w:tab/>
      </w:r>
      <w:r w:rsidR="001D29AC" w:rsidRPr="00E34387">
        <w:tab/>
      </w:r>
      <w:r w:rsidR="001D29AC" w:rsidRPr="00E34387">
        <w:tab/>
      </w:r>
      <w:r w:rsidR="001D29AC" w:rsidRPr="00E34387">
        <w:tab/>
      </w:r>
      <w:r w:rsidR="001D29AC" w:rsidRPr="00E34387">
        <w:tab/>
      </w:r>
      <w:r w:rsidRPr="00E34387">
        <w:rPr>
          <w:rFonts w:ascii="Arial" w:eastAsia="Arial" w:hAnsi="Arial" w:cs="Arial"/>
        </w:rPr>
        <w:t>Contactpersoon</w:t>
      </w:r>
      <w:r w:rsidR="7DA482BC" w:rsidRPr="00E34387">
        <w:rPr>
          <w:rFonts w:ascii="Arial" w:eastAsia="Arial" w:hAnsi="Arial" w:cs="Arial"/>
        </w:rPr>
        <w:t>:</w:t>
      </w:r>
    </w:p>
    <w:p w14:paraId="0F04E16F" w14:textId="3C7DE7A6" w:rsidR="00482D2F" w:rsidRPr="00BD211C" w:rsidRDefault="5EA37E29" w:rsidP="2B339EEE">
      <w:pPr>
        <w:spacing w:line="320" w:lineRule="exact"/>
        <w:rPr>
          <w:rFonts w:ascii="Arial" w:eastAsia="Arial" w:hAnsi="Arial" w:cs="Arial"/>
          <w:highlight w:val="lightGray"/>
        </w:rPr>
      </w:pPr>
      <w:r w:rsidRPr="00E34387">
        <w:rPr>
          <w:rFonts w:ascii="Arial" w:eastAsia="Arial" w:hAnsi="Arial" w:cs="Arial"/>
        </w:rPr>
        <w:t xml:space="preserve">          </w:t>
      </w:r>
      <w:r w:rsidR="7DA482BC" w:rsidRPr="00BD211C">
        <w:rPr>
          <w:rFonts w:ascii="Arial" w:eastAsia="Arial" w:hAnsi="Arial" w:cs="Arial"/>
          <w:highlight w:val="lightGray"/>
        </w:rPr>
        <w:t xml:space="preserve">Mieke </w:t>
      </w:r>
      <w:proofErr w:type="spellStart"/>
      <w:r w:rsidR="7DA482BC" w:rsidRPr="00BD211C">
        <w:rPr>
          <w:rFonts w:ascii="Arial" w:eastAsia="Arial" w:hAnsi="Arial" w:cs="Arial"/>
          <w:highlight w:val="lightGray"/>
        </w:rPr>
        <w:t>Cappon</w:t>
      </w:r>
      <w:proofErr w:type="spellEnd"/>
      <w:r w:rsidR="00482D2F" w:rsidRPr="00BD211C">
        <w:rPr>
          <w:rFonts w:ascii="Arial" w:eastAsia="Arial" w:hAnsi="Arial" w:cs="Arial"/>
          <w:highlight w:val="lightGray"/>
        </w:rPr>
        <w:t xml:space="preserve"> (1</w:t>
      </w:r>
      <w:r w:rsidR="00482D2F" w:rsidRPr="00BD211C">
        <w:rPr>
          <w:rFonts w:ascii="Arial" w:eastAsia="Arial" w:hAnsi="Arial" w:cs="Arial"/>
          <w:highlight w:val="lightGray"/>
          <w:vertAlign w:val="superscript"/>
        </w:rPr>
        <w:t>e</w:t>
      </w:r>
      <w:r w:rsidR="00482D2F" w:rsidRPr="00BD211C">
        <w:rPr>
          <w:rFonts w:ascii="Arial" w:eastAsia="Arial" w:hAnsi="Arial" w:cs="Arial"/>
          <w:highlight w:val="lightGray"/>
        </w:rPr>
        <w:t xml:space="preserve"> en 2</w:t>
      </w:r>
      <w:r w:rsidR="00482D2F" w:rsidRPr="00BD211C">
        <w:rPr>
          <w:rFonts w:ascii="Arial" w:eastAsia="Arial" w:hAnsi="Arial" w:cs="Arial"/>
          <w:highlight w:val="lightGray"/>
          <w:vertAlign w:val="superscript"/>
        </w:rPr>
        <w:t>e</w:t>
      </w:r>
      <w:r w:rsidR="00482D2F" w:rsidRPr="00BD211C">
        <w:rPr>
          <w:rFonts w:ascii="Arial" w:eastAsia="Arial" w:hAnsi="Arial" w:cs="Arial"/>
          <w:highlight w:val="lightGray"/>
        </w:rPr>
        <w:t xml:space="preserve"> graad)                                          Sofie </w:t>
      </w:r>
      <w:proofErr w:type="spellStart"/>
      <w:r w:rsidR="00482D2F" w:rsidRPr="00BD211C">
        <w:rPr>
          <w:rFonts w:ascii="Arial" w:eastAsia="Arial" w:hAnsi="Arial" w:cs="Arial"/>
          <w:highlight w:val="lightGray"/>
        </w:rPr>
        <w:t>Demeyere</w:t>
      </w:r>
      <w:proofErr w:type="spellEnd"/>
      <w:r w:rsidR="00482D2F" w:rsidRPr="00BD211C">
        <w:rPr>
          <w:rFonts w:ascii="Arial" w:eastAsia="Arial" w:hAnsi="Arial" w:cs="Arial"/>
          <w:highlight w:val="lightGray"/>
        </w:rPr>
        <w:t xml:space="preserve"> (1</w:t>
      </w:r>
      <w:r w:rsidR="00482D2F" w:rsidRPr="00BD211C">
        <w:rPr>
          <w:rFonts w:ascii="Arial" w:eastAsia="Arial" w:hAnsi="Arial" w:cs="Arial"/>
          <w:highlight w:val="lightGray"/>
          <w:vertAlign w:val="superscript"/>
        </w:rPr>
        <w:t>e</w:t>
      </w:r>
      <w:r w:rsidR="00482D2F" w:rsidRPr="00BD211C">
        <w:rPr>
          <w:rFonts w:ascii="Arial" w:eastAsia="Arial" w:hAnsi="Arial" w:cs="Arial"/>
          <w:highlight w:val="lightGray"/>
        </w:rPr>
        <w:t xml:space="preserve"> tot 3e graad)</w:t>
      </w:r>
    </w:p>
    <w:p w14:paraId="151A51DA" w14:textId="5DF5A177" w:rsidR="00A858F9" w:rsidRPr="0061523F" w:rsidRDefault="00482D2F" w:rsidP="2B339EEE">
      <w:pPr>
        <w:spacing w:line="320" w:lineRule="exact"/>
        <w:rPr>
          <w:rFonts w:ascii="Arial" w:eastAsia="Arial" w:hAnsi="Arial" w:cs="Arial"/>
        </w:rPr>
      </w:pPr>
      <w:r w:rsidRPr="00BD211C">
        <w:rPr>
          <w:rFonts w:ascii="Arial" w:eastAsia="Arial" w:hAnsi="Arial" w:cs="Arial"/>
          <w:highlight w:val="lightGray"/>
        </w:rPr>
        <w:t xml:space="preserve">          </w:t>
      </w:r>
      <w:r w:rsidR="3C9020A1" w:rsidRPr="00BD211C">
        <w:rPr>
          <w:rFonts w:ascii="Arial" w:eastAsia="Arial" w:hAnsi="Arial" w:cs="Arial"/>
          <w:highlight w:val="lightGray"/>
        </w:rPr>
        <w:t>en Lieselot Vroman</w:t>
      </w:r>
      <w:r w:rsidRPr="00BD211C">
        <w:rPr>
          <w:rFonts w:ascii="Arial" w:eastAsia="Arial" w:hAnsi="Arial" w:cs="Arial"/>
          <w:highlight w:val="lightGray"/>
        </w:rPr>
        <w:t xml:space="preserve"> (3</w:t>
      </w:r>
      <w:r w:rsidRPr="00BD211C">
        <w:rPr>
          <w:rFonts w:ascii="Arial" w:eastAsia="Arial" w:hAnsi="Arial" w:cs="Arial"/>
          <w:highlight w:val="lightGray"/>
          <w:vertAlign w:val="superscript"/>
        </w:rPr>
        <w:t>e</w:t>
      </w:r>
      <w:r w:rsidRPr="00BD211C">
        <w:rPr>
          <w:rFonts w:ascii="Arial" w:eastAsia="Arial" w:hAnsi="Arial" w:cs="Arial"/>
          <w:highlight w:val="lightGray"/>
        </w:rPr>
        <w:t xml:space="preserve"> graad)                                            </w:t>
      </w:r>
      <w:r w:rsidR="00624223" w:rsidRPr="00BD211C">
        <w:rPr>
          <w:rFonts w:ascii="Arial" w:eastAsia="Arial" w:hAnsi="Arial" w:cs="Arial"/>
          <w:highlight w:val="lightGray"/>
        </w:rPr>
        <w:t xml:space="preserve">Evelyn </w:t>
      </w:r>
      <w:proofErr w:type="spellStart"/>
      <w:r w:rsidR="00624223" w:rsidRPr="00BD211C">
        <w:rPr>
          <w:rFonts w:ascii="Arial" w:eastAsia="Arial" w:hAnsi="Arial" w:cs="Arial"/>
          <w:highlight w:val="lightGray"/>
        </w:rPr>
        <w:t>Asseloos</w:t>
      </w:r>
      <w:proofErr w:type="spellEnd"/>
      <w:r w:rsidR="00624223" w:rsidRPr="00BD211C">
        <w:rPr>
          <w:rFonts w:ascii="Arial" w:eastAsia="Arial" w:hAnsi="Arial" w:cs="Arial"/>
          <w:highlight w:val="lightGray"/>
        </w:rPr>
        <w:t xml:space="preserve"> (3</w:t>
      </w:r>
      <w:r w:rsidR="00624223" w:rsidRPr="00BD211C">
        <w:rPr>
          <w:rFonts w:ascii="Arial" w:eastAsia="Arial" w:hAnsi="Arial" w:cs="Arial"/>
          <w:highlight w:val="lightGray"/>
          <w:vertAlign w:val="superscript"/>
        </w:rPr>
        <w:t>e</w:t>
      </w:r>
      <w:r w:rsidR="00624223" w:rsidRPr="00BD211C">
        <w:rPr>
          <w:rFonts w:ascii="Arial" w:eastAsia="Arial" w:hAnsi="Arial" w:cs="Arial"/>
          <w:highlight w:val="lightGray"/>
        </w:rPr>
        <w:t xml:space="preserve"> graad)</w:t>
      </w:r>
    </w:p>
    <w:p w14:paraId="1A7321C2" w14:textId="6C5EF8A5" w:rsidR="2B339EEE" w:rsidRPr="00E34387" w:rsidRDefault="45C6A97C" w:rsidP="00E34387">
      <w:pPr>
        <w:spacing w:line="320" w:lineRule="exact"/>
        <w:ind w:left="567"/>
        <w:rPr>
          <w:rFonts w:ascii="Arial" w:eastAsia="Arial" w:hAnsi="Arial" w:cs="Arial"/>
        </w:rPr>
      </w:pPr>
      <w:r w:rsidRPr="00E34387">
        <w:rPr>
          <w:rFonts w:ascii="Arial" w:eastAsia="Arial" w:hAnsi="Arial" w:cs="Arial"/>
        </w:rPr>
        <w:t>De contactpersonen zijn de eerste aanspreekpunten voor de school en leerlingen en ouders. Langdurige trajecten kunnen ook verder opgevolgd worden door iemand van het kernteam dat bestaa</w:t>
      </w:r>
      <w:r w:rsidR="1CB8ADBE" w:rsidRPr="00E34387">
        <w:rPr>
          <w:rFonts w:ascii="Arial" w:eastAsia="Arial" w:hAnsi="Arial" w:cs="Arial"/>
        </w:rPr>
        <w:t>t</w:t>
      </w:r>
      <w:r w:rsidRPr="00E34387">
        <w:rPr>
          <w:rFonts w:ascii="Arial" w:eastAsia="Arial" w:hAnsi="Arial" w:cs="Arial"/>
        </w:rPr>
        <w:t xml:space="preserve"> uit </w:t>
      </w:r>
      <w:r w:rsidR="68EEA5F9" w:rsidRPr="00E34387">
        <w:rPr>
          <w:rFonts w:ascii="Arial" w:eastAsia="Arial" w:hAnsi="Arial" w:cs="Arial"/>
        </w:rPr>
        <w:t>psychologen, maatschappelijk werkers, paramedisch werkers…</w:t>
      </w:r>
    </w:p>
    <w:p w14:paraId="4A22667C" w14:textId="07970953" w:rsidR="00DD649E" w:rsidRPr="00E34387" w:rsidRDefault="68EEA5F9" w:rsidP="2B339EEE">
      <w:pPr>
        <w:spacing w:line="320" w:lineRule="exact"/>
        <w:ind w:left="567"/>
        <w:rPr>
          <w:rFonts w:ascii="Arial" w:eastAsia="Arial" w:hAnsi="Arial" w:cs="Arial"/>
        </w:rPr>
      </w:pPr>
      <w:r w:rsidRPr="00E34387">
        <w:rPr>
          <w:rFonts w:ascii="Arial" w:eastAsia="Arial" w:hAnsi="Arial" w:cs="Arial"/>
        </w:rPr>
        <w:t xml:space="preserve">De paramedisch werkers die in de eerste plaats aan onze school verbonden zijn </w:t>
      </w:r>
      <w:proofErr w:type="spellStart"/>
      <w:r w:rsidRPr="00E34387">
        <w:rPr>
          <w:rFonts w:ascii="Arial" w:eastAsia="Arial" w:hAnsi="Arial" w:cs="Arial"/>
        </w:rPr>
        <w:t>zijn</w:t>
      </w:r>
      <w:proofErr w:type="spellEnd"/>
      <w:r w:rsidRPr="00E34387">
        <w:rPr>
          <w:rFonts w:ascii="Arial" w:eastAsia="Arial" w:hAnsi="Arial" w:cs="Arial"/>
        </w:rPr>
        <w:t>:</w:t>
      </w:r>
    </w:p>
    <w:p w14:paraId="52BD615B" w14:textId="55AD12E3" w:rsidR="00142DD4" w:rsidRPr="00E34387" w:rsidRDefault="7DA482BC" w:rsidP="2B339EEE">
      <w:pPr>
        <w:spacing w:line="320" w:lineRule="exact"/>
        <w:ind w:left="567"/>
        <w:rPr>
          <w:rFonts w:ascii="Arial" w:eastAsia="Arial" w:hAnsi="Arial" w:cs="Arial"/>
          <w:color w:val="9BBB59" w:themeColor="accent3"/>
        </w:rPr>
      </w:pPr>
      <w:r w:rsidRPr="00E34387">
        <w:rPr>
          <w:rFonts w:ascii="Arial" w:eastAsia="Arial" w:hAnsi="Arial" w:cs="Arial"/>
        </w:rPr>
        <w:t>Paramedisch werker:</w:t>
      </w:r>
      <w:r w:rsidR="00142DD4" w:rsidRPr="00E34387">
        <w:tab/>
      </w:r>
      <w:r w:rsidR="00142DD4" w:rsidRPr="00E34387">
        <w:tab/>
      </w:r>
      <w:r w:rsidR="00142DD4" w:rsidRPr="00E34387">
        <w:tab/>
      </w:r>
      <w:r w:rsidR="00142DD4" w:rsidRPr="00E34387">
        <w:tab/>
      </w:r>
      <w:r w:rsidR="00142DD4" w:rsidRPr="00E34387">
        <w:tab/>
      </w:r>
      <w:r w:rsidRPr="00E34387">
        <w:rPr>
          <w:rFonts w:ascii="Arial" w:eastAsia="Arial" w:hAnsi="Arial" w:cs="Arial"/>
        </w:rPr>
        <w:t>Paramedisch werker:</w:t>
      </w:r>
    </w:p>
    <w:p w14:paraId="737EE498" w14:textId="2740AEEC" w:rsidR="00142DD4" w:rsidRPr="00E34387" w:rsidRDefault="7DA482BC" w:rsidP="2B339EEE">
      <w:pPr>
        <w:spacing w:line="320" w:lineRule="exact"/>
        <w:ind w:left="567"/>
        <w:rPr>
          <w:rFonts w:ascii="Arial" w:eastAsia="Arial" w:hAnsi="Arial" w:cs="Arial"/>
          <w:color w:val="9BBB59" w:themeColor="accent3"/>
        </w:rPr>
      </w:pPr>
      <w:r w:rsidRPr="00E34387">
        <w:rPr>
          <w:rFonts w:ascii="Arial" w:eastAsia="Arial" w:hAnsi="Arial" w:cs="Arial"/>
        </w:rPr>
        <w:t>Claudia Valcke</w:t>
      </w:r>
      <w:r w:rsidR="00142DD4" w:rsidRPr="00E34387">
        <w:tab/>
      </w:r>
      <w:r w:rsidR="00142DD4" w:rsidRPr="00E34387">
        <w:tab/>
      </w:r>
      <w:r w:rsidR="00142DD4" w:rsidRPr="00E34387">
        <w:tab/>
      </w:r>
      <w:r w:rsidR="00142DD4" w:rsidRPr="00E34387">
        <w:tab/>
      </w:r>
      <w:r w:rsidR="00142DD4" w:rsidRPr="00E34387">
        <w:tab/>
      </w:r>
      <w:r w:rsidR="304DCEAE" w:rsidRPr="00E34387">
        <w:rPr>
          <w:rFonts w:ascii="Arial" w:eastAsia="Arial" w:hAnsi="Arial" w:cs="Arial"/>
        </w:rPr>
        <w:t xml:space="preserve">             Davy Depraetere</w:t>
      </w:r>
    </w:p>
    <w:p w14:paraId="2E02CCDE" w14:textId="7D595770" w:rsidR="00142DD4" w:rsidRPr="00E34387" w:rsidRDefault="7DA482BC" w:rsidP="2B339EEE">
      <w:pPr>
        <w:spacing w:line="320" w:lineRule="exact"/>
        <w:ind w:left="567"/>
        <w:rPr>
          <w:rFonts w:ascii="Arial" w:eastAsia="Arial" w:hAnsi="Arial" w:cs="Arial"/>
          <w:color w:val="9BBB59" w:themeColor="accent3"/>
        </w:rPr>
      </w:pPr>
      <w:r w:rsidRPr="00E34387">
        <w:rPr>
          <w:rFonts w:ascii="Arial" w:eastAsia="Arial" w:hAnsi="Arial" w:cs="Arial"/>
        </w:rPr>
        <w:t>Arts:</w:t>
      </w:r>
      <w:r w:rsidR="00142DD4" w:rsidRPr="00E34387">
        <w:tab/>
      </w:r>
      <w:r w:rsidR="00142DD4" w:rsidRPr="00E34387">
        <w:tab/>
      </w:r>
      <w:r w:rsidR="00142DD4" w:rsidRPr="00E34387">
        <w:tab/>
      </w:r>
      <w:r w:rsidR="00142DD4" w:rsidRPr="00E34387">
        <w:tab/>
      </w:r>
      <w:r w:rsidR="00142DD4" w:rsidRPr="00E34387">
        <w:tab/>
      </w:r>
      <w:r w:rsidR="00142DD4" w:rsidRPr="00E34387">
        <w:tab/>
      </w:r>
      <w:r w:rsidR="00142DD4" w:rsidRPr="00E34387">
        <w:tab/>
      </w:r>
      <w:r w:rsidRPr="00E34387">
        <w:rPr>
          <w:rFonts w:ascii="Arial" w:eastAsia="Arial" w:hAnsi="Arial" w:cs="Arial"/>
        </w:rPr>
        <w:t>Arts:</w:t>
      </w:r>
    </w:p>
    <w:p w14:paraId="6E061FFD" w14:textId="62ECD2F1" w:rsidR="00BA0044" w:rsidRPr="00E34387" w:rsidRDefault="7DA482BC" w:rsidP="2B339EEE">
      <w:pPr>
        <w:spacing w:line="320" w:lineRule="exact"/>
        <w:ind w:left="567"/>
        <w:rPr>
          <w:rFonts w:ascii="Arial" w:eastAsia="Arial" w:hAnsi="Arial" w:cs="Arial"/>
          <w:color w:val="9BBB59" w:themeColor="accent3"/>
        </w:rPr>
      </w:pPr>
      <w:r w:rsidRPr="00E34387">
        <w:rPr>
          <w:rFonts w:ascii="Arial" w:eastAsia="Arial" w:hAnsi="Arial" w:cs="Arial"/>
        </w:rPr>
        <w:t xml:space="preserve">Inge </w:t>
      </w:r>
      <w:proofErr w:type="spellStart"/>
      <w:r w:rsidRPr="00E34387">
        <w:rPr>
          <w:rFonts w:ascii="Arial" w:eastAsia="Arial" w:hAnsi="Arial" w:cs="Arial"/>
        </w:rPr>
        <w:t>Vanmarcke</w:t>
      </w:r>
      <w:proofErr w:type="spellEnd"/>
      <w:r w:rsidR="4498F33D" w:rsidRPr="00E34387">
        <w:rPr>
          <w:rFonts w:ascii="Arial" w:eastAsia="Arial" w:hAnsi="Arial" w:cs="Arial"/>
        </w:rPr>
        <w:t xml:space="preserve"> en Mieke </w:t>
      </w:r>
      <w:proofErr w:type="spellStart"/>
      <w:r w:rsidR="4498F33D" w:rsidRPr="00E34387">
        <w:rPr>
          <w:rFonts w:ascii="Arial" w:eastAsia="Arial" w:hAnsi="Arial" w:cs="Arial"/>
        </w:rPr>
        <w:t>Demeestere</w:t>
      </w:r>
      <w:proofErr w:type="spellEnd"/>
      <w:r w:rsidR="00142DD4" w:rsidRPr="00E34387">
        <w:tab/>
      </w:r>
      <w:r w:rsidR="00142DD4" w:rsidRPr="00E34387">
        <w:tab/>
      </w:r>
      <w:r w:rsidR="00142DD4" w:rsidRPr="00E34387">
        <w:tab/>
      </w:r>
      <w:r w:rsidR="304DCEAE" w:rsidRPr="00E34387">
        <w:rPr>
          <w:rFonts w:ascii="Arial" w:eastAsia="Arial" w:hAnsi="Arial" w:cs="Arial"/>
        </w:rPr>
        <w:t xml:space="preserve">Valerie </w:t>
      </w:r>
      <w:proofErr w:type="spellStart"/>
      <w:r w:rsidR="304DCEAE" w:rsidRPr="00E34387">
        <w:rPr>
          <w:rFonts w:ascii="Arial" w:eastAsia="Arial" w:hAnsi="Arial" w:cs="Arial"/>
        </w:rPr>
        <w:t>Proot</w:t>
      </w:r>
      <w:bookmarkEnd w:id="185"/>
      <w:proofErr w:type="spellEnd"/>
    </w:p>
    <w:p w14:paraId="1DFEFC96" w14:textId="232EE2E3" w:rsidR="00253231" w:rsidRPr="003A69BC" w:rsidRDefault="1EA13078" w:rsidP="00600DFC">
      <w:pPr>
        <w:spacing w:line="320" w:lineRule="exact"/>
        <w:rPr>
          <w:rFonts w:ascii="Arial" w:eastAsia="Arial" w:hAnsi="Arial" w:cs="Arial"/>
          <w:b/>
          <w:bCs/>
          <w:color w:val="C0504D" w:themeColor="accent2"/>
          <w:u w:val="single"/>
        </w:rPr>
      </w:pPr>
      <w:r w:rsidRPr="00A6572C">
        <w:rPr>
          <w:rFonts w:ascii="Arial" w:eastAsia="Arial" w:hAnsi="Arial" w:cs="Arial"/>
          <w:b/>
          <w:bCs/>
          <w:u w:val="single"/>
        </w:rPr>
        <w:lastRenderedPageBreak/>
        <w:t>Samenwerking en afspraken</w:t>
      </w:r>
      <w:r w:rsidR="003A69BC">
        <w:rPr>
          <w:rFonts w:ascii="Arial" w:eastAsia="Arial" w:hAnsi="Arial" w:cs="Arial"/>
          <w:b/>
          <w:bCs/>
          <w:color w:val="C0504D" w:themeColor="accent2"/>
          <w:u w:val="single"/>
        </w:rPr>
        <w:t xml:space="preserve"> </w:t>
      </w:r>
    </w:p>
    <w:p w14:paraId="636A6939" w14:textId="7F64E7FB" w:rsidR="007327B1" w:rsidRPr="00A6572C" w:rsidRDefault="007327B1" w:rsidP="00600DFC">
      <w:pPr>
        <w:pStyle w:val="VVKSOTekst"/>
        <w:spacing w:after="0" w:line="320" w:lineRule="exact"/>
        <w:jc w:val="left"/>
        <w:rPr>
          <w:rFonts w:cs="Arial"/>
          <w:iCs/>
          <w:lang w:val="nl-BE"/>
        </w:rPr>
      </w:pPr>
      <w:r w:rsidRPr="00A6572C">
        <w:rPr>
          <w:rFonts w:cs="Arial"/>
          <w:iCs/>
          <w:lang w:val="nl-BE"/>
        </w:rPr>
        <w:t>Samen met het CLB hebben we afspraken voor de leerlingenbegeleiding vastgelegd.</w:t>
      </w:r>
      <w:r w:rsidR="00452373" w:rsidRPr="00A6572C">
        <w:rPr>
          <w:rFonts w:ascii="Trebuchet MS" w:hAnsi="Trebuchet MS"/>
          <w:iCs/>
        </w:rPr>
        <w:t>.</w:t>
      </w:r>
      <w:r w:rsidRPr="00A6572C">
        <w:rPr>
          <w:rFonts w:cs="Arial"/>
          <w:iCs/>
          <w:lang w:val="nl-BE"/>
        </w:rPr>
        <w:t xml:space="preserve"> </w:t>
      </w:r>
    </w:p>
    <w:p w14:paraId="692275EF" w14:textId="6B8D2FB4" w:rsidR="009475FE" w:rsidRPr="004964D1" w:rsidRDefault="00A06F86" w:rsidP="00600DFC">
      <w:pPr>
        <w:spacing w:line="320" w:lineRule="exact"/>
        <w:rPr>
          <w:rFonts w:ascii="Arial" w:eastAsia="Arial" w:hAnsi="Arial" w:cs="Arial"/>
          <w:i/>
          <w:iCs/>
        </w:rPr>
      </w:pPr>
      <w:r w:rsidRPr="00A6572C">
        <w:rPr>
          <w:rFonts w:ascii="Arial" w:eastAsia="Arial" w:hAnsi="Arial" w:cs="Arial"/>
          <w:lang w:eastAsia="en-US"/>
        </w:rPr>
        <w:t xml:space="preserve">Het CLB werkt </w:t>
      </w:r>
      <w:proofErr w:type="spellStart"/>
      <w:r w:rsidRPr="00A6572C">
        <w:rPr>
          <w:rFonts w:ascii="Arial" w:eastAsia="Arial" w:hAnsi="Arial" w:cs="Arial"/>
          <w:lang w:eastAsia="en-US"/>
        </w:rPr>
        <w:t>vraaggestuurd</w:t>
      </w:r>
      <w:proofErr w:type="spellEnd"/>
      <w:r w:rsidRPr="00A6572C">
        <w:rPr>
          <w:rFonts w:ascii="Arial" w:eastAsia="Arial" w:hAnsi="Arial" w:cs="Arial"/>
          <w:lang w:eastAsia="en-US"/>
        </w:rPr>
        <w:t>, v</w:t>
      </w:r>
      <w:r w:rsidR="1EA13078" w:rsidRPr="00A6572C">
        <w:rPr>
          <w:rFonts w:ascii="Arial" w:eastAsia="Arial" w:hAnsi="Arial" w:cs="Arial"/>
          <w:lang w:eastAsia="en-US"/>
        </w:rPr>
        <w:t xml:space="preserve">ertrekkende van vastgestelde noden, vragen van </w:t>
      </w:r>
      <w:r w:rsidR="00452373" w:rsidRPr="00A6572C">
        <w:rPr>
          <w:rFonts w:ascii="Arial" w:eastAsia="Arial" w:hAnsi="Arial" w:cs="Arial"/>
          <w:lang w:eastAsia="en-US"/>
        </w:rPr>
        <w:t xml:space="preserve">jou, je </w:t>
      </w:r>
      <w:r w:rsidR="1EA13078" w:rsidRPr="00A6572C">
        <w:rPr>
          <w:rFonts w:ascii="Arial" w:eastAsia="Arial" w:hAnsi="Arial" w:cs="Arial"/>
          <w:lang w:eastAsia="en-US"/>
        </w:rPr>
        <w:t>ouders of de school.</w:t>
      </w:r>
      <w:r w:rsidRPr="00A6572C">
        <w:rPr>
          <w:rFonts w:ascii="Arial" w:eastAsia="Arial" w:hAnsi="Arial" w:cs="Arial"/>
          <w:lang w:val="nl-NL"/>
        </w:rPr>
        <w:t xml:space="preserve"> Als wij a</w:t>
      </w:r>
      <w:r w:rsidR="00BA0044" w:rsidRPr="00A6572C">
        <w:rPr>
          <w:rFonts w:ascii="Arial" w:eastAsia="Arial" w:hAnsi="Arial" w:cs="Arial"/>
          <w:lang w:val="nl-NL"/>
        </w:rPr>
        <w:t>ls school aan het CLB een (zorg)vraag voorleg</w:t>
      </w:r>
      <w:r w:rsidR="00FB055E" w:rsidRPr="00A6572C">
        <w:rPr>
          <w:rFonts w:ascii="Arial" w:eastAsia="Arial" w:hAnsi="Arial" w:cs="Arial"/>
          <w:lang w:val="nl-NL"/>
        </w:rPr>
        <w:t>gen</w:t>
      </w:r>
      <w:r w:rsidRPr="00A6572C">
        <w:rPr>
          <w:rFonts w:ascii="Arial" w:eastAsia="Arial" w:hAnsi="Arial" w:cs="Arial"/>
          <w:lang w:val="nl-NL"/>
        </w:rPr>
        <w:t>, zal het CLB een begeleidingsvoorstel doen.</w:t>
      </w:r>
      <w:r w:rsidR="00E736E2" w:rsidRPr="00A6572C">
        <w:rPr>
          <w:rFonts w:ascii="Arial" w:hAnsi="Arial" w:cs="Arial"/>
        </w:rPr>
        <w:t xml:space="preserve"> Het CLB start de</w:t>
      </w:r>
      <w:r w:rsidRPr="00A6572C">
        <w:rPr>
          <w:rFonts w:ascii="Arial" w:hAnsi="Arial" w:cs="Arial"/>
        </w:rPr>
        <w:t xml:space="preserve"> begeleiding</w:t>
      </w:r>
      <w:r w:rsidR="00E736E2" w:rsidRPr="00A6572C">
        <w:rPr>
          <w:rFonts w:ascii="Arial" w:hAnsi="Arial" w:cs="Arial"/>
        </w:rPr>
        <w:t xml:space="preserve"> pas op</w:t>
      </w:r>
      <w:r w:rsidRPr="00A6572C">
        <w:rPr>
          <w:rFonts w:ascii="Arial" w:hAnsi="Arial" w:cs="Arial"/>
        </w:rPr>
        <w:t xml:space="preserve"> als jij daarmee instemt. Vanaf de leeftijd van 12 jaar (volgens de wet) geldt dat je in principe voldoende in staat bent om dit soort beslissingen zelfstandig te nemen (je wordt dan met andere woorden bekwaam geacht). Is dat niet het geval, dan is de instemming van je ouders nodig. Jij en je ouders worden in elk geval zo veel mogelijk betrokken bij de verschillende stappen van de begeleiding</w:t>
      </w:r>
      <w:r w:rsidRPr="00A6572C">
        <w:rPr>
          <w:rFonts w:ascii="Arial" w:eastAsia="Arial" w:hAnsi="Arial" w:cs="Arial"/>
          <w:i/>
          <w:iCs/>
        </w:rPr>
        <w:t>.</w:t>
      </w:r>
    </w:p>
    <w:p w14:paraId="1DBD7516" w14:textId="2410B88E" w:rsidR="00D668DF" w:rsidRPr="00A6572C" w:rsidRDefault="00BA0044" w:rsidP="00600DFC">
      <w:pPr>
        <w:spacing w:line="320" w:lineRule="exact"/>
        <w:rPr>
          <w:rFonts w:ascii="Arial" w:hAnsi="Arial" w:cs="Arial"/>
        </w:rPr>
      </w:pPr>
      <w:r w:rsidRPr="00A6572C">
        <w:rPr>
          <w:rFonts w:ascii="Arial" w:hAnsi="Arial" w:cs="Arial"/>
        </w:rPr>
        <w:t xml:space="preserve">Het CLB zal </w:t>
      </w:r>
      <w:r w:rsidR="00D668DF" w:rsidRPr="00A6572C">
        <w:rPr>
          <w:rFonts w:ascii="Arial" w:hAnsi="Arial" w:cs="Arial"/>
        </w:rPr>
        <w:t>samen met jou bekijken wat je nodig hebt en je op een begri</w:t>
      </w:r>
      <w:r w:rsidRPr="00A6572C">
        <w:rPr>
          <w:rFonts w:ascii="Arial" w:hAnsi="Arial" w:cs="Arial"/>
        </w:rPr>
        <w:t>jpelijke manier uitleggen hoe ze</w:t>
      </w:r>
      <w:r w:rsidR="00D668DF" w:rsidRPr="00A6572C">
        <w:rPr>
          <w:rFonts w:ascii="Arial" w:hAnsi="Arial" w:cs="Arial"/>
        </w:rPr>
        <w:t xml:space="preserve"> te werk gaan, wat je dossier inhoudt en wat je rechten en plichten zijn. </w:t>
      </w:r>
    </w:p>
    <w:p w14:paraId="0841899D" w14:textId="76A13071" w:rsidR="00D668DF" w:rsidRPr="00A6572C" w:rsidRDefault="00BA0044" w:rsidP="00600DFC">
      <w:pPr>
        <w:spacing w:line="320" w:lineRule="exact"/>
        <w:rPr>
          <w:rFonts w:ascii="Arial" w:hAnsi="Arial" w:cs="Arial"/>
        </w:rPr>
      </w:pPr>
      <w:r w:rsidRPr="00A6572C">
        <w:rPr>
          <w:rFonts w:ascii="Arial" w:hAnsi="Arial" w:cs="Arial"/>
        </w:rPr>
        <w:t>Valt je vraag buiten hun</w:t>
      </w:r>
      <w:r w:rsidR="00D668DF" w:rsidRPr="00A6572C">
        <w:rPr>
          <w:rFonts w:ascii="Arial" w:hAnsi="Arial" w:cs="Arial"/>
        </w:rPr>
        <w:t xml:space="preserve"> werking, dan krijg je uitleg en informatie over waar je wel terecht kan. Voor elke hulpvraag, aarzel niet om het CLB te contacteren.</w:t>
      </w:r>
    </w:p>
    <w:p w14:paraId="7856687B" w14:textId="38FA9804" w:rsidR="00FB055E" w:rsidRPr="00A6572C" w:rsidRDefault="00FB055E" w:rsidP="00600DFC">
      <w:pPr>
        <w:spacing w:line="320" w:lineRule="exact"/>
        <w:rPr>
          <w:rFonts w:ascii="Arial" w:hAnsi="Arial" w:cs="Arial"/>
        </w:rPr>
      </w:pPr>
      <w:r w:rsidRPr="00A6572C">
        <w:rPr>
          <w:rFonts w:ascii="Arial" w:hAnsi="Arial" w:cs="Arial"/>
        </w:rPr>
        <w:t>Het CLB wissel</w:t>
      </w:r>
      <w:r w:rsidR="00542F56">
        <w:rPr>
          <w:rFonts w:ascii="Arial" w:hAnsi="Arial" w:cs="Arial"/>
        </w:rPr>
        <w:t>t</w:t>
      </w:r>
      <w:r w:rsidRPr="00A6572C">
        <w:rPr>
          <w:rFonts w:ascii="Arial" w:hAnsi="Arial" w:cs="Arial"/>
        </w:rPr>
        <w:t xml:space="preserve"> enkel die gegevens uit met de school die nodig zijn voor de begeleiding op school. De CLB-medewerker houdt daarbij rekening met de regels over zijn beroepsgeheim en de bescherming van de privacy. Als leerling (in principe vanaf 12 jaar) moet je toestemming geven bij het doorgeven van informatie verzameld door het CLB. </w:t>
      </w:r>
    </w:p>
    <w:p w14:paraId="5134A1C5" w14:textId="3157068A" w:rsidR="00BB3941" w:rsidRPr="00A6572C" w:rsidRDefault="00FB055E" w:rsidP="00600DFC">
      <w:pPr>
        <w:spacing w:line="320" w:lineRule="exact"/>
        <w:rPr>
          <w:rFonts w:ascii="Arial" w:hAnsi="Arial" w:cs="Arial"/>
        </w:rPr>
      </w:pPr>
      <w:r w:rsidRPr="00A6572C">
        <w:rPr>
          <w:rFonts w:ascii="Arial" w:hAnsi="Arial" w:cs="Arial"/>
        </w:rPr>
        <w:t>Het CLB legt voor elke leerling die het begeleidt één dossier aan. Voor meer informatie over de inhoud van het CLB-dossier en over de procedure om toegang of een kopie te bekomen, kun je contact opnemen met het CLB.</w:t>
      </w:r>
    </w:p>
    <w:p w14:paraId="770FE40A" w14:textId="1194703F" w:rsidR="00B62964" w:rsidRPr="00E75082" w:rsidRDefault="00B62964" w:rsidP="00600DFC">
      <w:pPr>
        <w:spacing w:line="320" w:lineRule="exact"/>
        <w:rPr>
          <w:rFonts w:ascii="Arial" w:hAnsi="Arial" w:cs="Arial"/>
          <w:b/>
          <w:bCs/>
          <w:u w:val="single"/>
        </w:rPr>
      </w:pPr>
      <w:r w:rsidRPr="00E75082">
        <w:rPr>
          <w:rFonts w:ascii="Arial" w:hAnsi="Arial" w:cs="Arial"/>
          <w:b/>
          <w:bCs/>
          <w:u w:val="single"/>
        </w:rPr>
        <w:t>Begeleiding door het CLB voor de school</w:t>
      </w:r>
    </w:p>
    <w:p w14:paraId="300C21FD" w14:textId="06A2D604" w:rsidR="00FB055E" w:rsidRPr="00A6572C" w:rsidRDefault="00A06F86" w:rsidP="00600DFC">
      <w:pPr>
        <w:spacing w:line="320" w:lineRule="exact"/>
        <w:rPr>
          <w:rFonts w:ascii="Arial" w:eastAsia="Arial" w:hAnsi="Arial" w:cs="Arial"/>
        </w:rPr>
      </w:pPr>
      <w:r w:rsidRPr="00A6572C">
        <w:rPr>
          <w:rFonts w:ascii="Arial" w:eastAsia="Arial" w:hAnsi="Arial" w:cs="Arial"/>
        </w:rPr>
        <w:t xml:space="preserve">Het CLB </w:t>
      </w:r>
      <w:r w:rsidR="00FB055E" w:rsidRPr="00A6572C">
        <w:rPr>
          <w:rFonts w:ascii="Arial" w:eastAsia="Arial" w:hAnsi="Arial" w:cs="Arial"/>
        </w:rPr>
        <w:t>versterkt de school en het schoolteam door</w:t>
      </w:r>
      <w:r w:rsidR="00600DFC" w:rsidRPr="00A6572C">
        <w:rPr>
          <w:rFonts w:ascii="Arial" w:eastAsia="Arial" w:hAnsi="Arial" w:cs="Arial"/>
        </w:rPr>
        <w:t>:</w:t>
      </w:r>
    </w:p>
    <w:p w14:paraId="0C71A285" w14:textId="38126465" w:rsidR="00FB055E" w:rsidRPr="001C4D99" w:rsidRDefault="00FB055E" w:rsidP="007E478C">
      <w:pPr>
        <w:pStyle w:val="VVKSOTekst"/>
        <w:numPr>
          <w:ilvl w:val="0"/>
          <w:numId w:val="97"/>
        </w:numPr>
        <w:spacing w:after="0" w:line="320" w:lineRule="exact"/>
        <w:rPr>
          <w:rFonts w:cs="Arial"/>
          <w:lang w:val="nl-BE"/>
        </w:rPr>
      </w:pPr>
      <w:r w:rsidRPr="001C4D99">
        <w:rPr>
          <w:rFonts w:cs="Arial"/>
          <w:lang w:val="nl-BE"/>
        </w:rPr>
        <w:t>bepaalde problemen of onregelmatigheden in het beleid van de school te signaleren</w:t>
      </w:r>
      <w:r w:rsidR="001C4D99">
        <w:rPr>
          <w:rFonts w:cs="Arial"/>
          <w:lang w:val="nl-BE"/>
        </w:rPr>
        <w:t>;</w:t>
      </w:r>
    </w:p>
    <w:p w14:paraId="36CE1360" w14:textId="34A2472A" w:rsidR="007327B1" w:rsidRPr="001C4D99" w:rsidRDefault="00FB055E" w:rsidP="007E478C">
      <w:pPr>
        <w:pStyle w:val="VVKSOTekst"/>
        <w:numPr>
          <w:ilvl w:val="0"/>
          <w:numId w:val="97"/>
        </w:numPr>
        <w:spacing w:after="0" w:line="320" w:lineRule="exact"/>
        <w:rPr>
          <w:rFonts w:cs="Arial"/>
          <w:lang w:val="nl-BE"/>
        </w:rPr>
      </w:pPr>
      <w:r w:rsidRPr="001C4D99">
        <w:rPr>
          <w:rFonts w:cs="Arial"/>
          <w:lang w:val="nl-BE"/>
        </w:rPr>
        <w:t>de school sterker te maken bij problemen van individuele leerlingen of een groep leerlingen</w:t>
      </w:r>
      <w:r w:rsidR="001C4D99">
        <w:rPr>
          <w:rFonts w:cs="Arial"/>
          <w:lang w:val="nl-BE"/>
        </w:rPr>
        <w:t>.</w:t>
      </w:r>
    </w:p>
    <w:p w14:paraId="59C1F4FE" w14:textId="77777777" w:rsidR="00253231" w:rsidRPr="00A6572C" w:rsidRDefault="00253231" w:rsidP="00600DFC">
      <w:pPr>
        <w:pStyle w:val="VVKSOTekst"/>
        <w:spacing w:after="0" w:line="320" w:lineRule="exact"/>
        <w:jc w:val="left"/>
        <w:rPr>
          <w:rFonts w:cs="Arial"/>
          <w:lang w:val="nl-BE"/>
        </w:rPr>
      </w:pPr>
    </w:p>
    <w:p w14:paraId="67FD5934" w14:textId="5541FEB7" w:rsidR="00913D3C" w:rsidRPr="00A6572C" w:rsidRDefault="1EA13078" w:rsidP="00600DFC">
      <w:pPr>
        <w:pStyle w:val="VVKSOTekst"/>
        <w:spacing w:after="0" w:line="320" w:lineRule="exact"/>
        <w:jc w:val="left"/>
        <w:rPr>
          <w:rFonts w:cs="Arial"/>
          <w:b/>
          <w:bCs/>
          <w:u w:val="single"/>
          <w:lang w:val="nl-BE"/>
        </w:rPr>
      </w:pPr>
      <w:r w:rsidRPr="00A6572C">
        <w:rPr>
          <w:rFonts w:cs="Arial"/>
          <w:b/>
          <w:bCs/>
          <w:u w:val="single"/>
          <w:lang w:val="nl-BE"/>
        </w:rPr>
        <w:t>Verplicht</w:t>
      </w:r>
      <w:r w:rsidR="00BA0044" w:rsidRPr="00A6572C">
        <w:rPr>
          <w:rFonts w:cs="Arial"/>
          <w:b/>
          <w:bCs/>
          <w:u w:val="single"/>
          <w:lang w:val="nl-BE"/>
        </w:rPr>
        <w:t>e medewerking</w:t>
      </w:r>
    </w:p>
    <w:p w14:paraId="7D540F28" w14:textId="77777777" w:rsidR="00913D3C" w:rsidRPr="00A6572C" w:rsidRDefault="00913D3C" w:rsidP="00600DFC">
      <w:pPr>
        <w:spacing w:line="320" w:lineRule="exact"/>
        <w:jc w:val="both"/>
        <w:rPr>
          <w:rFonts w:ascii="Arial" w:eastAsia="Trebuchet MS" w:hAnsi="Arial" w:cs="Arial"/>
        </w:rPr>
      </w:pPr>
      <w:r w:rsidRPr="00A6572C">
        <w:rPr>
          <w:rFonts w:ascii="Arial" w:eastAsia="Trebuchet MS" w:hAnsi="Arial" w:cs="Arial"/>
        </w:rPr>
        <w:t>Als ouders of leerling (in principe vanaf 12 jaar) kan je je niet verzetten tegen:</w:t>
      </w:r>
    </w:p>
    <w:p w14:paraId="1CD6679F" w14:textId="4CFAB4D0" w:rsidR="00913D3C" w:rsidRPr="00A6572C" w:rsidRDefault="00913D3C" w:rsidP="007E478C">
      <w:pPr>
        <w:pStyle w:val="VVKSOTekst"/>
        <w:numPr>
          <w:ilvl w:val="0"/>
          <w:numId w:val="97"/>
        </w:numPr>
        <w:spacing w:after="0" w:line="320" w:lineRule="exact"/>
        <w:rPr>
          <w:rFonts w:cs="Arial"/>
          <w:lang w:val="nl-BE"/>
        </w:rPr>
      </w:pPr>
      <w:r w:rsidRPr="00A6572C">
        <w:rPr>
          <w:rFonts w:cs="Arial"/>
          <w:lang w:val="nl-BE"/>
        </w:rPr>
        <w:t>De begeleiding van leerlingen met spijbelgedrag</w:t>
      </w:r>
    </w:p>
    <w:p w14:paraId="6851FC6D" w14:textId="77777777" w:rsidR="00913D3C" w:rsidRPr="00A6572C" w:rsidRDefault="00913D3C" w:rsidP="007E478C">
      <w:pPr>
        <w:pStyle w:val="VVKSOTekst"/>
        <w:numPr>
          <w:ilvl w:val="0"/>
          <w:numId w:val="97"/>
        </w:numPr>
        <w:spacing w:after="0" w:line="320" w:lineRule="exact"/>
        <w:rPr>
          <w:rFonts w:cs="Arial"/>
          <w:lang w:val="nl-BE"/>
        </w:rPr>
      </w:pPr>
      <w:r w:rsidRPr="00A6572C">
        <w:rPr>
          <w:rFonts w:cs="Arial"/>
          <w:lang w:val="nl-BE"/>
        </w:rPr>
        <w:t>Systematische contactmomenten bij arts en/of verpleegkundige:  vijf keer in een schoolloopbaan is er een gratis aanbod. Er is aandacht voor zicht, gehoor, ontwikkeling en welbevinden. Dit kadert in het recht om als kind/jongere op scharniermomenten in het leven eenzelfde aanbod te krijgen.</w:t>
      </w:r>
    </w:p>
    <w:p w14:paraId="2C4DCE3F" w14:textId="77777777" w:rsidR="00913D3C" w:rsidRPr="00A6572C" w:rsidRDefault="00913D3C" w:rsidP="007E478C">
      <w:pPr>
        <w:pStyle w:val="VVKSOTekst"/>
        <w:numPr>
          <w:ilvl w:val="0"/>
          <w:numId w:val="97"/>
        </w:numPr>
        <w:spacing w:after="0" w:line="320" w:lineRule="exact"/>
        <w:rPr>
          <w:rFonts w:cs="Arial"/>
          <w:lang w:val="nl-BE"/>
        </w:rPr>
      </w:pPr>
      <w:r w:rsidRPr="00A6572C">
        <w:rPr>
          <w:rFonts w:cs="Arial"/>
          <w:lang w:val="nl-BE"/>
        </w:rPr>
        <w:t>Voor elk gepland systematisch contactmoment en voor elk vaccinatiemoment doet het CLB een aanbod. Een ouder en/of een bekwame leerling kan voor elk moment kiezen voor een andere arts of een vaccinatie weigeren, maar kan dit niet met een eenmalige weigering doen voor een hele schoolloopbaan.</w:t>
      </w:r>
    </w:p>
    <w:p w14:paraId="3FEE08E6" w14:textId="11EB021E" w:rsidR="00913D3C" w:rsidRPr="00A6572C" w:rsidRDefault="00913D3C" w:rsidP="00600DFC">
      <w:pPr>
        <w:pStyle w:val="VVKSOTekst"/>
        <w:spacing w:after="0" w:line="320" w:lineRule="exact"/>
        <w:ind w:left="720"/>
        <w:jc w:val="left"/>
        <w:rPr>
          <w:rFonts w:cs="Arial"/>
          <w:lang w:val="nl-BE"/>
        </w:rPr>
      </w:pPr>
      <w:r w:rsidRPr="00A6572C">
        <w:rPr>
          <w:rFonts w:cs="Arial"/>
          <w:lang w:val="nl-BE"/>
        </w:rPr>
        <w:t xml:space="preserve">Als je bij een verplicht systematisch contactmoment bezwaar hebt tegen een bepaalde medewerker van het CLB, kan je een aangetekende brief sturen of dit bezwaar tegen afgifte van een ontvangstbewijs of via een beveiligde digitale zending sturen naar de directeur van het CLB. Je moet dan wel binnen een termijn van 90 dagen dat medisch onderzoek laten uitvoeren door een andere CLB-medewerker of door een </w:t>
      </w:r>
      <w:r w:rsidR="00794776" w:rsidRPr="00A6572C">
        <w:rPr>
          <w:rFonts w:cs="Arial"/>
          <w:lang w:val="nl-BE"/>
        </w:rPr>
        <w:t xml:space="preserve">andere arts. </w:t>
      </w:r>
      <w:r w:rsidRPr="00A6572C">
        <w:rPr>
          <w:rFonts w:cs="Arial"/>
          <w:lang w:val="nl-BE"/>
        </w:rPr>
        <w:t>In dat laatste geval moet je wel zelf de kosten betalen. Je bezorgt binnen 15 dagen na de datum van het onderzoek daarvan een verslag aan de bevoegde CLB-arts van het CLB dat onze school begeleidt.</w:t>
      </w:r>
    </w:p>
    <w:p w14:paraId="29D83A5F" w14:textId="649D7ECA" w:rsidR="00913D3C" w:rsidRPr="00A6572C" w:rsidRDefault="00913D3C" w:rsidP="007E478C">
      <w:pPr>
        <w:pStyle w:val="VVKSOTekst"/>
        <w:numPr>
          <w:ilvl w:val="0"/>
          <w:numId w:val="97"/>
        </w:numPr>
        <w:spacing w:after="0" w:line="320" w:lineRule="exact"/>
        <w:rPr>
          <w:rFonts w:cs="Arial"/>
          <w:lang w:val="nl-BE"/>
        </w:rPr>
      </w:pPr>
      <w:r w:rsidRPr="00A6572C">
        <w:rPr>
          <w:rFonts w:cs="Arial"/>
          <w:lang w:val="nl-BE"/>
        </w:rPr>
        <w:lastRenderedPageBreak/>
        <w:t>Het draaiboek besmettelijke aandoeningen omschrijft de maatregelen die er genomen moeten worden voor een beperkt</w:t>
      </w:r>
      <w:r w:rsidR="001D0EC5">
        <w:rPr>
          <w:rFonts w:cs="Arial"/>
          <w:lang w:val="nl-BE"/>
        </w:rPr>
        <w:t xml:space="preserve"> </w:t>
      </w:r>
      <w:r w:rsidRPr="00A6572C">
        <w:rPr>
          <w:rFonts w:cs="Arial"/>
          <w:lang w:val="nl-BE"/>
        </w:rPr>
        <w:t xml:space="preserve">aantal </w:t>
      </w:r>
      <w:r w:rsidR="001D0EC5" w:rsidRPr="0061523F">
        <w:rPr>
          <w:rFonts w:cs="Arial"/>
          <w:lang w:val="nl-BE"/>
        </w:rPr>
        <w:t>besmettelijke</w:t>
      </w:r>
      <w:r w:rsidR="001D0EC5" w:rsidRPr="00A6572C">
        <w:rPr>
          <w:rFonts w:cs="Arial"/>
          <w:lang w:val="nl-BE"/>
        </w:rPr>
        <w:t xml:space="preserve"> </w:t>
      </w:r>
      <w:r w:rsidRPr="00A6572C">
        <w:rPr>
          <w:rFonts w:cs="Arial"/>
          <w:lang w:val="nl-BE"/>
        </w:rPr>
        <w:t>ziekten die een grote impact kunnen hebben op de omgeving van de persoon die ziek is. Ouders, leerlingen en scholen zijn verplicht om deze maatregelen en adviezen</w:t>
      </w:r>
      <w:r w:rsidR="005F14B0">
        <w:rPr>
          <w:rFonts w:cs="Arial"/>
          <w:lang w:val="nl-BE"/>
        </w:rPr>
        <w:t xml:space="preserve">, </w:t>
      </w:r>
      <w:r w:rsidR="005F14B0" w:rsidRPr="0061523F">
        <w:t>omschreven in het draaiboek infectieziekten CLB</w:t>
      </w:r>
      <w:r w:rsidR="005F14B0" w:rsidRPr="005F14B0">
        <w:rPr>
          <w:lang w:val="nl-BE"/>
        </w:rPr>
        <w:t>,</w:t>
      </w:r>
      <w:r w:rsidR="005F14B0" w:rsidRPr="0061523F">
        <w:rPr>
          <w:rFonts w:cs="Arial"/>
          <w:lang w:val="nl-BE"/>
        </w:rPr>
        <w:t xml:space="preserve"> </w:t>
      </w:r>
      <w:r w:rsidRPr="00A6572C">
        <w:rPr>
          <w:rFonts w:cs="Arial"/>
          <w:lang w:val="nl-BE"/>
        </w:rPr>
        <w:t>te volgen. Het doel is de bescherming van de andere leerlingen, het personeel van de school en de ruimere maatschappij.</w:t>
      </w:r>
    </w:p>
    <w:p w14:paraId="674407AE" w14:textId="77777777" w:rsidR="00913D3C" w:rsidRPr="00A6572C" w:rsidRDefault="00913D3C" w:rsidP="007E478C">
      <w:pPr>
        <w:pStyle w:val="VVKSOTekst"/>
        <w:numPr>
          <w:ilvl w:val="0"/>
          <w:numId w:val="97"/>
        </w:numPr>
        <w:spacing w:after="0" w:line="320" w:lineRule="exact"/>
        <w:rPr>
          <w:rFonts w:cs="Arial"/>
          <w:lang w:val="nl-BE"/>
        </w:rPr>
      </w:pPr>
      <w:r w:rsidRPr="00A6572C">
        <w:rPr>
          <w:rFonts w:cs="Arial"/>
          <w:lang w:val="nl-BE"/>
        </w:rPr>
        <w:t>De hoger vermelde signaalfunctie en de ondersteuning van het CLB aan het zorgteam en de leraren op school bij problemen van individuele leerlingen of een groep leerlingen.</w:t>
      </w:r>
    </w:p>
    <w:p w14:paraId="16664D1F" w14:textId="77777777" w:rsidR="00751A4D" w:rsidRPr="00A6572C" w:rsidRDefault="00751A4D" w:rsidP="00600DFC">
      <w:pPr>
        <w:spacing w:line="320" w:lineRule="exact"/>
        <w:rPr>
          <w:rFonts w:ascii="Arial" w:hAnsi="Arial" w:cs="Arial"/>
          <w:lang w:val="nl-NL"/>
        </w:rPr>
      </w:pPr>
    </w:p>
    <w:p w14:paraId="44B1FF24" w14:textId="42366CF4" w:rsidR="00C60657" w:rsidRPr="00A6572C" w:rsidRDefault="00C60657" w:rsidP="00600DFC">
      <w:pPr>
        <w:spacing w:line="320" w:lineRule="exact"/>
        <w:rPr>
          <w:rFonts w:ascii="Arial" w:hAnsi="Arial" w:cs="Arial"/>
          <w:b/>
          <w:u w:val="single"/>
          <w:lang w:val="nl-NL"/>
        </w:rPr>
      </w:pPr>
      <w:r w:rsidRPr="00A6572C">
        <w:rPr>
          <w:rFonts w:ascii="Arial" w:hAnsi="Arial" w:cs="Arial"/>
          <w:b/>
          <w:u w:val="single"/>
          <w:lang w:val="nl-NL"/>
        </w:rPr>
        <w:t>Het systematisch contactmoment</w:t>
      </w:r>
      <w:r w:rsidRPr="00A6572C">
        <w:rPr>
          <w:rFonts w:ascii="Arial" w:hAnsi="Arial" w:cs="Arial"/>
          <w:u w:val="single"/>
          <w:lang w:val="nl-NL"/>
        </w:rPr>
        <w:t xml:space="preserve"> (medisch onderzoek):</w:t>
      </w:r>
    </w:p>
    <w:p w14:paraId="77FE6094" w14:textId="33467D50" w:rsidR="00577B2A" w:rsidRPr="00A6572C" w:rsidRDefault="00577B2A" w:rsidP="00600DFC">
      <w:pPr>
        <w:spacing w:line="320" w:lineRule="exact"/>
        <w:rPr>
          <w:rFonts w:ascii="Arial" w:hAnsi="Arial" w:cs="Arial"/>
        </w:rPr>
      </w:pPr>
      <w:r w:rsidRPr="00A6572C">
        <w:rPr>
          <w:rFonts w:ascii="Arial" w:hAnsi="Arial" w:cs="Arial"/>
        </w:rPr>
        <w:t xml:space="preserve">Elke leerling wordt in de loop van het secundair onderwijs </w:t>
      </w:r>
      <w:r w:rsidRPr="00A6572C">
        <w:rPr>
          <w:rFonts w:ascii="Arial" w:hAnsi="Arial" w:cs="Arial"/>
          <w:b/>
        </w:rPr>
        <w:t>1 keer</w:t>
      </w:r>
      <w:r w:rsidRPr="00A6572C">
        <w:rPr>
          <w:rFonts w:ascii="Arial" w:hAnsi="Arial" w:cs="Arial"/>
        </w:rPr>
        <w:t xml:space="preserve"> uitgenodigd bij de arts en/of verpleegkundige van het CLB</w:t>
      </w:r>
      <w:r w:rsidR="00254F24" w:rsidRPr="00A6572C">
        <w:rPr>
          <w:rFonts w:ascii="Arial" w:hAnsi="Arial" w:cs="Arial"/>
        </w:rPr>
        <w:t xml:space="preserve"> voor een </w:t>
      </w:r>
      <w:r w:rsidR="00254F24" w:rsidRPr="00A6572C">
        <w:rPr>
          <w:rFonts w:ascii="Arial" w:hAnsi="Arial" w:cs="Arial"/>
          <w:b/>
        </w:rPr>
        <w:t xml:space="preserve">wettelijk verplicht </w:t>
      </w:r>
      <w:r w:rsidR="00254F24" w:rsidRPr="00A6572C">
        <w:rPr>
          <w:rFonts w:ascii="Arial" w:hAnsi="Arial" w:cs="Arial"/>
        </w:rPr>
        <w:t>contactmoment</w:t>
      </w:r>
      <w:r w:rsidRPr="00A6572C">
        <w:rPr>
          <w:rFonts w:ascii="Arial" w:hAnsi="Arial" w:cs="Arial"/>
        </w:rPr>
        <w:t>. Dit is op de leeftijd 14/15 jaar</w:t>
      </w:r>
      <w:r w:rsidR="00185FA8" w:rsidRPr="00A6572C">
        <w:rPr>
          <w:rFonts w:ascii="Arial" w:hAnsi="Arial" w:cs="Arial"/>
        </w:rPr>
        <w:t xml:space="preserve"> of</w:t>
      </w:r>
      <w:r w:rsidRPr="00A6572C">
        <w:rPr>
          <w:rFonts w:ascii="Arial" w:hAnsi="Arial" w:cs="Arial"/>
        </w:rPr>
        <w:t xml:space="preserve"> in het 3de jaar secundair onderwijs. </w:t>
      </w:r>
    </w:p>
    <w:p w14:paraId="170CC077" w14:textId="12AB81A9" w:rsidR="00254F24" w:rsidRDefault="00577B2A" w:rsidP="00600DFC">
      <w:pPr>
        <w:spacing w:line="320" w:lineRule="exact"/>
        <w:rPr>
          <w:rFonts w:ascii="Arial" w:hAnsi="Arial" w:cs="Arial"/>
        </w:rPr>
      </w:pPr>
      <w:r w:rsidRPr="00A6572C">
        <w:rPr>
          <w:rFonts w:ascii="Arial" w:hAnsi="Arial" w:cs="Arial"/>
        </w:rPr>
        <w:t xml:space="preserve">De inhoud van dit contactmoment is terug te vinden </w:t>
      </w:r>
      <w:r w:rsidR="00185FA8" w:rsidRPr="00A6572C">
        <w:rPr>
          <w:rFonts w:ascii="Arial" w:hAnsi="Arial" w:cs="Arial"/>
          <w:szCs w:val="22"/>
        </w:rPr>
        <w:t xml:space="preserve">op de FAQ’s </w:t>
      </w:r>
      <w:hyperlink r:id="rId36" w:history="1">
        <w:r w:rsidR="00185FA8" w:rsidRPr="00A6572C">
          <w:rPr>
            <w:rStyle w:val="Hyperlink"/>
            <w:rFonts w:ascii="Arial" w:hAnsi="Arial" w:cs="Arial"/>
            <w:color w:val="auto"/>
            <w:szCs w:val="22"/>
          </w:rPr>
          <w:t>www.clbtrikant.be</w:t>
        </w:r>
      </w:hyperlink>
      <w:r w:rsidR="00254F24" w:rsidRPr="00A6572C">
        <w:rPr>
          <w:rFonts w:ascii="Arial" w:hAnsi="Arial" w:cs="Arial"/>
        </w:rPr>
        <w:t>.</w:t>
      </w:r>
      <w:r w:rsidR="00C36F78" w:rsidRPr="00A6572C">
        <w:rPr>
          <w:rFonts w:ascii="Arial" w:hAnsi="Arial" w:cs="Arial"/>
        </w:rPr>
        <w:t xml:space="preserve"> </w:t>
      </w:r>
    </w:p>
    <w:p w14:paraId="6D948063" w14:textId="5DAD4BE4" w:rsidR="00CC3467" w:rsidRPr="0061523F" w:rsidRDefault="005E593F" w:rsidP="005E593F">
      <w:pPr>
        <w:rPr>
          <w:rFonts w:ascii="Arial" w:hAnsi="Arial" w:cs="Arial"/>
        </w:rPr>
      </w:pPr>
      <w:r w:rsidRPr="001776F3">
        <w:rPr>
          <w:rFonts w:ascii="Arial" w:hAnsi="Arial" w:cs="Arial"/>
          <w:highlight w:val="lightGray"/>
        </w:rPr>
        <w:t>Het CLB biedt tijdens dit contactmoment een gratis inenting tegen ‘klem, kroep en kinkhoest’.</w:t>
      </w:r>
    </w:p>
    <w:p w14:paraId="50BCD1CF" w14:textId="04F2FF69" w:rsidR="00577B2A" w:rsidRPr="00A6572C" w:rsidRDefault="00185FA8" w:rsidP="00600DFC">
      <w:pPr>
        <w:spacing w:line="320" w:lineRule="exact"/>
        <w:rPr>
          <w:rFonts w:ascii="Arial" w:hAnsi="Arial" w:cs="Arial"/>
        </w:rPr>
      </w:pPr>
      <w:r w:rsidRPr="00A6572C">
        <w:rPr>
          <w:rFonts w:ascii="Arial" w:hAnsi="Arial" w:cs="Arial"/>
        </w:rPr>
        <w:t>Tijdens het contactmoment</w:t>
      </w:r>
      <w:r w:rsidR="00577B2A" w:rsidRPr="00A6572C">
        <w:rPr>
          <w:rFonts w:ascii="Arial" w:hAnsi="Arial" w:cs="Arial"/>
        </w:rPr>
        <w:t xml:space="preserve"> mag je aan de verpleegkundige en de arts altijd vragen stellen. Je kan ook met de arts of verpleegkundige een afspraak maken op een later tijdstip.</w:t>
      </w:r>
    </w:p>
    <w:p w14:paraId="151BFCCB" w14:textId="5FD32677" w:rsidR="00AE1296" w:rsidRPr="00445CEF" w:rsidRDefault="00577B2A" w:rsidP="00600DFC">
      <w:pPr>
        <w:spacing w:line="320" w:lineRule="exact"/>
        <w:rPr>
          <w:rFonts w:ascii="Arial" w:hAnsi="Arial" w:cs="Arial"/>
        </w:rPr>
      </w:pPr>
      <w:r w:rsidRPr="00A6572C">
        <w:rPr>
          <w:rFonts w:ascii="Arial" w:hAnsi="Arial" w:cs="Arial"/>
        </w:rPr>
        <w:t xml:space="preserve">Wie het contactmoment weigert, moet zélf contact opnemen met het CLB. Daar zal men </w:t>
      </w:r>
      <w:r w:rsidR="00254F24" w:rsidRPr="00A6572C">
        <w:rPr>
          <w:rFonts w:ascii="Arial" w:hAnsi="Arial" w:cs="Arial"/>
        </w:rPr>
        <w:t xml:space="preserve">je </w:t>
      </w:r>
      <w:r w:rsidRPr="00A6572C">
        <w:rPr>
          <w:rFonts w:ascii="Arial" w:hAnsi="Arial" w:cs="Arial"/>
        </w:rPr>
        <w:t xml:space="preserve">de weigeringsprocedure uitleggen. </w:t>
      </w:r>
    </w:p>
    <w:p w14:paraId="19933283" w14:textId="3BC8C08A" w:rsidR="00C60657" w:rsidRPr="00A6572C" w:rsidRDefault="00C60657" w:rsidP="00600DFC">
      <w:pPr>
        <w:spacing w:line="320" w:lineRule="exact"/>
        <w:rPr>
          <w:rFonts w:ascii="Arial" w:eastAsia="Arial,Trebuchet MS" w:hAnsi="Arial" w:cs="Arial"/>
          <w:b/>
          <w:u w:val="single"/>
        </w:rPr>
      </w:pPr>
      <w:bookmarkStart w:id="186" w:name="_Hlk80785113"/>
      <w:r w:rsidRPr="00A6572C">
        <w:rPr>
          <w:rFonts w:ascii="Arial" w:eastAsia="Arial,Trebuchet MS" w:hAnsi="Arial" w:cs="Arial"/>
          <w:b/>
          <w:u w:val="single"/>
        </w:rPr>
        <w:t>Inentingen</w:t>
      </w:r>
    </w:p>
    <w:p w14:paraId="7C7CD2ED" w14:textId="429FA6F2" w:rsidR="00491DEA" w:rsidRPr="00A6572C" w:rsidRDefault="1EA13078" w:rsidP="00600DFC">
      <w:pPr>
        <w:spacing w:line="320" w:lineRule="exact"/>
        <w:rPr>
          <w:rFonts w:ascii="Arial" w:hAnsi="Arial" w:cs="Arial"/>
          <w:szCs w:val="22"/>
        </w:rPr>
      </w:pPr>
      <w:r w:rsidRPr="00E75082">
        <w:rPr>
          <w:rFonts w:ascii="Arial" w:eastAsia="Arial" w:hAnsi="Arial" w:cs="Arial"/>
        </w:rPr>
        <w:t>Het CLB biedt gratis</w:t>
      </w:r>
      <w:r w:rsidR="005F14B0">
        <w:rPr>
          <w:rFonts w:ascii="Arial" w:eastAsia="Arial" w:hAnsi="Arial" w:cs="Arial"/>
        </w:rPr>
        <w:t xml:space="preserve"> vaccinaties</w:t>
      </w:r>
      <w:r w:rsidR="00185FA8" w:rsidRPr="00E75082">
        <w:rPr>
          <w:rFonts w:ascii="Arial" w:eastAsia="Arial" w:hAnsi="Arial" w:cs="Arial"/>
        </w:rPr>
        <w:t xml:space="preserve"> aan. </w:t>
      </w:r>
      <w:r w:rsidR="008A48A0" w:rsidRPr="00E75082">
        <w:rPr>
          <w:rFonts w:ascii="Arial" w:eastAsia="Arial" w:hAnsi="Arial" w:cs="Arial"/>
        </w:rPr>
        <w:t>De overheid beslist</w:t>
      </w:r>
      <w:r w:rsidR="00CC0869" w:rsidRPr="00E75082">
        <w:rPr>
          <w:rFonts w:ascii="Arial" w:eastAsia="Arial" w:hAnsi="Arial" w:cs="Arial"/>
        </w:rPr>
        <w:t xml:space="preserve"> welke vaccins worden aangeboden</w:t>
      </w:r>
      <w:r w:rsidR="00913D3C" w:rsidRPr="00A6572C">
        <w:rPr>
          <w:rFonts w:ascii="Arial" w:hAnsi="Arial" w:cs="Arial"/>
          <w:szCs w:val="22"/>
        </w:rPr>
        <w:t xml:space="preserve">. </w:t>
      </w:r>
      <w:r w:rsidR="00701699" w:rsidRPr="001776F3">
        <w:rPr>
          <w:rFonts w:ascii="Arial" w:hAnsi="Arial" w:cs="Arial"/>
          <w:szCs w:val="22"/>
          <w:highlight w:val="lightGray"/>
        </w:rPr>
        <w:t>Het CLB zet een vaccin nooit zonder toestemming van een ouder en/of bekwame leerling</w:t>
      </w:r>
      <w:r w:rsidR="00701699" w:rsidRPr="0061523F">
        <w:rPr>
          <w:rFonts w:ascii="Arial" w:hAnsi="Arial" w:cs="Arial"/>
          <w:szCs w:val="22"/>
        </w:rPr>
        <w:t>.</w:t>
      </w:r>
      <w:r w:rsidR="00701699">
        <w:rPr>
          <w:rFonts w:ascii="Arial" w:hAnsi="Arial" w:cs="Arial"/>
          <w:szCs w:val="22"/>
        </w:rPr>
        <w:t xml:space="preserve"> </w:t>
      </w:r>
      <w:r w:rsidR="00913D3C" w:rsidRPr="00A6572C">
        <w:rPr>
          <w:rFonts w:ascii="Arial" w:hAnsi="Arial" w:cs="Arial"/>
          <w:szCs w:val="22"/>
        </w:rPr>
        <w:t>Een eenmalige weigering voor alle vaccinaties in de hele onderwijsloopbaan kan je niet doen</w:t>
      </w:r>
      <w:r w:rsidR="00F836C7" w:rsidRPr="00A6572C">
        <w:rPr>
          <w:rFonts w:ascii="Arial" w:hAnsi="Arial" w:cs="Arial"/>
          <w:szCs w:val="22"/>
        </w:rPr>
        <w:t>.</w:t>
      </w:r>
      <w:r w:rsidR="00913D3C" w:rsidRPr="00A6572C">
        <w:rPr>
          <w:rFonts w:ascii="Arial" w:eastAsia="Arial" w:hAnsi="Arial" w:cs="Arial"/>
        </w:rPr>
        <w:t xml:space="preserve"> </w:t>
      </w:r>
      <w:r w:rsidR="00185FA8" w:rsidRPr="00A6572C">
        <w:rPr>
          <w:rFonts w:ascii="Arial" w:eastAsia="Arial" w:hAnsi="Arial" w:cs="Arial"/>
        </w:rPr>
        <w:t>Daarbij volg</w:t>
      </w:r>
      <w:r w:rsidR="00913D3C" w:rsidRPr="00A6572C">
        <w:rPr>
          <w:rFonts w:ascii="Arial" w:eastAsia="Arial" w:hAnsi="Arial" w:cs="Arial"/>
        </w:rPr>
        <w:t>t het CLB</w:t>
      </w:r>
      <w:r w:rsidRPr="00A6572C">
        <w:rPr>
          <w:rFonts w:ascii="Arial" w:eastAsia="Arial" w:hAnsi="Arial" w:cs="Arial"/>
        </w:rPr>
        <w:t xml:space="preserve"> het vaccinatieprogramma dat door de overheid is aanbevolen. </w:t>
      </w:r>
      <w:r w:rsidR="00386453" w:rsidRPr="00A6572C">
        <w:rPr>
          <w:rFonts w:ascii="Arial" w:eastAsia="Arial" w:hAnsi="Arial" w:cs="Arial"/>
        </w:rPr>
        <w:t xml:space="preserve">Het </w:t>
      </w:r>
      <w:r w:rsidR="00FD14C1" w:rsidRPr="00A6572C">
        <w:rPr>
          <w:rFonts w:ascii="Arial" w:hAnsi="Arial" w:cs="Arial"/>
        </w:rPr>
        <w:t>CLB geeft duidelijke informatie over de vaccinatie (wat, waarom, hoe</w:t>
      </w:r>
      <w:r w:rsidR="00491DEA" w:rsidRPr="00A6572C">
        <w:rPr>
          <w:rFonts w:ascii="Arial" w:hAnsi="Arial" w:cs="Arial"/>
        </w:rPr>
        <w:t xml:space="preserve"> en wanneer</w:t>
      </w:r>
      <w:r w:rsidR="00FD14C1" w:rsidRPr="00A6572C">
        <w:rPr>
          <w:rFonts w:ascii="Arial" w:hAnsi="Arial" w:cs="Arial"/>
        </w:rPr>
        <w:t>).</w:t>
      </w:r>
      <w:r w:rsidR="00491DEA" w:rsidRPr="00A6572C">
        <w:rPr>
          <w:szCs w:val="22"/>
        </w:rPr>
        <w:t xml:space="preserve"> </w:t>
      </w:r>
      <w:r w:rsidR="00491DEA" w:rsidRPr="00A6572C">
        <w:rPr>
          <w:rFonts w:ascii="Arial" w:hAnsi="Arial" w:cs="Arial"/>
          <w:szCs w:val="22"/>
        </w:rPr>
        <w:t>Dit gebeurt tijdens het contactmoment OF op school.</w:t>
      </w:r>
    </w:p>
    <w:p w14:paraId="198ADB59" w14:textId="77777777" w:rsidR="00491DEA" w:rsidRPr="00A6572C" w:rsidRDefault="00491DEA" w:rsidP="007E478C">
      <w:pPr>
        <w:pStyle w:val="Lijstalinea"/>
        <w:numPr>
          <w:ilvl w:val="0"/>
          <w:numId w:val="92"/>
        </w:numPr>
        <w:spacing w:line="320" w:lineRule="exact"/>
        <w:rPr>
          <w:rFonts w:ascii="Arial" w:hAnsi="Arial" w:cs="Arial"/>
        </w:rPr>
      </w:pPr>
      <w:r w:rsidRPr="00A6572C">
        <w:rPr>
          <w:rFonts w:ascii="Arial" w:hAnsi="Arial" w:cs="Arial"/>
        </w:rPr>
        <w:t>Op de leeftijd van 12/13 jaar worden de inentingen tegen HPV gratis aangeboden.</w:t>
      </w:r>
    </w:p>
    <w:p w14:paraId="2A2D85F0" w14:textId="23F28DDD" w:rsidR="00185FA8" w:rsidRPr="003A69BC" w:rsidRDefault="00491DEA" w:rsidP="007E478C">
      <w:pPr>
        <w:pStyle w:val="Lijstalinea"/>
        <w:numPr>
          <w:ilvl w:val="0"/>
          <w:numId w:val="92"/>
        </w:numPr>
        <w:spacing w:line="320" w:lineRule="exact"/>
        <w:rPr>
          <w:szCs w:val="22"/>
        </w:rPr>
      </w:pPr>
      <w:r w:rsidRPr="00A6572C">
        <w:rPr>
          <w:rFonts w:ascii="Arial" w:hAnsi="Arial" w:cs="Arial"/>
        </w:rPr>
        <w:t>Op de leeftijd van 14/15 jaar wordt de herhalingsinenting tegen klem, kroep en kinkhoest gratis aangeboden</w:t>
      </w:r>
      <w:r w:rsidRPr="00A6572C">
        <w:rPr>
          <w:szCs w:val="22"/>
        </w:rPr>
        <w:t>.</w:t>
      </w:r>
    </w:p>
    <w:p w14:paraId="42C8B1F5" w14:textId="6A97260C" w:rsidR="00FD14C1" w:rsidRPr="00A6572C" w:rsidRDefault="00FD14C1" w:rsidP="005E593F">
      <w:pPr>
        <w:spacing w:line="320" w:lineRule="exact"/>
        <w:jc w:val="both"/>
        <w:rPr>
          <w:rFonts w:ascii="Arial" w:hAnsi="Arial" w:cs="Arial"/>
        </w:rPr>
      </w:pPr>
      <w:r w:rsidRPr="00A6572C">
        <w:rPr>
          <w:rFonts w:ascii="Arial" w:hAnsi="Arial" w:cs="Arial"/>
        </w:rPr>
        <w:t xml:space="preserve">Om de vaccinaties te krijgen, vul je </w:t>
      </w:r>
      <w:r w:rsidR="005E593F" w:rsidRPr="0061523F">
        <w:rPr>
          <w:rFonts w:ascii="Arial" w:hAnsi="Arial" w:cs="Arial"/>
        </w:rPr>
        <w:t xml:space="preserve">als ouder </w:t>
      </w:r>
      <w:r w:rsidRPr="00A6572C">
        <w:rPr>
          <w:rFonts w:ascii="Arial" w:hAnsi="Arial" w:cs="Arial"/>
        </w:rPr>
        <w:t>een toestemmingsformulier in nadat je de informatie over het vaccin goed gelezen hebt. De toestemmingsbrief kan op school worden afgegeven.</w:t>
      </w:r>
      <w:r w:rsidR="005E593F">
        <w:rPr>
          <w:rFonts w:ascii="Arial" w:hAnsi="Arial" w:cs="Arial"/>
        </w:rPr>
        <w:t xml:space="preserve"> </w:t>
      </w:r>
      <w:r w:rsidRPr="00A6572C">
        <w:rPr>
          <w:rFonts w:ascii="Arial" w:hAnsi="Arial" w:cs="Arial"/>
        </w:rPr>
        <w:t>We vinden niet alleen de mening en keuze van de ouders belangrijk maar ook die van de leerling zelf, daarom vragen we om deze toestemming samen te bespreken</w:t>
      </w:r>
      <w:r w:rsidR="005E593F">
        <w:rPr>
          <w:rFonts w:ascii="Arial" w:hAnsi="Arial" w:cs="Arial"/>
        </w:rPr>
        <w:t xml:space="preserve"> </w:t>
      </w:r>
      <w:r w:rsidR="005E593F" w:rsidRPr="0061523F">
        <w:rPr>
          <w:rFonts w:ascii="Arial" w:hAnsi="Arial" w:cs="Arial"/>
        </w:rPr>
        <w:t>met je kind</w:t>
      </w:r>
      <w:r w:rsidR="005E593F">
        <w:rPr>
          <w:rFonts w:ascii="Arial" w:hAnsi="Arial" w:cs="Arial"/>
        </w:rPr>
        <w:t xml:space="preserve">. </w:t>
      </w:r>
    </w:p>
    <w:p w14:paraId="64A36BFD" w14:textId="21415D5C" w:rsidR="00BB3941" w:rsidRPr="00BB3941" w:rsidRDefault="00185FA8" w:rsidP="00600DFC">
      <w:pPr>
        <w:spacing w:line="320" w:lineRule="exact"/>
        <w:rPr>
          <w:rFonts w:ascii="Arial" w:hAnsi="Arial" w:cs="Arial"/>
        </w:rPr>
      </w:pPr>
      <w:r w:rsidRPr="00A6572C">
        <w:rPr>
          <w:rFonts w:ascii="Arial" w:hAnsi="Arial" w:cs="Arial"/>
        </w:rPr>
        <w:t xml:space="preserve">Het CLB houdt de gegevens betreffende de vaccinatiestatus bij, vult vaccinnet aan en biedt inhaalvaccinaties aan of verwijst door indien </w:t>
      </w:r>
      <w:r w:rsidR="00970EA1" w:rsidRPr="00A6572C">
        <w:rPr>
          <w:rFonts w:ascii="Arial" w:hAnsi="Arial" w:cs="Arial"/>
        </w:rPr>
        <w:t xml:space="preserve">het </w:t>
      </w:r>
      <w:r w:rsidRPr="00A6572C">
        <w:rPr>
          <w:rFonts w:ascii="Arial" w:hAnsi="Arial" w:cs="Arial"/>
        </w:rPr>
        <w:t>vaccinatieschema onvolledig is.</w:t>
      </w:r>
    </w:p>
    <w:p w14:paraId="7D89A9D7" w14:textId="20E2E71B" w:rsidR="00386453" w:rsidRPr="007A4380" w:rsidRDefault="00386453" w:rsidP="00600DFC">
      <w:pPr>
        <w:spacing w:line="320" w:lineRule="exact"/>
        <w:rPr>
          <w:rFonts w:ascii="Arial" w:hAnsi="Arial" w:cs="Arial"/>
          <w:b/>
          <w:u w:val="single"/>
        </w:rPr>
      </w:pPr>
      <w:r w:rsidRPr="007A4380">
        <w:rPr>
          <w:rFonts w:ascii="Arial" w:hAnsi="Arial" w:cs="Arial"/>
          <w:b/>
          <w:u w:val="single"/>
        </w:rPr>
        <w:t>Besmettelijke ziekte</w:t>
      </w:r>
      <w:r w:rsidR="00452373" w:rsidRPr="007A4380">
        <w:rPr>
          <w:rFonts w:ascii="Arial" w:hAnsi="Arial" w:cs="Arial"/>
          <w:b/>
          <w:u w:val="single"/>
        </w:rPr>
        <w:t>s</w:t>
      </w:r>
    </w:p>
    <w:p w14:paraId="245EA32D" w14:textId="48A89750" w:rsidR="00FD14C1" w:rsidRPr="0024545B" w:rsidRDefault="00FD14C1" w:rsidP="00600DFC">
      <w:pPr>
        <w:spacing w:line="320" w:lineRule="exact"/>
        <w:rPr>
          <w:rFonts w:ascii="Arial" w:hAnsi="Arial" w:cs="Arial"/>
        </w:rPr>
      </w:pPr>
      <w:r w:rsidRPr="007A4380">
        <w:rPr>
          <w:rFonts w:ascii="Arial" w:hAnsi="Arial" w:cs="Arial"/>
        </w:rPr>
        <w:t>Als jij als leerling of één van de huisgenoten één van onderstaande besmettelijke ziektes heeft, gelieve dan zo snel mogelijk jouw school</w:t>
      </w:r>
      <w:r w:rsidR="00185FA8" w:rsidRPr="007A4380">
        <w:rPr>
          <w:rFonts w:ascii="Arial" w:hAnsi="Arial" w:cs="Arial"/>
        </w:rPr>
        <w:t xml:space="preserve"> te contacteren</w:t>
      </w:r>
      <w:r w:rsidRPr="007A4380">
        <w:rPr>
          <w:rFonts w:ascii="Arial" w:hAnsi="Arial" w:cs="Arial"/>
        </w:rPr>
        <w:t xml:space="preserve"> of rechtstreeks </w:t>
      </w:r>
      <w:r w:rsidR="00185FA8" w:rsidRPr="007A4380">
        <w:rPr>
          <w:rFonts w:ascii="Arial" w:hAnsi="Arial" w:cs="Arial"/>
          <w:szCs w:val="22"/>
        </w:rPr>
        <w:t>contact op te nemen met het secretariaat van het CLB</w:t>
      </w:r>
      <w:r w:rsidR="00185FA8" w:rsidRPr="007A4380">
        <w:rPr>
          <w:rFonts w:ascii="Arial" w:hAnsi="Arial" w:cs="Arial"/>
        </w:rPr>
        <w:t xml:space="preserve"> </w:t>
      </w:r>
      <w:r w:rsidRPr="0024545B">
        <w:rPr>
          <w:rFonts w:ascii="Arial" w:hAnsi="Arial" w:cs="Arial"/>
        </w:rPr>
        <w:t>o</w:t>
      </w:r>
      <w:r w:rsidR="00185FA8" w:rsidRPr="0024545B">
        <w:rPr>
          <w:rFonts w:ascii="Arial" w:hAnsi="Arial" w:cs="Arial"/>
        </w:rPr>
        <w:t>m besmetting van andere leerlingen</w:t>
      </w:r>
      <w:r w:rsidRPr="0024545B">
        <w:rPr>
          <w:rFonts w:ascii="Arial" w:hAnsi="Arial" w:cs="Arial"/>
        </w:rPr>
        <w:t xml:space="preserve"> te voorkomen. </w:t>
      </w:r>
    </w:p>
    <w:p w14:paraId="25DAE1F6" w14:textId="7BC31F4C" w:rsidR="00F80892" w:rsidRPr="007A4380" w:rsidRDefault="00FD14C1" w:rsidP="00600DFC">
      <w:pPr>
        <w:spacing w:line="320" w:lineRule="exact"/>
        <w:rPr>
          <w:rFonts w:ascii="Arial" w:hAnsi="Arial" w:cs="Arial"/>
        </w:rPr>
      </w:pPr>
      <w:r w:rsidRPr="0024545B">
        <w:rPr>
          <w:rFonts w:ascii="Arial" w:hAnsi="Arial" w:cs="Arial"/>
        </w:rPr>
        <w:t xml:space="preserve">De </w:t>
      </w:r>
      <w:r w:rsidRPr="0024545B">
        <w:rPr>
          <w:rFonts w:ascii="Arial" w:hAnsi="Arial" w:cs="Arial"/>
          <w:b/>
        </w:rPr>
        <w:t>te melden</w:t>
      </w:r>
      <w:r w:rsidRPr="0024545B">
        <w:rPr>
          <w:rFonts w:ascii="Arial" w:hAnsi="Arial" w:cs="Arial"/>
        </w:rPr>
        <w:t xml:space="preserve"> </w:t>
      </w:r>
      <w:r w:rsidRPr="0024545B">
        <w:rPr>
          <w:rFonts w:ascii="Arial" w:hAnsi="Arial" w:cs="Arial"/>
          <w:b/>
        </w:rPr>
        <w:t xml:space="preserve">ziektes </w:t>
      </w:r>
      <w:r w:rsidRPr="0024545B">
        <w:rPr>
          <w:rFonts w:ascii="Arial" w:hAnsi="Arial" w:cs="Arial"/>
        </w:rPr>
        <w:t xml:space="preserve">zijn: buiktyfus, </w:t>
      </w:r>
      <w:r w:rsidR="00103824" w:rsidRPr="0024545B">
        <w:rPr>
          <w:rFonts w:ascii="Arial" w:hAnsi="Arial" w:cs="Arial"/>
        </w:rPr>
        <w:t>buikgriep/voe</w:t>
      </w:r>
      <w:r w:rsidR="00CF5D59" w:rsidRPr="0024545B">
        <w:rPr>
          <w:rFonts w:ascii="Arial" w:hAnsi="Arial" w:cs="Arial"/>
        </w:rPr>
        <w:t>d</w:t>
      </w:r>
      <w:r w:rsidR="00103824" w:rsidRPr="0024545B">
        <w:rPr>
          <w:rFonts w:ascii="Arial" w:hAnsi="Arial" w:cs="Arial"/>
        </w:rPr>
        <w:t xml:space="preserve">selinfectie (vanaf 2 of meer gevallen binnen een week in een klasgroep), </w:t>
      </w:r>
      <w:r w:rsidRPr="0024545B">
        <w:rPr>
          <w:rFonts w:ascii="Arial" w:hAnsi="Arial" w:cs="Arial"/>
        </w:rPr>
        <w:t xml:space="preserve">hepatitis A, hepatitis B, </w:t>
      </w:r>
      <w:r w:rsidR="00E95ACC" w:rsidRPr="0024545B">
        <w:rPr>
          <w:rFonts w:ascii="Arial" w:hAnsi="Arial" w:cs="Arial"/>
        </w:rPr>
        <w:t>hersenvliesontsteking (</w:t>
      </w:r>
      <w:r w:rsidRPr="0024545B">
        <w:rPr>
          <w:rFonts w:ascii="Arial" w:hAnsi="Arial" w:cs="Arial"/>
        </w:rPr>
        <w:t>meningitis</w:t>
      </w:r>
      <w:r w:rsidR="00E95ACC" w:rsidRPr="0024545B">
        <w:rPr>
          <w:rFonts w:ascii="Arial" w:hAnsi="Arial" w:cs="Arial"/>
        </w:rPr>
        <w:t>)</w:t>
      </w:r>
      <w:r w:rsidRPr="0024545B">
        <w:rPr>
          <w:rFonts w:ascii="Arial" w:hAnsi="Arial" w:cs="Arial"/>
        </w:rPr>
        <w:t>,</w:t>
      </w:r>
      <w:r w:rsidRPr="00E75082">
        <w:rPr>
          <w:rFonts w:ascii="Arial" w:hAnsi="Arial" w:cs="Arial"/>
        </w:rPr>
        <w:t xml:space="preserve"> </w:t>
      </w:r>
      <w:r w:rsidRPr="007A4380">
        <w:rPr>
          <w:rFonts w:ascii="Arial" w:hAnsi="Arial" w:cs="Arial"/>
        </w:rPr>
        <w:t>poliomyelitis</w:t>
      </w:r>
      <w:r w:rsidR="00DF0EAA">
        <w:rPr>
          <w:rFonts w:ascii="Arial" w:hAnsi="Arial" w:cs="Arial"/>
        </w:rPr>
        <w:t xml:space="preserve"> (kinderverlamming)</w:t>
      </w:r>
      <w:r w:rsidRPr="007A4380">
        <w:rPr>
          <w:rFonts w:ascii="Arial" w:hAnsi="Arial" w:cs="Arial"/>
        </w:rPr>
        <w:t xml:space="preserve">, </w:t>
      </w:r>
      <w:r w:rsidRPr="007A4380">
        <w:rPr>
          <w:rFonts w:ascii="Arial" w:hAnsi="Arial" w:cs="Arial"/>
        </w:rPr>
        <w:lastRenderedPageBreak/>
        <w:t xml:space="preserve">difterie, roodvonk, tuberculose, </w:t>
      </w:r>
      <w:proofErr w:type="spellStart"/>
      <w:r w:rsidRPr="007A4380">
        <w:rPr>
          <w:rFonts w:ascii="Arial" w:hAnsi="Arial" w:cs="Arial"/>
        </w:rPr>
        <w:t>shigellose</w:t>
      </w:r>
      <w:proofErr w:type="spellEnd"/>
      <w:r w:rsidRPr="007A4380">
        <w:rPr>
          <w:rFonts w:ascii="Arial" w:hAnsi="Arial" w:cs="Arial"/>
        </w:rPr>
        <w:t xml:space="preserve"> (dysenterie), </w:t>
      </w:r>
      <w:proofErr w:type="spellStart"/>
      <w:r w:rsidRPr="007A4380">
        <w:rPr>
          <w:rFonts w:ascii="Arial" w:hAnsi="Arial" w:cs="Arial"/>
        </w:rPr>
        <w:t>salmonellose</w:t>
      </w:r>
      <w:proofErr w:type="spellEnd"/>
      <w:r w:rsidRPr="007A4380">
        <w:rPr>
          <w:rFonts w:ascii="Arial" w:hAnsi="Arial" w:cs="Arial"/>
        </w:rPr>
        <w:t>, kinkhoest, bof, mazelen, rubella, schurft, windpokken, impetigo, schimmels, hoofdluizen</w:t>
      </w:r>
      <w:r w:rsidR="00DF5B86">
        <w:rPr>
          <w:rFonts w:ascii="Arial" w:hAnsi="Arial" w:cs="Arial"/>
        </w:rPr>
        <w:t>.</w:t>
      </w:r>
    </w:p>
    <w:p w14:paraId="0DC43BA2" w14:textId="00B86258" w:rsidR="00061DCD" w:rsidRPr="007A4380" w:rsidRDefault="1EA13078" w:rsidP="00600DFC">
      <w:pPr>
        <w:spacing w:line="320" w:lineRule="exact"/>
        <w:rPr>
          <w:rFonts w:ascii="Arial" w:eastAsia="Arial" w:hAnsi="Arial" w:cs="Arial"/>
          <w:b/>
          <w:bCs/>
          <w:u w:val="single"/>
        </w:rPr>
      </w:pPr>
      <w:bookmarkStart w:id="187" w:name="_Hlk80785164"/>
      <w:bookmarkEnd w:id="186"/>
      <w:r w:rsidRPr="007A4380">
        <w:rPr>
          <w:rFonts w:ascii="Arial" w:eastAsia="Arial" w:hAnsi="Arial" w:cs="Arial"/>
          <w:b/>
          <w:bCs/>
          <w:u w:val="single"/>
        </w:rPr>
        <w:t>CLB-dossier</w:t>
      </w:r>
      <w:r w:rsidR="005E593F">
        <w:rPr>
          <w:rFonts w:ascii="Arial" w:eastAsia="Arial" w:hAnsi="Arial" w:cs="Arial"/>
          <w:b/>
          <w:bCs/>
          <w:u w:val="single"/>
        </w:rPr>
        <w:t xml:space="preserve"> </w:t>
      </w:r>
      <w:r w:rsidR="005E593F" w:rsidRPr="009177B5">
        <w:rPr>
          <w:rFonts w:ascii="Arial" w:eastAsia="Arial" w:hAnsi="Arial" w:cs="Arial"/>
          <w:b/>
          <w:highlight w:val="lightGray"/>
          <w:u w:val="single"/>
        </w:rPr>
        <w:t>en het gebruik van AI</w:t>
      </w:r>
    </w:p>
    <w:p w14:paraId="5F4DD5AA" w14:textId="70F8AF24" w:rsidR="00FD14C1" w:rsidRPr="007A4380" w:rsidRDefault="00FD14C1" w:rsidP="00600DFC">
      <w:pPr>
        <w:spacing w:line="320" w:lineRule="exact"/>
        <w:rPr>
          <w:rFonts w:ascii="Arial" w:hAnsi="Arial" w:cs="Arial"/>
        </w:rPr>
      </w:pPr>
      <w:r w:rsidRPr="007A4380">
        <w:rPr>
          <w:rFonts w:ascii="Arial" w:hAnsi="Arial" w:cs="Arial"/>
        </w:rPr>
        <w:t xml:space="preserve">Kom je bij </w:t>
      </w:r>
      <w:r w:rsidR="00386453" w:rsidRPr="007A4380">
        <w:rPr>
          <w:rFonts w:ascii="Arial" w:hAnsi="Arial" w:cs="Arial"/>
        </w:rPr>
        <w:t xml:space="preserve">het CLB </w:t>
      </w:r>
      <w:r w:rsidRPr="007A4380">
        <w:rPr>
          <w:rFonts w:ascii="Arial" w:hAnsi="Arial" w:cs="Arial"/>
        </w:rPr>
        <w:t xml:space="preserve">voor begeleiding, dan </w:t>
      </w:r>
      <w:r w:rsidR="00386453" w:rsidRPr="007A4380">
        <w:rPr>
          <w:rFonts w:ascii="Arial" w:hAnsi="Arial" w:cs="Arial"/>
        </w:rPr>
        <w:t xml:space="preserve">wordt een </w:t>
      </w:r>
      <w:r w:rsidR="008D71E3" w:rsidRPr="007A4380">
        <w:rPr>
          <w:rFonts w:ascii="Arial" w:hAnsi="Arial" w:cs="Arial"/>
        </w:rPr>
        <w:t xml:space="preserve">digitaal </w:t>
      </w:r>
      <w:r w:rsidR="00386453" w:rsidRPr="007A4380">
        <w:rPr>
          <w:rFonts w:ascii="Arial" w:hAnsi="Arial" w:cs="Arial"/>
        </w:rPr>
        <w:t>dossier opgemaakt.</w:t>
      </w:r>
      <w:r w:rsidRPr="007A4380">
        <w:rPr>
          <w:rFonts w:ascii="Arial" w:hAnsi="Arial" w:cs="Arial"/>
        </w:rPr>
        <w:t xml:space="preserve"> Daarin komt alles wat met jou en de begeleiding te maken heeft. Het CLB houdt zich aan de wettelijke regels:</w:t>
      </w:r>
    </w:p>
    <w:p w14:paraId="480AB86B" w14:textId="77777777" w:rsidR="00FD14C1" w:rsidRPr="007A4380" w:rsidRDefault="00FD14C1" w:rsidP="007E478C">
      <w:pPr>
        <w:numPr>
          <w:ilvl w:val="0"/>
          <w:numId w:val="89"/>
        </w:numPr>
        <w:spacing w:line="320" w:lineRule="exact"/>
        <w:rPr>
          <w:rFonts w:ascii="Arial" w:hAnsi="Arial" w:cs="Arial"/>
        </w:rPr>
      </w:pPr>
      <w:r w:rsidRPr="007A4380">
        <w:rPr>
          <w:rFonts w:ascii="Arial" w:hAnsi="Arial" w:cs="Arial"/>
        </w:rPr>
        <w:t xml:space="preserve">In het dossier komen enkel relevante gegevens die nodig zijn voor de begeleiding. </w:t>
      </w:r>
    </w:p>
    <w:p w14:paraId="5E51BCA8" w14:textId="77777777" w:rsidR="00FD14C1" w:rsidRPr="007A4380" w:rsidRDefault="00FD14C1" w:rsidP="007E478C">
      <w:pPr>
        <w:numPr>
          <w:ilvl w:val="0"/>
          <w:numId w:val="89"/>
        </w:numPr>
        <w:spacing w:line="320" w:lineRule="exact"/>
        <w:rPr>
          <w:rFonts w:ascii="Arial" w:hAnsi="Arial" w:cs="Arial"/>
        </w:rPr>
      </w:pPr>
      <w:r w:rsidRPr="007A4380">
        <w:rPr>
          <w:rFonts w:ascii="Arial" w:hAnsi="Arial" w:cs="Arial"/>
        </w:rPr>
        <w:t xml:space="preserve">De medewerkers behandelen de gegevens met de nodige vertrouwelijkheid en zorgvuldigheid. </w:t>
      </w:r>
    </w:p>
    <w:p w14:paraId="00BF666E" w14:textId="77777777" w:rsidR="00FD14C1" w:rsidRPr="009177B5" w:rsidRDefault="00FD14C1" w:rsidP="007E478C">
      <w:pPr>
        <w:numPr>
          <w:ilvl w:val="0"/>
          <w:numId w:val="89"/>
        </w:numPr>
        <w:spacing w:line="320" w:lineRule="exact"/>
        <w:rPr>
          <w:rFonts w:ascii="Arial" w:hAnsi="Arial" w:cs="Arial"/>
        </w:rPr>
      </w:pPr>
      <w:r w:rsidRPr="009177B5">
        <w:rPr>
          <w:rFonts w:ascii="Arial" w:hAnsi="Arial" w:cs="Arial"/>
        </w:rPr>
        <w:t xml:space="preserve">De medewerkers houden zich aan het beroepsgeheim en het ‘decreet rechtspositie minderjarigen’. </w:t>
      </w:r>
    </w:p>
    <w:p w14:paraId="3EF4870C" w14:textId="77777777" w:rsidR="00C94617" w:rsidRPr="009177B5" w:rsidRDefault="00C94617" w:rsidP="00C94617">
      <w:pPr>
        <w:rPr>
          <w:rFonts w:ascii="Arial" w:hAnsi="Arial" w:cs="Arial"/>
          <w:highlight w:val="lightGray"/>
        </w:rPr>
      </w:pPr>
      <w:r w:rsidRPr="009177B5">
        <w:rPr>
          <w:rFonts w:ascii="Arial" w:hAnsi="Arial" w:cs="Arial"/>
          <w:highlight w:val="lightGray"/>
        </w:rPr>
        <w:t>Wanneer je door het CLB begeleid wordt, leggen wij een digitaal multidisciplinair dossier aan in het systeem LARS. Wij gaan hierbij altijd zorgvuldig om met je privacy en houden ons aan het beroepsgeheim. In het kader van moderne dienstverlening kan het CLB gebruikmaken van slimme software (AI), onder strikte voorwaarden:</w:t>
      </w:r>
    </w:p>
    <w:p w14:paraId="45EDB53F" w14:textId="77777777" w:rsidR="00C94617" w:rsidRPr="009177B5" w:rsidRDefault="00C94617" w:rsidP="007E478C">
      <w:pPr>
        <w:numPr>
          <w:ilvl w:val="0"/>
          <w:numId w:val="106"/>
        </w:numPr>
        <w:spacing w:after="0" w:line="240" w:lineRule="auto"/>
        <w:rPr>
          <w:rFonts w:ascii="Arial" w:hAnsi="Arial" w:cs="Arial"/>
          <w:highlight w:val="lightGray"/>
          <w:u w:val="single"/>
        </w:rPr>
      </w:pPr>
      <w:r w:rsidRPr="009177B5">
        <w:rPr>
          <w:rFonts w:ascii="Arial" w:hAnsi="Arial" w:cs="Arial"/>
          <w:highlight w:val="lightGray"/>
          <w:u w:val="single"/>
        </w:rPr>
        <w:t>De medewerker beslist altijd</w:t>
      </w:r>
    </w:p>
    <w:p w14:paraId="4B4EFC37" w14:textId="77777777" w:rsidR="00C94617" w:rsidRPr="009177B5" w:rsidRDefault="00C94617" w:rsidP="00C94617">
      <w:pPr>
        <w:ind w:left="791"/>
        <w:rPr>
          <w:rFonts w:ascii="Arial" w:hAnsi="Arial" w:cs="Arial"/>
          <w:highlight w:val="lightGray"/>
        </w:rPr>
      </w:pPr>
      <w:r w:rsidRPr="009177B5">
        <w:rPr>
          <w:rFonts w:ascii="Arial" w:hAnsi="Arial" w:cs="Arial"/>
          <w:highlight w:val="lightGray"/>
        </w:rPr>
        <w:t>AI-toepassingen worden enkel gebruikt als hulpmiddel om teksten te structureren of informatie sneller terug te vinden</w:t>
      </w:r>
      <w:r w:rsidRPr="009177B5">
        <w:rPr>
          <w:rFonts w:ascii="Arial" w:hAnsi="Arial" w:cs="Arial"/>
          <w:b/>
          <w:highlight w:val="lightGray"/>
        </w:rPr>
        <w:t>. AI neemt nooit zelfstandig beslissingen over leerlingen,</w:t>
      </w:r>
      <w:r w:rsidRPr="009177B5">
        <w:rPr>
          <w:rFonts w:ascii="Arial" w:hAnsi="Arial" w:cs="Arial"/>
          <w:highlight w:val="lightGray"/>
        </w:rPr>
        <w:t xml:space="preserve"> de CLB-medewerker blijft altijd persoonlijk verantwoordelijk voor de inhoud van het dossier en de conclusies.</w:t>
      </w:r>
    </w:p>
    <w:p w14:paraId="302EAB04" w14:textId="77777777" w:rsidR="00C94617" w:rsidRPr="009177B5" w:rsidRDefault="00C94617" w:rsidP="007E478C">
      <w:pPr>
        <w:numPr>
          <w:ilvl w:val="0"/>
          <w:numId w:val="106"/>
        </w:numPr>
        <w:spacing w:after="0" w:line="240" w:lineRule="auto"/>
        <w:rPr>
          <w:rFonts w:ascii="Arial" w:hAnsi="Arial" w:cs="Arial"/>
          <w:highlight w:val="lightGray"/>
          <w:u w:val="single"/>
        </w:rPr>
      </w:pPr>
      <w:r w:rsidRPr="009177B5">
        <w:rPr>
          <w:rFonts w:ascii="Arial" w:hAnsi="Arial" w:cs="Arial"/>
          <w:highlight w:val="lightGray"/>
          <w:u w:val="single"/>
        </w:rPr>
        <w:t>Je gegevens zijn veilig</w:t>
      </w:r>
    </w:p>
    <w:p w14:paraId="0963748D" w14:textId="77777777" w:rsidR="00C94617" w:rsidRPr="009177B5" w:rsidRDefault="00C94617" w:rsidP="00C94617">
      <w:pPr>
        <w:ind w:left="791"/>
        <w:rPr>
          <w:rFonts w:ascii="Arial" w:hAnsi="Arial" w:cs="Arial"/>
          <w:highlight w:val="lightGray"/>
        </w:rPr>
      </w:pPr>
      <w:r w:rsidRPr="009177B5">
        <w:rPr>
          <w:rFonts w:ascii="Arial" w:hAnsi="Arial" w:cs="Arial"/>
          <w:highlight w:val="lightGray"/>
        </w:rPr>
        <w:t xml:space="preserve">Jouw privacy blijft gewaarborgd. Het CLB deelt </w:t>
      </w:r>
      <w:r w:rsidRPr="009177B5">
        <w:rPr>
          <w:rFonts w:ascii="Arial" w:hAnsi="Arial" w:cs="Arial"/>
          <w:b/>
          <w:highlight w:val="lightGray"/>
        </w:rPr>
        <w:t>geen</w:t>
      </w:r>
      <w:r w:rsidRPr="009177B5">
        <w:rPr>
          <w:rFonts w:ascii="Arial" w:hAnsi="Arial" w:cs="Arial"/>
          <w:highlight w:val="lightGray"/>
        </w:rPr>
        <w:t xml:space="preserve"> gegevens met commerciële diensten zoals de openbare versie van ChatGPT. Er wordt enkel gewerkt binnen beveiligde omgevingen die zijn goedgekeurd door de Vlaamse overheid.</w:t>
      </w:r>
    </w:p>
    <w:p w14:paraId="477AEC43" w14:textId="77777777" w:rsidR="00C94617" w:rsidRPr="009177B5" w:rsidRDefault="00C94617" w:rsidP="007E478C">
      <w:pPr>
        <w:numPr>
          <w:ilvl w:val="0"/>
          <w:numId w:val="106"/>
        </w:numPr>
        <w:spacing w:after="0" w:line="240" w:lineRule="auto"/>
        <w:rPr>
          <w:rFonts w:ascii="Arial" w:hAnsi="Arial" w:cs="Arial"/>
          <w:highlight w:val="lightGray"/>
          <w:u w:val="single"/>
        </w:rPr>
      </w:pPr>
      <w:bookmarkStart w:id="188" w:name="_heading=h.d2fc1ii4vq8h" w:colFirst="0" w:colLast="0"/>
      <w:bookmarkEnd w:id="188"/>
      <w:r w:rsidRPr="009177B5">
        <w:rPr>
          <w:rFonts w:ascii="Arial" w:hAnsi="Arial" w:cs="Arial"/>
          <w:highlight w:val="lightGray"/>
          <w:u w:val="single"/>
        </w:rPr>
        <w:t>Jij hebt de controle</w:t>
      </w:r>
    </w:p>
    <w:p w14:paraId="51C6922B" w14:textId="77777777" w:rsidR="00C94617" w:rsidRPr="009177B5" w:rsidRDefault="00C94617" w:rsidP="00C94617">
      <w:pPr>
        <w:ind w:left="791"/>
        <w:rPr>
          <w:rFonts w:ascii="Arial" w:hAnsi="Arial" w:cs="Arial"/>
          <w:highlight w:val="lightGray"/>
        </w:rPr>
      </w:pPr>
      <w:r w:rsidRPr="009177B5">
        <w:rPr>
          <w:rFonts w:ascii="Arial" w:hAnsi="Arial" w:cs="Arial"/>
          <w:highlight w:val="lightGray"/>
        </w:rPr>
        <w:t>Je hebt altijd inspraak in hoe we te werk gaan:</w:t>
      </w:r>
    </w:p>
    <w:p w14:paraId="49E24E91" w14:textId="77777777" w:rsidR="00C94617" w:rsidRPr="009177B5" w:rsidRDefault="00C94617" w:rsidP="007E478C">
      <w:pPr>
        <w:numPr>
          <w:ilvl w:val="1"/>
          <w:numId w:val="106"/>
        </w:numPr>
        <w:spacing w:after="0" w:line="240" w:lineRule="auto"/>
        <w:rPr>
          <w:rFonts w:ascii="Arial" w:hAnsi="Arial" w:cs="Arial"/>
          <w:highlight w:val="lightGray"/>
        </w:rPr>
      </w:pPr>
      <w:r w:rsidRPr="009177B5">
        <w:rPr>
          <w:rFonts w:ascii="Arial" w:hAnsi="Arial" w:cs="Arial"/>
          <w:b/>
          <w:highlight w:val="lightGray"/>
        </w:rPr>
        <w:t>Recht op weigering</w:t>
      </w:r>
      <w:r w:rsidRPr="009177B5">
        <w:rPr>
          <w:rFonts w:ascii="Arial" w:hAnsi="Arial" w:cs="Arial"/>
          <w:highlight w:val="lightGray"/>
        </w:rPr>
        <w:t>: wil je liever niet dat we AI-hulpmiddelen gebruiken voor jouw dossier? Meld dit aan je CLB-medewerker, dan werken we op de klassieke manier verder.</w:t>
      </w:r>
    </w:p>
    <w:p w14:paraId="09ECED71" w14:textId="77777777" w:rsidR="00C94617" w:rsidRPr="009177B5" w:rsidRDefault="00C94617" w:rsidP="007E478C">
      <w:pPr>
        <w:numPr>
          <w:ilvl w:val="1"/>
          <w:numId w:val="106"/>
        </w:numPr>
        <w:spacing w:after="0" w:line="240" w:lineRule="auto"/>
        <w:rPr>
          <w:rFonts w:ascii="Arial" w:hAnsi="Arial" w:cs="Arial"/>
          <w:highlight w:val="lightGray"/>
        </w:rPr>
      </w:pPr>
      <w:r w:rsidRPr="009177B5">
        <w:rPr>
          <w:rFonts w:ascii="Arial" w:hAnsi="Arial" w:cs="Arial"/>
          <w:b/>
          <w:highlight w:val="lightGray"/>
        </w:rPr>
        <w:t>Bewaring</w:t>
      </w:r>
      <w:r w:rsidRPr="009177B5">
        <w:rPr>
          <w:rFonts w:ascii="Arial" w:hAnsi="Arial" w:cs="Arial"/>
          <w:highlight w:val="lightGray"/>
        </w:rPr>
        <w:t>: je dossier wordt met de nodige vertrouwelijkheid bewaard en 10 jaar na het laatste medisch contact (onderzoek of vaccinatie) volledig verwijderd.</w:t>
      </w:r>
    </w:p>
    <w:p w14:paraId="4FC33DE5" w14:textId="28D02B44" w:rsidR="005E593F" w:rsidRPr="009177B5" w:rsidRDefault="00C94617" w:rsidP="00C94617">
      <w:pPr>
        <w:rPr>
          <w:rFonts w:ascii="Arial" w:hAnsi="Arial" w:cs="Arial"/>
        </w:rPr>
      </w:pPr>
      <w:r w:rsidRPr="009177B5">
        <w:rPr>
          <w:rFonts w:ascii="Arial" w:hAnsi="Arial" w:cs="Arial"/>
          <w:highlight w:val="lightGray"/>
        </w:rPr>
        <w:t xml:space="preserve">De technologie ondersteunt ons werk, maar de </w:t>
      </w:r>
      <w:r w:rsidRPr="009177B5">
        <w:rPr>
          <w:rFonts w:ascii="Arial" w:hAnsi="Arial" w:cs="Arial"/>
          <w:b/>
          <w:highlight w:val="lightGray"/>
        </w:rPr>
        <w:t>menselijke begeleiding en jouw privacy staan altijd centraal</w:t>
      </w:r>
      <w:r w:rsidRPr="009177B5">
        <w:rPr>
          <w:rFonts w:ascii="Arial" w:hAnsi="Arial" w:cs="Arial"/>
          <w:highlight w:val="lightGray"/>
        </w:rPr>
        <w:t>.</w:t>
      </w:r>
    </w:p>
    <w:p w14:paraId="233FBD4C" w14:textId="78BBEF23" w:rsidR="00FD14C1" w:rsidRPr="003A69BC" w:rsidRDefault="00FD14C1" w:rsidP="00600DFC">
      <w:pPr>
        <w:spacing w:line="320" w:lineRule="exact"/>
        <w:rPr>
          <w:rFonts w:ascii="Arial" w:hAnsi="Arial" w:cs="Arial"/>
        </w:rPr>
      </w:pPr>
      <w:r w:rsidRPr="007A4380">
        <w:rPr>
          <w:rFonts w:ascii="Arial" w:hAnsi="Arial" w:cs="Arial"/>
        </w:rPr>
        <w:t xml:space="preserve">Alle dossiergegevens worden bewaard in het CLB, onder de verantwoordelijkheid van de directeur die het dossier beheert. Jouw dossier wordt nog 10 jaar na het laatste medisch onderzoek of vaccinatie </w:t>
      </w:r>
      <w:r w:rsidR="008D71E3" w:rsidRPr="007A4380">
        <w:rPr>
          <w:rFonts w:ascii="Arial" w:hAnsi="Arial" w:cs="Arial"/>
        </w:rPr>
        <w:t xml:space="preserve">gearchiveerd. </w:t>
      </w:r>
      <w:r w:rsidRPr="007A4380">
        <w:rPr>
          <w:rFonts w:ascii="Arial" w:hAnsi="Arial" w:cs="Arial"/>
        </w:rPr>
        <w:t xml:space="preserve">Daarna wordt het </w:t>
      </w:r>
      <w:r w:rsidR="008D71E3" w:rsidRPr="007A4380">
        <w:rPr>
          <w:rFonts w:ascii="Arial" w:hAnsi="Arial" w:cs="Arial"/>
        </w:rPr>
        <w:t xml:space="preserve">digitaal </w:t>
      </w:r>
      <w:r w:rsidRPr="007A4380">
        <w:rPr>
          <w:rFonts w:ascii="Arial" w:hAnsi="Arial" w:cs="Arial"/>
        </w:rPr>
        <w:t xml:space="preserve">dossier </w:t>
      </w:r>
      <w:r w:rsidR="008D71E3" w:rsidRPr="007A4380">
        <w:rPr>
          <w:rFonts w:ascii="Arial" w:hAnsi="Arial" w:cs="Arial"/>
        </w:rPr>
        <w:t>verwijderd.</w:t>
      </w:r>
    </w:p>
    <w:p w14:paraId="7983D5FB" w14:textId="77777777" w:rsidR="00F17893" w:rsidRPr="007A4380" w:rsidRDefault="00F17893" w:rsidP="00600DFC">
      <w:pPr>
        <w:spacing w:line="320" w:lineRule="exact"/>
        <w:rPr>
          <w:rFonts w:ascii="Arial" w:eastAsia="Arial" w:hAnsi="Arial" w:cs="Arial"/>
          <w:b/>
          <w:bCs/>
          <w:u w:val="single"/>
        </w:rPr>
      </w:pPr>
      <w:r w:rsidRPr="007A4380">
        <w:rPr>
          <w:rFonts w:ascii="Arial" w:eastAsia="Arial" w:hAnsi="Arial" w:cs="Arial"/>
          <w:b/>
          <w:bCs/>
          <w:u w:val="single"/>
        </w:rPr>
        <w:t>Het dossier inkijken?</w:t>
      </w:r>
    </w:p>
    <w:p w14:paraId="794EEFD6" w14:textId="78FC1378" w:rsidR="00FD14C1" w:rsidRPr="007A4380" w:rsidRDefault="1EA13078" w:rsidP="00600DFC">
      <w:pPr>
        <w:spacing w:line="320" w:lineRule="exact"/>
        <w:rPr>
          <w:rFonts w:ascii="Arial" w:hAnsi="Arial" w:cs="Arial"/>
        </w:rPr>
      </w:pPr>
      <w:r w:rsidRPr="007A4380">
        <w:rPr>
          <w:rFonts w:ascii="Arial" w:eastAsia="Arial" w:hAnsi="Arial" w:cs="Arial"/>
        </w:rPr>
        <w:t>Ben je jonger dan 12 jaar, dan mogen je ouders</w:t>
      </w:r>
      <w:r w:rsidR="00F33961" w:rsidRPr="007A4380">
        <w:rPr>
          <w:rFonts w:ascii="Arial" w:eastAsia="Arial" w:hAnsi="Arial" w:cs="Arial"/>
        </w:rPr>
        <w:t xml:space="preserve"> of voogd</w:t>
      </w:r>
      <w:r w:rsidRPr="007A4380">
        <w:rPr>
          <w:rFonts w:ascii="Arial" w:eastAsia="Arial" w:hAnsi="Arial" w:cs="Arial"/>
        </w:rPr>
        <w:t xml:space="preserve"> het </w:t>
      </w:r>
      <w:r w:rsidR="00491DEA" w:rsidRPr="007A4380">
        <w:rPr>
          <w:rFonts w:ascii="Arial" w:eastAsia="Arial" w:hAnsi="Arial" w:cs="Arial"/>
        </w:rPr>
        <w:t xml:space="preserve">digitale </w:t>
      </w:r>
      <w:r w:rsidRPr="007A4380">
        <w:rPr>
          <w:rFonts w:ascii="Arial" w:eastAsia="Arial" w:hAnsi="Arial" w:cs="Arial"/>
        </w:rPr>
        <w:t>dossier inkijken</w:t>
      </w:r>
      <w:r w:rsidR="00FD14C1" w:rsidRPr="007A4380">
        <w:rPr>
          <w:rFonts w:ascii="Arial" w:eastAsia="Arial" w:hAnsi="Arial" w:cs="Arial"/>
        </w:rPr>
        <w:t xml:space="preserve"> </w:t>
      </w:r>
      <w:r w:rsidR="00FD14C1" w:rsidRPr="007A4380">
        <w:rPr>
          <w:rFonts w:ascii="Arial" w:hAnsi="Arial" w:cs="Arial"/>
        </w:rPr>
        <w:t>op het centrum.</w:t>
      </w:r>
    </w:p>
    <w:p w14:paraId="1921AB62" w14:textId="0F98BB9D" w:rsidR="00FD14C1" w:rsidRPr="007A4380" w:rsidRDefault="00FD14C1" w:rsidP="00600DFC">
      <w:pPr>
        <w:spacing w:line="320" w:lineRule="exact"/>
        <w:rPr>
          <w:rFonts w:ascii="Arial" w:hAnsi="Arial" w:cs="Arial"/>
          <w:szCs w:val="22"/>
        </w:rPr>
      </w:pPr>
      <w:r w:rsidRPr="007A4380">
        <w:rPr>
          <w:rFonts w:ascii="Arial" w:hAnsi="Arial" w:cs="Arial"/>
        </w:rPr>
        <w:t xml:space="preserve">Dit geldt niet altijd en niet voor het volledige dossier. </w:t>
      </w:r>
      <w:bookmarkStart w:id="189" w:name="_Hlk69747923"/>
      <w:r w:rsidR="00F33961" w:rsidRPr="007A4380">
        <w:rPr>
          <w:rFonts w:ascii="Arial" w:hAnsi="Arial" w:cs="Arial"/>
          <w:szCs w:val="22"/>
        </w:rPr>
        <w:t>Inzage in de gezondheidsgegevens van  het dossier, gebeurt altijd in bijzijn van een arts.</w:t>
      </w:r>
      <w:bookmarkEnd w:id="189"/>
    </w:p>
    <w:p w14:paraId="65B4491D" w14:textId="38AD6FBB" w:rsidR="00253231" w:rsidRPr="00BB3941" w:rsidRDefault="1EA13078" w:rsidP="00C60657">
      <w:pPr>
        <w:spacing w:line="320" w:lineRule="exact"/>
        <w:rPr>
          <w:rFonts w:ascii="Arial" w:eastAsia="Arial,Trebuchet MS" w:hAnsi="Arial" w:cs="Arial"/>
        </w:rPr>
      </w:pPr>
      <w:r w:rsidRPr="007A4380">
        <w:rPr>
          <w:rFonts w:ascii="Arial" w:eastAsia="Arial" w:hAnsi="Arial" w:cs="Arial"/>
        </w:rPr>
        <w:t xml:space="preserve">Vanaf 12 jaar mag je </w:t>
      </w:r>
      <w:r w:rsidR="00FD14C1" w:rsidRPr="007A4380">
        <w:rPr>
          <w:rFonts w:ascii="Arial" w:hAnsi="Arial" w:cs="Arial"/>
        </w:rPr>
        <w:t>meestal zelf het dossier inkijken. Er bestaan wel enkele uitzonderingen. Je ouders of voogd mogen het dossier enkel inkijken met jouw toestemming. Het dossier inkijken gebeurt tijdens een gesprek met het begeleidende CLB- team. Je kan een kopie vragen van de gegevens die je mag inkijken. Die kopie is vertrouwelijk en mag niet voor iets anders dienen dan voor jeugdhulp. Gegevens over jezelf mag je laten verbeteren en aanvullen.</w:t>
      </w:r>
      <w:bookmarkEnd w:id="187"/>
    </w:p>
    <w:p w14:paraId="2584553D" w14:textId="0886B9D1" w:rsidR="00061DCD" w:rsidRPr="007A4380" w:rsidRDefault="1EA13078" w:rsidP="00C60657">
      <w:pPr>
        <w:spacing w:line="320" w:lineRule="exact"/>
        <w:rPr>
          <w:rFonts w:ascii="Arial" w:eastAsia="Arial" w:hAnsi="Arial" w:cs="Arial"/>
          <w:b/>
          <w:bCs/>
          <w:u w:val="single"/>
        </w:rPr>
      </w:pPr>
      <w:r w:rsidRPr="007A4380">
        <w:rPr>
          <w:rFonts w:ascii="Arial" w:eastAsia="Arial" w:hAnsi="Arial" w:cs="Arial"/>
          <w:b/>
          <w:bCs/>
          <w:u w:val="single"/>
        </w:rPr>
        <w:t>Naar een andere school</w:t>
      </w:r>
      <w:r w:rsidR="00452373" w:rsidRPr="007A4380">
        <w:rPr>
          <w:rFonts w:ascii="Arial" w:eastAsia="Arial" w:hAnsi="Arial" w:cs="Arial"/>
          <w:b/>
          <w:bCs/>
          <w:u w:val="single"/>
        </w:rPr>
        <w:t>?</w:t>
      </w:r>
    </w:p>
    <w:p w14:paraId="1C7D5E1B" w14:textId="030A540B" w:rsidR="00913D3C" w:rsidRPr="008D2B42" w:rsidRDefault="00913D3C" w:rsidP="00B13998">
      <w:pPr>
        <w:spacing w:line="360" w:lineRule="auto"/>
        <w:rPr>
          <w:rFonts w:ascii="Arial" w:hAnsi="Arial" w:cs="Arial"/>
          <w:szCs w:val="24"/>
        </w:rPr>
      </w:pPr>
      <w:bookmarkStart w:id="190" w:name="_Hlk141713751"/>
      <w:r w:rsidRPr="007A4380">
        <w:rPr>
          <w:rFonts w:ascii="Arial" w:hAnsi="Arial" w:cs="Arial"/>
          <w:szCs w:val="24"/>
        </w:rPr>
        <w:lastRenderedPageBreak/>
        <w:t xml:space="preserve">Als je van een school komt die samenwerkt met een ander CLB, zal je CLB-dossier 10 werkdagen na de inschrijving bezorgd worden aan het nieuwe CLB. Je hoeft hiervoor als ouder of leerling  niets te doen. Bij een inschrijving </w:t>
      </w:r>
      <w:r w:rsidRPr="008D2B42">
        <w:rPr>
          <w:rFonts w:ascii="Arial" w:hAnsi="Arial" w:cs="Arial"/>
          <w:szCs w:val="24"/>
        </w:rPr>
        <w:t>voor een volgend schooljaar wordt het dossier pas na 1 september overgedragen.</w:t>
      </w:r>
    </w:p>
    <w:bookmarkEnd w:id="190"/>
    <w:p w14:paraId="0A3CC487" w14:textId="77777777" w:rsidR="00977365" w:rsidRPr="003C5539" w:rsidRDefault="171FF411" w:rsidP="00977365">
      <w:pPr>
        <w:rPr>
          <w:rFonts w:ascii="Arial" w:hAnsi="Arial" w:cs="Arial"/>
        </w:rPr>
      </w:pPr>
      <w:r w:rsidRPr="2B339EEE">
        <w:rPr>
          <w:rFonts w:ascii="Arial" w:hAnsi="Arial" w:cs="Arial"/>
        </w:rPr>
        <w:t>Als je</w:t>
      </w:r>
      <w:r w:rsidR="6643CCDA" w:rsidRPr="2B339EEE">
        <w:rPr>
          <w:rFonts w:ascii="Arial" w:hAnsi="Arial" w:cs="Arial"/>
        </w:rPr>
        <w:t xml:space="preserve"> als leerling of ouder</w:t>
      </w:r>
      <w:r w:rsidRPr="2B339EEE">
        <w:rPr>
          <w:rFonts w:ascii="Arial" w:hAnsi="Arial" w:cs="Arial"/>
          <w:highlight w:val="lightGray"/>
        </w:rPr>
        <w:t xml:space="preserve"> </w:t>
      </w:r>
      <w:r w:rsidRPr="2B339EEE">
        <w:rPr>
          <w:rFonts w:ascii="Arial" w:hAnsi="Arial" w:cs="Arial"/>
        </w:rPr>
        <w:t>niet wil dat je dossier wordt overgedragen, moet</w:t>
      </w:r>
      <w:r w:rsidR="46F5645D" w:rsidRPr="2B339EEE">
        <w:rPr>
          <w:rFonts w:ascii="Arial" w:hAnsi="Arial" w:cs="Arial"/>
        </w:rPr>
        <w:t xml:space="preserve"> je</w:t>
      </w:r>
      <w:r w:rsidRPr="2B339EEE">
        <w:rPr>
          <w:rFonts w:ascii="Arial" w:hAnsi="Arial" w:cs="Arial"/>
        </w:rPr>
        <w:t xml:space="preserve"> dat binnen een termijn van 10 werkdagen na de inschrijving via aangetekend schrijven laten weten aan je vorige CLB. Je kunt je echter niet verzetten tegen het overdragen van identificatiegegevens</w:t>
      </w:r>
      <w:r w:rsidR="002D21DA">
        <w:rPr>
          <w:rFonts w:ascii="Arial" w:hAnsi="Arial" w:cs="Arial"/>
        </w:rPr>
        <w:t xml:space="preserve">, </w:t>
      </w:r>
      <w:r w:rsidRPr="2B339EEE">
        <w:rPr>
          <w:rFonts w:ascii="Arial" w:hAnsi="Arial" w:cs="Arial"/>
        </w:rPr>
        <w:t>gegevens in het kader van de verplichte begeleiding van leerlingen met leerplichtproblemen en gegevens in het kader van systematische contact</w:t>
      </w:r>
      <w:r w:rsidR="005D7934">
        <w:rPr>
          <w:rFonts w:ascii="Arial" w:hAnsi="Arial" w:cs="Arial"/>
        </w:rPr>
        <w:t>momenten</w:t>
      </w:r>
      <w:r w:rsidRPr="2B339EEE">
        <w:rPr>
          <w:rFonts w:ascii="Arial" w:hAnsi="Arial" w:cs="Arial"/>
        </w:rPr>
        <w:t>. Ook tegen de overdracht van een GC</w:t>
      </w:r>
      <w:r w:rsidR="009D2A0A" w:rsidRPr="2B339EEE">
        <w:rPr>
          <w:rFonts w:ascii="Arial" w:hAnsi="Arial" w:cs="Arial"/>
        </w:rPr>
        <w:t xml:space="preserve"> (gemeenschappelijk </w:t>
      </w:r>
      <w:proofErr w:type="spellStart"/>
      <w:r w:rsidR="009D2A0A" w:rsidRPr="2B339EEE">
        <w:rPr>
          <w:rFonts w:ascii="Arial" w:hAnsi="Arial" w:cs="Arial"/>
        </w:rPr>
        <w:t>curricum</w:t>
      </w:r>
      <w:proofErr w:type="spellEnd"/>
      <w:r w:rsidR="009D2A0A" w:rsidRPr="2B339EEE">
        <w:rPr>
          <w:rFonts w:ascii="Arial" w:hAnsi="Arial" w:cs="Arial"/>
        </w:rPr>
        <w:t>)</w:t>
      </w:r>
      <w:r w:rsidRPr="2B339EEE">
        <w:rPr>
          <w:rFonts w:ascii="Arial" w:hAnsi="Arial" w:cs="Arial"/>
        </w:rPr>
        <w:t>-, IAC</w:t>
      </w:r>
      <w:r w:rsidR="0F1C5DA9" w:rsidRPr="2B339EEE">
        <w:rPr>
          <w:rFonts w:ascii="Arial" w:hAnsi="Arial" w:cs="Arial"/>
        </w:rPr>
        <w:t xml:space="preserve"> (individueel aangepast curriculum)</w:t>
      </w:r>
      <w:r w:rsidRPr="2B339EEE">
        <w:rPr>
          <w:rFonts w:ascii="Arial" w:hAnsi="Arial" w:cs="Arial"/>
        </w:rPr>
        <w:t xml:space="preserve">- of </w:t>
      </w:r>
      <w:r w:rsidRPr="00977365">
        <w:rPr>
          <w:rFonts w:ascii="Arial" w:hAnsi="Arial" w:cs="Arial"/>
        </w:rPr>
        <w:t>OV4</w:t>
      </w:r>
      <w:r w:rsidR="0F1C5DA9" w:rsidRPr="00977365">
        <w:rPr>
          <w:rFonts w:ascii="Arial" w:hAnsi="Arial" w:cs="Arial"/>
        </w:rPr>
        <w:t xml:space="preserve"> (opleidingsvorm </w:t>
      </w:r>
      <w:r w:rsidR="5640E600" w:rsidRPr="00977365">
        <w:rPr>
          <w:rFonts w:ascii="Arial" w:hAnsi="Arial" w:cs="Arial"/>
        </w:rPr>
        <w:t>4)</w:t>
      </w:r>
      <w:r w:rsidRPr="00977365">
        <w:rPr>
          <w:rFonts w:ascii="Arial" w:hAnsi="Arial" w:cs="Arial"/>
        </w:rPr>
        <w:t>-verslag</w:t>
      </w:r>
      <w:r w:rsidR="5640E600" w:rsidRPr="00977365">
        <w:rPr>
          <w:rFonts w:ascii="Arial" w:hAnsi="Arial" w:cs="Arial"/>
        </w:rPr>
        <w:t xml:space="preserve"> </w:t>
      </w:r>
      <w:r w:rsidRPr="00977365">
        <w:rPr>
          <w:rFonts w:ascii="Arial" w:hAnsi="Arial" w:cs="Arial"/>
        </w:rPr>
        <w:t xml:space="preserve">kun je je niet verzetten. </w:t>
      </w:r>
      <w:r w:rsidR="00977365" w:rsidRPr="003C5539">
        <w:rPr>
          <w:rFonts w:ascii="Arial" w:hAnsi="Arial" w:cs="Arial"/>
          <w:highlight w:val="lightGray"/>
        </w:rPr>
        <w:t>Een GC-verslag laat toe dat de leerling het gemeenschappelijk curriculum volgt met extra ondersteuning. Een IAC-verslag laat toe dat de leerling een individueel curriculum volgt met ondersteuning in gewoon of buitengewoon onderwijs. Een OV4-verslag laat toe dat de leerling intensieve ondersteuning en speciale aanpassingen krijgt om het gemeenschappelijk curriculum te volgen in het gewone onderwijs of OV4 van het buitengewoon onderwijs.</w:t>
      </w:r>
    </w:p>
    <w:p w14:paraId="40DF9402" w14:textId="5106BAE5" w:rsidR="000E09A9" w:rsidRDefault="00977365" w:rsidP="00977365">
      <w:pPr>
        <w:rPr>
          <w:rFonts w:ascii="Arial" w:hAnsi="Arial" w:cs="Arial"/>
          <w:color w:val="000000" w:themeColor="text1"/>
        </w:rPr>
      </w:pPr>
      <w:r w:rsidRPr="00977365">
        <w:rPr>
          <w:rFonts w:ascii="Arial" w:hAnsi="Arial" w:cs="Arial"/>
          <w:color w:val="9BBB59" w:themeColor="accent3"/>
        </w:rPr>
        <w:t xml:space="preserve"> </w:t>
      </w:r>
      <w:r w:rsidR="2DDBE001" w:rsidRPr="00977365">
        <w:rPr>
          <w:rFonts w:ascii="Arial" w:hAnsi="Arial" w:cs="Arial"/>
          <w:color w:val="000000" w:themeColor="text1"/>
        </w:rPr>
        <w:t xml:space="preserve">In principe worden </w:t>
      </w:r>
      <w:r w:rsidR="0692553E" w:rsidRPr="00977365">
        <w:rPr>
          <w:rFonts w:ascii="Arial" w:hAnsi="Arial" w:cs="Arial"/>
          <w:color w:val="000000" w:themeColor="text1"/>
        </w:rPr>
        <w:t>GC- en IAC-</w:t>
      </w:r>
      <w:r w:rsidR="2DDBE001" w:rsidRPr="00977365">
        <w:rPr>
          <w:rFonts w:ascii="Arial" w:hAnsi="Arial" w:cs="Arial"/>
          <w:color w:val="000000" w:themeColor="text1"/>
        </w:rPr>
        <w:t>verslagen bijgehouden in IRIS-CLB online.</w:t>
      </w:r>
    </w:p>
    <w:p w14:paraId="4E97FD16" w14:textId="02B5412F" w:rsidR="00CB1A85" w:rsidRPr="003C5539" w:rsidRDefault="00CB1A85" w:rsidP="0037092C">
      <w:pPr>
        <w:rPr>
          <w:rFonts w:ascii="Arial" w:hAnsi="Arial" w:cs="Arial"/>
        </w:rPr>
      </w:pPr>
      <w:r w:rsidRPr="003C5539">
        <w:rPr>
          <w:rFonts w:ascii="Arial" w:hAnsi="Arial" w:cs="Arial"/>
          <w:highlight w:val="lightGray"/>
        </w:rPr>
        <w:t>Als het CLB de leerling aangemeld had of wou aanmelden bij een gemandateerde voorziening (Ondersteuningscentrum Jeugdzorg of Vertrouwenscentrum Kindermishandeling), zal het CLB- team bespreken of ze nog steeds verontrust zijn over de leerling. Bij een blijvende verontrusting zullen de gegevens over de verontrustende situatie ook naar het volgende CLB gaan. Daar kun je je niet tegen verzetten</w:t>
      </w:r>
      <w:r w:rsidR="00884EAD" w:rsidRPr="003C5539">
        <w:rPr>
          <w:rFonts w:ascii="Arial" w:hAnsi="Arial" w:cs="Arial"/>
          <w:highlight w:val="lightGray"/>
        </w:rPr>
        <w:t>.</w:t>
      </w:r>
      <w:r w:rsidR="00884EAD" w:rsidRPr="003C5539">
        <w:rPr>
          <w:rFonts w:ascii="Arial" w:hAnsi="Arial" w:cs="Arial"/>
        </w:rPr>
        <w:t xml:space="preserve"> </w:t>
      </w:r>
    </w:p>
    <w:p w14:paraId="27133B1C" w14:textId="581D33E8" w:rsidR="00386453" w:rsidRPr="007A4380" w:rsidRDefault="00386453" w:rsidP="00600DFC">
      <w:pPr>
        <w:spacing w:line="320" w:lineRule="exact"/>
        <w:rPr>
          <w:rFonts w:ascii="Arial" w:hAnsi="Arial" w:cs="Arial"/>
          <w:b/>
          <w:u w:val="single"/>
        </w:rPr>
      </w:pPr>
      <w:r w:rsidRPr="007A4380">
        <w:rPr>
          <w:rFonts w:ascii="Arial" w:hAnsi="Arial" w:cs="Arial"/>
          <w:b/>
          <w:u w:val="single"/>
        </w:rPr>
        <w:t>Een klacht over een CLB-begeleiding?</w:t>
      </w:r>
    </w:p>
    <w:p w14:paraId="7305534A" w14:textId="6E0D5645" w:rsidR="00AF39D3" w:rsidRPr="003A69BC" w:rsidRDefault="007327B1" w:rsidP="003A69BC">
      <w:pPr>
        <w:spacing w:line="320" w:lineRule="exact"/>
        <w:rPr>
          <w:rFonts w:ascii="Arial" w:hAnsi="Arial" w:cs="Arial"/>
        </w:rPr>
      </w:pPr>
      <w:r w:rsidRPr="007A4380">
        <w:rPr>
          <w:rFonts w:ascii="Arial" w:hAnsi="Arial" w:cs="Arial"/>
        </w:rPr>
        <w:t xml:space="preserve">Elk centrum heeft een vaste werkwijze om klachten te behandelen. Je kan dit navragen bij je CLB of via </w:t>
      </w:r>
      <w:hyperlink r:id="rId37" w:history="1">
        <w:r w:rsidRPr="007A4380">
          <w:rPr>
            <w:rStyle w:val="Hyperlink"/>
            <w:rFonts w:ascii="Arial" w:hAnsi="Arial" w:cs="Arial"/>
            <w:color w:val="auto"/>
            <w:u w:val="none"/>
          </w:rPr>
          <w:t>www.clbtrikant.be</w:t>
        </w:r>
      </w:hyperlink>
      <w:r w:rsidR="00BB3941">
        <w:rPr>
          <w:rStyle w:val="Hyperlink"/>
          <w:rFonts w:ascii="Arial" w:hAnsi="Arial" w:cs="Arial"/>
          <w:color w:val="auto"/>
          <w:u w:val="none"/>
        </w:rPr>
        <w:t>.</w:t>
      </w:r>
    </w:p>
    <w:p w14:paraId="252FC034" w14:textId="123CFF98" w:rsidR="00CA0C97" w:rsidRPr="007A4380" w:rsidRDefault="00CA0C97" w:rsidP="00600DFC">
      <w:pPr>
        <w:pStyle w:val="VVKSOTekst"/>
        <w:spacing w:after="0" w:line="320" w:lineRule="exact"/>
        <w:jc w:val="left"/>
        <w:rPr>
          <w:rFonts w:cs="Arial"/>
          <w:b/>
          <w:u w:val="single"/>
          <w:lang w:val="nl-BE"/>
        </w:rPr>
      </w:pPr>
      <w:r w:rsidRPr="007A4380">
        <w:rPr>
          <w:rFonts w:cs="Arial"/>
          <w:b/>
          <w:u w:val="single"/>
          <w:lang w:val="nl-BE"/>
        </w:rPr>
        <w:t>CLB-chat</w:t>
      </w:r>
    </w:p>
    <w:p w14:paraId="6221B212" w14:textId="6B2BCAA9" w:rsidR="00BB3941" w:rsidRPr="00950738" w:rsidRDefault="00CA0C97" w:rsidP="00BB3941">
      <w:pPr>
        <w:spacing w:line="320" w:lineRule="exact"/>
        <w:rPr>
          <w:rFonts w:ascii="Arial" w:hAnsi="Arial" w:cs="Arial"/>
          <w:shd w:val="clear" w:color="auto" w:fill="FFFFFF" w:themeFill="background1"/>
          <w:lang w:val="nl-NL"/>
        </w:rPr>
      </w:pPr>
      <w:r w:rsidRPr="007A4380">
        <w:rPr>
          <w:rFonts w:ascii="Arial" w:hAnsi="Arial" w:cs="Arial"/>
        </w:rPr>
        <w:t xml:space="preserve">Via </w:t>
      </w:r>
      <w:hyperlink r:id="rId38" w:history="1">
        <w:r w:rsidRPr="007A4380">
          <w:rPr>
            <w:rStyle w:val="Hyperlink"/>
            <w:rFonts w:ascii="Arial" w:hAnsi="Arial" w:cs="Arial"/>
            <w:color w:val="auto"/>
          </w:rPr>
          <w:t>www.clbchat.be</w:t>
        </w:r>
      </w:hyperlink>
      <w:r w:rsidRPr="007A4380">
        <w:rPr>
          <w:rFonts w:ascii="Arial" w:hAnsi="Arial" w:cs="Arial"/>
        </w:rPr>
        <w:t xml:space="preserve"> kan je als ouder of als leerling een vraag stellen of je verhaal vertellen aan een CLB-medewerker.</w:t>
      </w:r>
      <w:r w:rsidR="00CB3035">
        <w:rPr>
          <w:rFonts w:ascii="Arial" w:hAnsi="Arial" w:cs="Arial"/>
        </w:rPr>
        <w:t xml:space="preserve"> </w:t>
      </w:r>
      <w:r w:rsidR="00CB3035" w:rsidRPr="00217069">
        <w:rPr>
          <w:rFonts w:ascii="Arial" w:hAnsi="Arial" w:cs="Arial"/>
        </w:rPr>
        <w:t>Dat kan volledig anoniem</w:t>
      </w:r>
      <w:r w:rsidR="00CB3035">
        <w:rPr>
          <w:rFonts w:ascii="Arial" w:hAnsi="Arial" w:cs="Arial"/>
        </w:rPr>
        <w:t>.</w:t>
      </w:r>
      <w:r w:rsidR="00913D3C" w:rsidRPr="007A4380">
        <w:rPr>
          <w:rFonts w:ascii="Arial" w:hAnsi="Arial" w:cs="Arial"/>
          <w:shd w:val="clear" w:color="auto" w:fill="FFFFFF" w:themeFill="background1"/>
          <w:lang w:val="nl-NL"/>
        </w:rPr>
        <w:t xml:space="preserve"> Je vindt alle informatie en de openingsuren van de chat op hun website.</w:t>
      </w:r>
    </w:p>
    <w:p w14:paraId="1F7447DA" w14:textId="482F6BF0" w:rsidR="004F0604" w:rsidRPr="00BB3941" w:rsidRDefault="00E271AF" w:rsidP="00BB3941">
      <w:pPr>
        <w:pStyle w:val="Kopje2"/>
        <w:rPr>
          <w:lang w:val="nl-NL"/>
        </w:rPr>
      </w:pPr>
      <w:bookmarkStart w:id="191" w:name="_Toc238482670"/>
      <w:bookmarkStart w:id="192" w:name="_Hlk134462513"/>
      <w:r w:rsidRPr="06E79DE9">
        <w:rPr>
          <w:lang w:val="nl-NL"/>
        </w:rPr>
        <w:t xml:space="preserve">Het </w:t>
      </w:r>
      <w:r w:rsidR="0009649D" w:rsidRPr="06E79DE9">
        <w:rPr>
          <w:lang w:val="nl-NL"/>
        </w:rPr>
        <w:t>leersteuncentrum</w:t>
      </w:r>
      <w:bookmarkEnd w:id="191"/>
    </w:p>
    <w:p w14:paraId="3C774432" w14:textId="168124D1" w:rsidR="004F0604" w:rsidRPr="00950738" w:rsidRDefault="004F0604" w:rsidP="00600DFC">
      <w:pPr>
        <w:spacing w:line="320" w:lineRule="exact"/>
        <w:rPr>
          <w:rFonts w:ascii="Arial" w:hAnsi="Arial" w:cs="Arial"/>
        </w:rPr>
      </w:pPr>
      <w:r w:rsidRPr="00950738">
        <w:rPr>
          <w:rFonts w:ascii="Arial" w:eastAsia="Arial" w:hAnsi="Arial" w:cs="Arial"/>
          <w:lang w:val="nl-NL"/>
        </w:rPr>
        <w:t xml:space="preserve">We werken samen met </w:t>
      </w:r>
      <w:r w:rsidRPr="00950738">
        <w:rPr>
          <w:rFonts w:ascii="Arial" w:hAnsi="Arial" w:cs="Arial"/>
        </w:rPr>
        <w:t>leersteuncentrum Zuid West-Vlaanderen</w:t>
      </w:r>
      <w:r w:rsidR="00600DFC" w:rsidRPr="00950738">
        <w:rPr>
          <w:rFonts w:ascii="Arial" w:hAnsi="Arial" w:cs="Arial"/>
        </w:rPr>
        <w:t xml:space="preserve"> met administratieve z</w:t>
      </w:r>
      <w:r w:rsidR="00E75082" w:rsidRPr="00950738">
        <w:rPr>
          <w:rFonts w:ascii="Arial" w:hAnsi="Arial" w:cs="Arial"/>
        </w:rPr>
        <w:t>etel: Marktplaats 86 - 8530</w:t>
      </w:r>
      <w:r w:rsidR="00600DFC" w:rsidRPr="00950738">
        <w:rPr>
          <w:rFonts w:ascii="Arial" w:hAnsi="Arial" w:cs="Arial"/>
        </w:rPr>
        <w:t xml:space="preserve"> Harelbeke.</w:t>
      </w:r>
    </w:p>
    <w:p w14:paraId="13D68D76" w14:textId="4DC73C38" w:rsidR="00936E83" w:rsidRPr="007A4380" w:rsidRDefault="004F0604" w:rsidP="00950738">
      <w:pPr>
        <w:spacing w:line="320" w:lineRule="exact"/>
        <w:rPr>
          <w:rFonts w:ascii="Arial" w:hAnsi="Arial" w:cs="Arial"/>
        </w:rPr>
      </w:pPr>
      <w:r w:rsidRPr="00950738">
        <w:rPr>
          <w:rFonts w:ascii="Arial" w:hAnsi="Arial" w:cs="Arial"/>
        </w:rPr>
        <w:t>Voor algemene vragen over leerondersteuning kan je terecht bij het</w:t>
      </w:r>
      <w:r w:rsidRPr="007A4380">
        <w:rPr>
          <w:rFonts w:ascii="Arial" w:hAnsi="Arial" w:cs="Arial"/>
        </w:rPr>
        <w:t xml:space="preserve"> informatiepunt van het leersteuncentrum.</w:t>
      </w:r>
      <w:r w:rsidR="005F75A8" w:rsidRPr="007A4380">
        <w:rPr>
          <w:rFonts w:ascii="Arial" w:hAnsi="Arial" w:cs="Arial"/>
        </w:rPr>
        <w:t xml:space="preserve"> Voor meer info: zie ook punt </w:t>
      </w:r>
      <w:r w:rsidR="00E75082" w:rsidRPr="00E75082">
        <w:rPr>
          <w:rFonts w:ascii="Arial" w:hAnsi="Arial" w:cs="Arial"/>
          <w:color w:val="00B0F0"/>
          <w:u w:val="single"/>
        </w:rPr>
        <w:fldChar w:fldCharType="begin"/>
      </w:r>
      <w:r w:rsidR="00E75082" w:rsidRPr="00E75082">
        <w:rPr>
          <w:rFonts w:ascii="Arial" w:hAnsi="Arial" w:cs="Arial"/>
          <w:color w:val="00B0F0"/>
          <w:u w:val="single"/>
        </w:rPr>
        <w:instrText xml:space="preserve"> REF _Ref175404457 \r \h </w:instrText>
      </w:r>
      <w:r w:rsidR="00E75082" w:rsidRPr="00E75082">
        <w:rPr>
          <w:rFonts w:ascii="Arial" w:hAnsi="Arial" w:cs="Arial"/>
          <w:color w:val="00B0F0"/>
          <w:u w:val="single"/>
        </w:rPr>
      </w:r>
      <w:r w:rsidR="00E75082" w:rsidRPr="00E75082">
        <w:rPr>
          <w:rFonts w:ascii="Arial" w:hAnsi="Arial" w:cs="Arial"/>
          <w:color w:val="00B0F0"/>
          <w:u w:val="single"/>
        </w:rPr>
        <w:fldChar w:fldCharType="separate"/>
      </w:r>
      <w:r w:rsidR="00E75082" w:rsidRPr="00E75082">
        <w:rPr>
          <w:rFonts w:ascii="Arial" w:hAnsi="Arial" w:cs="Arial"/>
          <w:color w:val="00B0F0"/>
          <w:u w:val="single"/>
        </w:rPr>
        <w:t>1.3</w:t>
      </w:r>
      <w:r w:rsidR="00E75082" w:rsidRPr="00E75082">
        <w:rPr>
          <w:rFonts w:ascii="Arial" w:hAnsi="Arial" w:cs="Arial"/>
          <w:color w:val="00B0F0"/>
          <w:u w:val="single"/>
        </w:rPr>
        <w:fldChar w:fldCharType="end"/>
      </w:r>
      <w:r w:rsidR="00E75082">
        <w:rPr>
          <w:rFonts w:ascii="Arial" w:hAnsi="Arial" w:cs="Arial"/>
        </w:rPr>
        <w:t xml:space="preserve"> </w:t>
      </w:r>
      <w:r w:rsidR="005F75A8" w:rsidRPr="007A4380">
        <w:rPr>
          <w:rFonts w:ascii="Arial" w:hAnsi="Arial" w:cs="Arial"/>
        </w:rPr>
        <w:t>‘</w:t>
      </w:r>
      <w:r w:rsidR="005F75A8" w:rsidRPr="007A4380">
        <w:rPr>
          <w:rFonts w:ascii="Arial" w:eastAsia="Arial" w:hAnsi="Arial" w:cs="Arial"/>
          <w:i/>
          <w:iCs/>
        </w:rPr>
        <w:t>Samenwerking met een leersteuncentrum’</w:t>
      </w:r>
      <w:r w:rsidR="00E75082">
        <w:rPr>
          <w:rFonts w:ascii="Arial" w:eastAsia="Arial" w:hAnsi="Arial" w:cs="Arial"/>
          <w:i/>
          <w:iCs/>
        </w:rPr>
        <w:t>.</w:t>
      </w:r>
    </w:p>
    <w:p w14:paraId="045777C3" w14:textId="71131D1C" w:rsidR="00531217" w:rsidRPr="00BB3941" w:rsidRDefault="00F239A3" w:rsidP="00BB3941">
      <w:pPr>
        <w:pStyle w:val="Kopje2"/>
        <w:rPr>
          <w:lang w:val="nl-NL"/>
        </w:rPr>
      </w:pPr>
      <w:bookmarkStart w:id="193" w:name="_Toc238482671"/>
      <w:bookmarkEnd w:id="192"/>
      <w:r w:rsidRPr="06E79DE9">
        <w:rPr>
          <w:lang w:val="nl-NL"/>
        </w:rPr>
        <w:t>B</w:t>
      </w:r>
      <w:r w:rsidR="00531217" w:rsidRPr="06E79DE9">
        <w:rPr>
          <w:lang w:val="nl-NL"/>
        </w:rPr>
        <w:t>eroepscommissie</w:t>
      </w:r>
      <w:bookmarkEnd w:id="193"/>
    </w:p>
    <w:p w14:paraId="79054786" w14:textId="0550B83B" w:rsidR="00181FF9" w:rsidRPr="00BB3941" w:rsidRDefault="1EA13078" w:rsidP="00600DFC">
      <w:pPr>
        <w:spacing w:line="320" w:lineRule="exact"/>
        <w:rPr>
          <w:rFonts w:ascii="Arial" w:eastAsia="Arial" w:hAnsi="Arial" w:cs="Arial"/>
        </w:rPr>
      </w:pPr>
      <w:r w:rsidRPr="007A4380">
        <w:rPr>
          <w:rFonts w:ascii="Arial" w:eastAsia="Arial" w:hAnsi="Arial" w:cs="Arial"/>
        </w:rPr>
        <w:t>De beroepscommissie bevoegd voor een beroep tegen een definitieve uitsluiting bestaat uit interne leden en externe leden. De beroepscommissie zal de definitieve uitsluiting ofwel bevestigen ofwel vernietigen.</w:t>
      </w:r>
    </w:p>
    <w:p w14:paraId="0CFED74C" w14:textId="1195C29A" w:rsidR="0021516B" w:rsidRPr="00E75082" w:rsidRDefault="1EA13078" w:rsidP="00600DFC">
      <w:pPr>
        <w:spacing w:line="320" w:lineRule="exact"/>
        <w:rPr>
          <w:rFonts w:ascii="Arial" w:eastAsia="Arial" w:hAnsi="Arial" w:cs="Arial"/>
        </w:rPr>
      </w:pPr>
      <w:r w:rsidRPr="007A4380">
        <w:rPr>
          <w:rFonts w:ascii="Arial" w:eastAsia="Arial" w:hAnsi="Arial" w:cs="Arial"/>
        </w:rPr>
        <w:t xml:space="preserve">Interne leden </w:t>
      </w:r>
      <w:r w:rsidR="00BB5489" w:rsidRPr="007A4380">
        <w:rPr>
          <w:rFonts w:ascii="Arial" w:eastAsia="Arial" w:hAnsi="Arial" w:cs="Arial"/>
        </w:rPr>
        <w:t xml:space="preserve">zijn Johan Declercq, </w:t>
      </w:r>
      <w:r w:rsidR="00BB5489" w:rsidRPr="007A4380">
        <w:rPr>
          <w:rFonts w:ascii="Arial" w:hAnsi="Arial" w:cs="Arial"/>
          <w:lang w:val="nl-NL"/>
        </w:rPr>
        <w:t xml:space="preserve">Frederick </w:t>
      </w:r>
      <w:proofErr w:type="spellStart"/>
      <w:r w:rsidR="00BB5489" w:rsidRPr="007A4380">
        <w:rPr>
          <w:rFonts w:ascii="Arial" w:hAnsi="Arial" w:cs="Arial"/>
          <w:lang w:val="nl-NL"/>
        </w:rPr>
        <w:t>Desplentere</w:t>
      </w:r>
      <w:proofErr w:type="spellEnd"/>
      <w:r w:rsidR="008D71E3" w:rsidRPr="007A4380">
        <w:rPr>
          <w:rFonts w:ascii="Arial" w:hAnsi="Arial" w:cs="Arial"/>
          <w:lang w:val="nl-NL"/>
        </w:rPr>
        <w:t xml:space="preserve">, </w:t>
      </w:r>
      <w:r w:rsidRPr="007A4380">
        <w:rPr>
          <w:rFonts w:ascii="Arial" w:eastAsia="Arial" w:hAnsi="Arial" w:cs="Arial"/>
        </w:rPr>
        <w:t xml:space="preserve">Mieke </w:t>
      </w:r>
      <w:proofErr w:type="spellStart"/>
      <w:r w:rsidRPr="007A4380">
        <w:rPr>
          <w:rFonts w:ascii="Arial" w:eastAsia="Arial" w:hAnsi="Arial" w:cs="Arial"/>
        </w:rPr>
        <w:t>Dejonckheere</w:t>
      </w:r>
      <w:proofErr w:type="spellEnd"/>
      <w:r w:rsidR="008D71E3" w:rsidRPr="00E75082">
        <w:rPr>
          <w:rFonts w:ascii="Arial" w:eastAsia="Arial" w:hAnsi="Arial" w:cs="Arial"/>
        </w:rPr>
        <w:t xml:space="preserve">, </w:t>
      </w:r>
      <w:r w:rsidRPr="00E75082">
        <w:rPr>
          <w:rFonts w:ascii="Arial" w:eastAsia="Arial" w:hAnsi="Arial" w:cs="Arial"/>
        </w:rPr>
        <w:t xml:space="preserve">leden van </w:t>
      </w:r>
      <w:r w:rsidR="004002BD" w:rsidRPr="00E75082">
        <w:rPr>
          <w:rFonts w:ascii="Arial" w:eastAsia="Arial" w:hAnsi="Arial" w:cs="Arial"/>
        </w:rPr>
        <w:t>het bestuursorgaan.</w:t>
      </w:r>
    </w:p>
    <w:p w14:paraId="658A8BF1" w14:textId="6376C4E6" w:rsidR="00696C0A" w:rsidRPr="007A4380" w:rsidRDefault="1EA13078" w:rsidP="00600DFC">
      <w:pPr>
        <w:spacing w:line="320" w:lineRule="exact"/>
        <w:rPr>
          <w:rFonts w:ascii="Arial" w:eastAsia="Arial" w:hAnsi="Arial" w:cs="Arial"/>
        </w:rPr>
      </w:pPr>
      <w:r w:rsidRPr="007A4380">
        <w:rPr>
          <w:rFonts w:ascii="Arial" w:eastAsia="Arial" w:hAnsi="Arial" w:cs="Arial"/>
        </w:rPr>
        <w:t xml:space="preserve">Externe leden zijn Filip </w:t>
      </w:r>
      <w:proofErr w:type="spellStart"/>
      <w:r w:rsidRPr="007A4380">
        <w:rPr>
          <w:rFonts w:ascii="Arial" w:eastAsia="Arial" w:hAnsi="Arial" w:cs="Arial"/>
        </w:rPr>
        <w:t>Deboutte</w:t>
      </w:r>
      <w:proofErr w:type="spellEnd"/>
      <w:r w:rsidRPr="007A4380">
        <w:rPr>
          <w:rFonts w:ascii="Arial" w:eastAsia="Arial" w:hAnsi="Arial" w:cs="Arial"/>
        </w:rPr>
        <w:t xml:space="preserve">, </w:t>
      </w:r>
      <w:r w:rsidR="00BB5489" w:rsidRPr="007A4380">
        <w:rPr>
          <w:rFonts w:ascii="Arial" w:eastAsia="Arial" w:hAnsi="Arial" w:cs="Arial"/>
        </w:rPr>
        <w:t xml:space="preserve">Ann </w:t>
      </w:r>
      <w:proofErr w:type="spellStart"/>
      <w:r w:rsidR="00BB5489" w:rsidRPr="007A4380">
        <w:rPr>
          <w:rFonts w:ascii="Arial" w:eastAsia="Arial" w:hAnsi="Arial" w:cs="Arial"/>
        </w:rPr>
        <w:t>Sarre</w:t>
      </w:r>
      <w:proofErr w:type="spellEnd"/>
      <w:r w:rsidR="00696C0A" w:rsidRPr="007A4380">
        <w:rPr>
          <w:rFonts w:ascii="Arial" w:eastAsia="Arial" w:hAnsi="Arial" w:cs="Arial"/>
        </w:rPr>
        <w:t>, Kris Supply</w:t>
      </w:r>
      <w:r w:rsidR="004002BD">
        <w:rPr>
          <w:rFonts w:ascii="Arial" w:eastAsia="Arial" w:hAnsi="Arial" w:cs="Arial"/>
        </w:rPr>
        <w:t>.</w:t>
      </w:r>
    </w:p>
    <w:p w14:paraId="7457B85F" w14:textId="04B8690F" w:rsidR="0021516B" w:rsidRPr="00BB3941" w:rsidRDefault="1EA13078" w:rsidP="00600DFC">
      <w:pPr>
        <w:spacing w:line="320" w:lineRule="exact"/>
        <w:rPr>
          <w:rFonts w:ascii="Arial" w:eastAsia="Arial" w:hAnsi="Arial" w:cs="Arial"/>
        </w:rPr>
      </w:pPr>
      <w:r w:rsidRPr="007A4380">
        <w:rPr>
          <w:rFonts w:ascii="Arial" w:eastAsia="Arial" w:hAnsi="Arial" w:cs="Arial"/>
        </w:rPr>
        <w:t xml:space="preserve">De voorzitter is Filip </w:t>
      </w:r>
      <w:proofErr w:type="spellStart"/>
      <w:r w:rsidRPr="007A4380">
        <w:rPr>
          <w:rFonts w:ascii="Arial" w:eastAsia="Arial" w:hAnsi="Arial" w:cs="Arial"/>
        </w:rPr>
        <w:t>Deboutte</w:t>
      </w:r>
      <w:proofErr w:type="spellEnd"/>
      <w:r w:rsidRPr="007A4380">
        <w:rPr>
          <w:rFonts w:ascii="Arial" w:eastAsia="Arial" w:hAnsi="Arial" w:cs="Arial"/>
        </w:rPr>
        <w:t>.</w:t>
      </w:r>
    </w:p>
    <w:p w14:paraId="4A5FE5EA" w14:textId="31A30BB6" w:rsidR="00A31440" w:rsidRPr="00BB3941" w:rsidRDefault="1EA13078" w:rsidP="00AE0183">
      <w:pPr>
        <w:spacing w:line="320" w:lineRule="exact"/>
        <w:rPr>
          <w:rFonts w:ascii="Arial" w:eastAsia="Arial" w:hAnsi="Arial" w:cs="Arial"/>
        </w:rPr>
      </w:pPr>
      <w:r w:rsidRPr="007A4380">
        <w:rPr>
          <w:rFonts w:ascii="Arial" w:eastAsia="Arial" w:hAnsi="Arial" w:cs="Arial"/>
        </w:rPr>
        <w:t>De beroepscommissie bevoegd voor een beroep tegen het oriënteringsattest B of C dat je hebt behaald, bestaat uit interne en externe leden. In de tweede fase in de beroepsprocedure kan de beroepscommissie ofwel de betwiste beslissing bevestigen ofwel een andere beslissing nemen.</w:t>
      </w:r>
    </w:p>
    <w:p w14:paraId="6ED9FE8C" w14:textId="77A44A28" w:rsidR="00C13F8B" w:rsidRPr="007A4380" w:rsidRDefault="1EA13078" w:rsidP="1EA13078">
      <w:pPr>
        <w:spacing w:line="320" w:lineRule="exact"/>
        <w:rPr>
          <w:rFonts w:ascii="Arial" w:eastAsia="Arial" w:hAnsi="Arial" w:cs="Arial"/>
        </w:rPr>
      </w:pPr>
      <w:r w:rsidRPr="007A4380">
        <w:rPr>
          <w:rFonts w:ascii="Arial" w:eastAsia="Arial" w:hAnsi="Arial" w:cs="Arial"/>
        </w:rPr>
        <w:lastRenderedPageBreak/>
        <w:t>Interne leden</w:t>
      </w:r>
      <w:r w:rsidR="005B53E8">
        <w:rPr>
          <w:rFonts w:ascii="Arial" w:eastAsia="Arial" w:hAnsi="Arial" w:cs="Arial"/>
        </w:rPr>
        <w:t xml:space="preserve">: </w:t>
      </w:r>
      <w:r w:rsidRPr="007A4380">
        <w:rPr>
          <w:rFonts w:ascii="Arial" w:eastAsia="Arial" w:hAnsi="Arial" w:cs="Arial"/>
        </w:rPr>
        <w:t xml:space="preserve">Johan </w:t>
      </w:r>
      <w:r w:rsidRPr="00E75082">
        <w:rPr>
          <w:rFonts w:ascii="Arial" w:eastAsia="Arial" w:hAnsi="Arial" w:cs="Arial"/>
        </w:rPr>
        <w:t>Declercq</w:t>
      </w:r>
      <w:r w:rsidR="009A5010" w:rsidRPr="00E75082">
        <w:rPr>
          <w:rFonts w:ascii="Arial" w:eastAsia="Arial" w:hAnsi="Arial" w:cs="Arial"/>
        </w:rPr>
        <w:t xml:space="preserve"> (lid bestuursorgaan)</w:t>
      </w:r>
      <w:r w:rsidR="00696C0A" w:rsidRPr="00E75082">
        <w:rPr>
          <w:rFonts w:ascii="Arial" w:eastAsia="Arial" w:hAnsi="Arial" w:cs="Arial"/>
        </w:rPr>
        <w:t xml:space="preserve">, </w:t>
      </w:r>
      <w:r w:rsidRPr="00E75082">
        <w:rPr>
          <w:rFonts w:ascii="Arial" w:eastAsia="Arial" w:hAnsi="Arial" w:cs="Arial"/>
        </w:rPr>
        <w:t xml:space="preserve">de voorzitter </w:t>
      </w:r>
      <w:r w:rsidRPr="007A4380">
        <w:rPr>
          <w:rFonts w:ascii="Arial" w:eastAsia="Arial" w:hAnsi="Arial" w:cs="Arial"/>
        </w:rPr>
        <w:t>van de delibererende klassenraad (directeur) en een ander lid van de delibererende klassenraad.</w:t>
      </w:r>
    </w:p>
    <w:p w14:paraId="0942320D" w14:textId="6D42B5D5" w:rsidR="00696C0A" w:rsidRPr="007A4380" w:rsidRDefault="1EA13078" w:rsidP="1EA13078">
      <w:pPr>
        <w:spacing w:line="320" w:lineRule="exact"/>
        <w:rPr>
          <w:rFonts w:ascii="Arial" w:eastAsia="Arial" w:hAnsi="Arial" w:cs="Arial"/>
        </w:rPr>
      </w:pPr>
      <w:r w:rsidRPr="007A4380">
        <w:rPr>
          <w:rFonts w:ascii="Arial" w:eastAsia="Arial" w:hAnsi="Arial" w:cs="Arial"/>
        </w:rPr>
        <w:t xml:space="preserve">Externe leden zijn Filip </w:t>
      </w:r>
      <w:proofErr w:type="spellStart"/>
      <w:r w:rsidRPr="007A4380">
        <w:rPr>
          <w:rFonts w:ascii="Arial" w:eastAsia="Arial" w:hAnsi="Arial" w:cs="Arial"/>
        </w:rPr>
        <w:t>Deboutte</w:t>
      </w:r>
      <w:proofErr w:type="spellEnd"/>
      <w:r w:rsidRPr="007A4380">
        <w:rPr>
          <w:rFonts w:ascii="Arial" w:eastAsia="Arial" w:hAnsi="Arial" w:cs="Arial"/>
        </w:rPr>
        <w:t xml:space="preserve">, </w:t>
      </w:r>
      <w:r w:rsidR="00BB5489" w:rsidRPr="007A4380">
        <w:rPr>
          <w:rFonts w:ascii="Arial" w:eastAsia="Arial" w:hAnsi="Arial" w:cs="Arial"/>
        </w:rPr>
        <w:t xml:space="preserve">Ann </w:t>
      </w:r>
      <w:proofErr w:type="spellStart"/>
      <w:r w:rsidR="00BB5489" w:rsidRPr="007A4380">
        <w:rPr>
          <w:rFonts w:ascii="Arial" w:eastAsia="Arial" w:hAnsi="Arial" w:cs="Arial"/>
        </w:rPr>
        <w:t>Sarre</w:t>
      </w:r>
      <w:proofErr w:type="spellEnd"/>
      <w:r w:rsidR="00696C0A" w:rsidRPr="007A4380">
        <w:rPr>
          <w:rFonts w:ascii="Arial" w:eastAsia="Arial" w:hAnsi="Arial" w:cs="Arial"/>
        </w:rPr>
        <w:t>, Kris Supply</w:t>
      </w:r>
      <w:r w:rsidR="009A5010">
        <w:rPr>
          <w:rFonts w:ascii="Arial" w:eastAsia="Arial" w:hAnsi="Arial" w:cs="Arial"/>
        </w:rPr>
        <w:t>.</w:t>
      </w:r>
    </w:p>
    <w:p w14:paraId="1D22B22D" w14:textId="62FA33D1" w:rsidR="00502A42" w:rsidRPr="008820FA" w:rsidRDefault="1EA13078" w:rsidP="00AE0183">
      <w:pPr>
        <w:spacing w:line="320" w:lineRule="exact"/>
        <w:rPr>
          <w:rFonts w:ascii="Arial" w:eastAsia="Arial" w:hAnsi="Arial" w:cs="Arial"/>
        </w:rPr>
      </w:pPr>
      <w:r w:rsidRPr="007A4380">
        <w:rPr>
          <w:rFonts w:ascii="Arial" w:eastAsia="Arial" w:hAnsi="Arial" w:cs="Arial"/>
        </w:rPr>
        <w:t xml:space="preserve">De voorzitter is Filip </w:t>
      </w:r>
      <w:proofErr w:type="spellStart"/>
      <w:r w:rsidRPr="007A4380">
        <w:rPr>
          <w:rFonts w:ascii="Arial" w:eastAsia="Arial" w:hAnsi="Arial" w:cs="Arial"/>
        </w:rPr>
        <w:t>Deboutte</w:t>
      </w:r>
      <w:proofErr w:type="spellEnd"/>
      <w:r w:rsidRPr="007A4380">
        <w:rPr>
          <w:rFonts w:ascii="Arial" w:eastAsia="Arial" w:hAnsi="Arial" w:cs="Arial"/>
        </w:rPr>
        <w:t>.</w:t>
      </w:r>
    </w:p>
    <w:p w14:paraId="6A9A9CB4" w14:textId="2272A819" w:rsidR="00D55E67" w:rsidRPr="005A42FF" w:rsidRDefault="00D55E67" w:rsidP="005A42FF">
      <w:pPr>
        <w:pStyle w:val="Kopje1"/>
        <w:rPr>
          <w:rFonts w:eastAsia="Arial"/>
          <w:lang w:val="nl-NL"/>
        </w:rPr>
      </w:pPr>
      <w:bookmarkStart w:id="194" w:name="_Toc238482672"/>
      <w:r w:rsidRPr="06E79DE9">
        <w:rPr>
          <w:rFonts w:eastAsia="Arial"/>
          <w:lang w:val="nl-NL"/>
        </w:rPr>
        <w:t>PARTICIPATIE</w:t>
      </w:r>
      <w:bookmarkEnd w:id="194"/>
    </w:p>
    <w:p w14:paraId="21ABA6DD" w14:textId="2E47BE71" w:rsidR="00D55E67" w:rsidRPr="00A46D60" w:rsidRDefault="00D55E67" w:rsidP="00A46D60">
      <w:pPr>
        <w:pStyle w:val="Kopje2"/>
      </w:pPr>
      <w:bookmarkStart w:id="195" w:name="_Toc238482673"/>
      <w:r>
        <w:t>Leerlingenraad</w:t>
      </w:r>
      <w:bookmarkEnd w:id="195"/>
    </w:p>
    <w:p w14:paraId="730EF836" w14:textId="2F10FF52" w:rsidR="00B05CC6" w:rsidRPr="005A42FF" w:rsidRDefault="1EA13078" w:rsidP="005A42FF">
      <w:pPr>
        <w:spacing w:line="320" w:lineRule="exact"/>
        <w:rPr>
          <w:rFonts w:ascii="Arial" w:eastAsia="Arial" w:hAnsi="Arial" w:cs="Arial"/>
        </w:rPr>
      </w:pPr>
      <w:r w:rsidRPr="007A4380">
        <w:rPr>
          <w:rFonts w:ascii="Arial" w:eastAsia="Arial" w:hAnsi="Arial" w:cs="Arial"/>
        </w:rPr>
        <w:t>In de leerlingenraad zijn verschillend</w:t>
      </w:r>
      <w:r w:rsidR="00742D29" w:rsidRPr="007A4380">
        <w:rPr>
          <w:rFonts w:ascii="Arial" w:eastAsia="Arial" w:hAnsi="Arial" w:cs="Arial"/>
        </w:rPr>
        <w:t xml:space="preserve">e klassen vertegenwoordigd. Ze zetten zich in voor het </w:t>
      </w:r>
      <w:r w:rsidRPr="007A4380">
        <w:rPr>
          <w:rFonts w:ascii="Arial" w:eastAsia="Arial" w:hAnsi="Arial" w:cs="Arial"/>
        </w:rPr>
        <w:t>schoolse leven van alle leerlingen. De leerlingenraad kan voorstellen formuleren aan de directie in verband met studie, ontspanning, cultuur, sport, schoolreglement…</w:t>
      </w:r>
    </w:p>
    <w:p w14:paraId="5C28917D" w14:textId="49999EAA" w:rsidR="00D55E67" w:rsidRPr="00A46D60" w:rsidRDefault="00D55E67" w:rsidP="00A46D60">
      <w:pPr>
        <w:pStyle w:val="Kopje2"/>
      </w:pPr>
      <w:bookmarkStart w:id="196" w:name="_Toc238482674"/>
      <w:r>
        <w:t>Oudercomité</w:t>
      </w:r>
      <w:bookmarkEnd w:id="196"/>
    </w:p>
    <w:p w14:paraId="1B625C1A" w14:textId="224BBE3E" w:rsidR="00D55E67" w:rsidRPr="007A4380" w:rsidRDefault="1EA13078" w:rsidP="1EA13078">
      <w:pPr>
        <w:spacing w:line="320" w:lineRule="exact"/>
        <w:rPr>
          <w:rFonts w:ascii="Arial" w:eastAsia="Arial" w:hAnsi="Arial" w:cs="Arial"/>
        </w:rPr>
      </w:pPr>
      <w:r w:rsidRPr="007A4380">
        <w:rPr>
          <w:rFonts w:ascii="Arial" w:eastAsia="Arial" w:hAnsi="Arial" w:cs="Arial"/>
        </w:rPr>
        <w:t>Elke ouder krijgt bij het begin van elk schooljaar de kans om lid te worden van het oudercomité</w:t>
      </w:r>
      <w:r w:rsidR="00604B39" w:rsidRPr="007A4380">
        <w:rPr>
          <w:rFonts w:ascii="Arial" w:eastAsia="Arial" w:hAnsi="Arial" w:cs="Arial"/>
        </w:rPr>
        <w:t>.</w:t>
      </w:r>
    </w:p>
    <w:p w14:paraId="2B888567" w14:textId="685D1999" w:rsidR="00D55E67" w:rsidRPr="005D2808" w:rsidRDefault="1EA13078" w:rsidP="005D2808">
      <w:pPr>
        <w:pStyle w:val="Plattetekst2"/>
        <w:spacing w:line="320" w:lineRule="exact"/>
        <w:rPr>
          <w:rFonts w:ascii="Arial" w:eastAsia="Arial" w:hAnsi="Arial" w:cs="Arial"/>
          <w:sz w:val="20"/>
        </w:rPr>
      </w:pPr>
      <w:r w:rsidRPr="007A4380">
        <w:rPr>
          <w:rFonts w:ascii="Arial" w:eastAsia="Arial" w:hAnsi="Arial" w:cs="Arial"/>
          <w:sz w:val="20"/>
        </w:rPr>
        <w:t>Het oudercomité brengt vragen en bedenkingen die leven bij de ouders ter sprake bij de vertegenwoordiging van het personeel en de directie. Daarom is de luister- en opvangfunctie van de leden van het oudercomité zeer belangrijk. De leden van het oudercomité vind je in het eerste nummer van het schooltijdschrift Contact en op de website van de school. De verslagen vind je op Smartschool.</w:t>
      </w:r>
    </w:p>
    <w:p w14:paraId="5AF66340" w14:textId="36395152" w:rsidR="00D55E67" w:rsidRPr="00A46D60" w:rsidRDefault="00D55E67" w:rsidP="00A46D60">
      <w:pPr>
        <w:pStyle w:val="Kopje2"/>
        <w:rPr>
          <w:lang w:val="nl-NL"/>
        </w:rPr>
      </w:pPr>
      <w:bookmarkStart w:id="197" w:name="_Toc238482675"/>
      <w:r w:rsidRPr="06E79DE9">
        <w:rPr>
          <w:lang w:val="nl-NL"/>
        </w:rPr>
        <w:t>Schoolraad</w:t>
      </w:r>
      <w:bookmarkEnd w:id="197"/>
    </w:p>
    <w:p w14:paraId="394A74FA" w14:textId="77777777" w:rsidR="00D55E67" w:rsidRPr="007A4380" w:rsidRDefault="1EA13078" w:rsidP="1EA13078">
      <w:pPr>
        <w:spacing w:line="320" w:lineRule="exact"/>
        <w:rPr>
          <w:rFonts w:ascii="Arial" w:eastAsia="Arial" w:hAnsi="Arial" w:cs="Arial"/>
        </w:rPr>
      </w:pPr>
      <w:r w:rsidRPr="007A4380">
        <w:rPr>
          <w:rFonts w:ascii="Arial" w:eastAsia="Arial" w:hAnsi="Arial" w:cs="Arial"/>
        </w:rPr>
        <w:t>De schoolraad bestaat uit vertegenwoordigers van het personeel, de ouders, de leerlingen en de lokale gemeenschap.</w:t>
      </w:r>
    </w:p>
    <w:p w14:paraId="73916720" w14:textId="5333D202" w:rsidR="00D55E67" w:rsidRPr="00A46D60" w:rsidRDefault="1EA13078" w:rsidP="00AE0183">
      <w:pPr>
        <w:pStyle w:val="Normaalweb"/>
        <w:spacing w:before="0" w:beforeAutospacing="0" w:after="0" w:afterAutospacing="0" w:line="320" w:lineRule="exact"/>
        <w:rPr>
          <w:rFonts w:ascii="Arial" w:eastAsia="Arial" w:hAnsi="Arial" w:cs="Arial"/>
          <w:sz w:val="20"/>
          <w:szCs w:val="20"/>
        </w:rPr>
      </w:pPr>
      <w:r w:rsidRPr="007A4380">
        <w:rPr>
          <w:rFonts w:ascii="Arial" w:eastAsia="Arial" w:hAnsi="Arial" w:cs="Arial"/>
          <w:sz w:val="20"/>
          <w:szCs w:val="20"/>
        </w:rPr>
        <w:t xml:space="preserve">De schoolraad geeft advies en overlegt met de directie over een aantal pedagogische aangelegenheden. Op de agenda komen thema’s zoals onder meer het </w:t>
      </w:r>
      <w:r w:rsidR="000D2BD7" w:rsidRPr="007A4380">
        <w:rPr>
          <w:rFonts w:ascii="Arial" w:eastAsia="Arial" w:hAnsi="Arial" w:cs="Arial"/>
          <w:sz w:val="20"/>
          <w:szCs w:val="20"/>
        </w:rPr>
        <w:t>studieaanbod</w:t>
      </w:r>
      <w:r w:rsidR="006A26B6" w:rsidRPr="007A4380">
        <w:rPr>
          <w:rFonts w:ascii="Arial" w:eastAsia="Arial" w:hAnsi="Arial" w:cs="Arial"/>
          <w:sz w:val="20"/>
          <w:szCs w:val="20"/>
        </w:rPr>
        <w:t>, nascholingsbeleid, projecten,</w:t>
      </w:r>
      <w:r w:rsidR="00D93B39" w:rsidRPr="007A4380">
        <w:rPr>
          <w:rFonts w:ascii="Arial" w:eastAsia="Arial" w:hAnsi="Arial" w:cs="Arial"/>
          <w:sz w:val="20"/>
          <w:szCs w:val="20"/>
        </w:rPr>
        <w:t xml:space="preserve"> </w:t>
      </w:r>
      <w:r w:rsidR="00CE4F3F">
        <w:rPr>
          <w:rFonts w:ascii="Arial" w:eastAsia="Arial" w:hAnsi="Arial" w:cs="Arial"/>
          <w:sz w:val="20"/>
          <w:szCs w:val="20"/>
        </w:rPr>
        <w:t xml:space="preserve">het </w:t>
      </w:r>
      <w:r w:rsidR="00D93B39" w:rsidRPr="007A4380">
        <w:rPr>
          <w:rFonts w:ascii="Arial" w:eastAsia="Arial" w:hAnsi="Arial" w:cs="Arial"/>
          <w:sz w:val="20"/>
          <w:szCs w:val="20"/>
        </w:rPr>
        <w:t xml:space="preserve">samenwerkingsverband met </w:t>
      </w:r>
      <w:r w:rsidR="00CE4F3F">
        <w:rPr>
          <w:rFonts w:ascii="Arial" w:eastAsia="Arial" w:hAnsi="Arial" w:cs="Arial"/>
          <w:sz w:val="20"/>
          <w:szCs w:val="20"/>
        </w:rPr>
        <w:t xml:space="preserve">NOVA campus </w:t>
      </w:r>
      <w:proofErr w:type="spellStart"/>
      <w:r w:rsidR="00D93B39" w:rsidRPr="007A4380">
        <w:rPr>
          <w:rFonts w:ascii="Arial" w:eastAsia="Arial" w:hAnsi="Arial" w:cs="Arial"/>
          <w:sz w:val="20"/>
          <w:szCs w:val="20"/>
        </w:rPr>
        <w:t>Barnum</w:t>
      </w:r>
      <w:proofErr w:type="spellEnd"/>
      <w:r w:rsidRPr="007A4380">
        <w:rPr>
          <w:rFonts w:ascii="Arial" w:eastAsia="Arial" w:hAnsi="Arial" w:cs="Arial"/>
          <w:sz w:val="20"/>
          <w:szCs w:val="20"/>
        </w:rPr>
        <w:t>, schoolreglement, financiële bijdrage die aan de ouders wordt gevraagd, schoolwerkplan, jaarplanning extra-</w:t>
      </w:r>
      <w:proofErr w:type="spellStart"/>
      <w:r w:rsidRPr="007A4380">
        <w:rPr>
          <w:rFonts w:ascii="Arial" w:eastAsia="Arial" w:hAnsi="Arial" w:cs="Arial"/>
          <w:sz w:val="20"/>
          <w:szCs w:val="20"/>
        </w:rPr>
        <w:t>murosactiviteiten</w:t>
      </w:r>
      <w:proofErr w:type="spellEnd"/>
      <w:r w:rsidRPr="007A4380">
        <w:rPr>
          <w:rFonts w:ascii="Arial" w:eastAsia="Arial" w:hAnsi="Arial" w:cs="Arial"/>
          <w:sz w:val="20"/>
          <w:szCs w:val="20"/>
        </w:rPr>
        <w:t>, infrastructuurwerken, criteria aanwending lesurenpakket en welzijns- en veiligheidsbeleid.</w:t>
      </w:r>
    </w:p>
    <w:p w14:paraId="2C2E1F00" w14:textId="77777777" w:rsidR="00D55E67" w:rsidRPr="007A4380" w:rsidRDefault="1EA13078" w:rsidP="1EA13078">
      <w:pPr>
        <w:pStyle w:val="Normaalweb"/>
        <w:spacing w:before="0" w:beforeAutospacing="0" w:after="0" w:afterAutospacing="0" w:line="320" w:lineRule="exact"/>
        <w:rPr>
          <w:rFonts w:ascii="Arial" w:eastAsia="Arial" w:hAnsi="Arial" w:cs="Arial"/>
          <w:sz w:val="20"/>
          <w:szCs w:val="20"/>
        </w:rPr>
      </w:pPr>
      <w:r w:rsidRPr="007A4380">
        <w:rPr>
          <w:rFonts w:ascii="Arial" w:eastAsia="Arial" w:hAnsi="Arial" w:cs="Arial"/>
          <w:sz w:val="20"/>
          <w:szCs w:val="20"/>
        </w:rPr>
        <w:t xml:space="preserve">Heb je als ouder, leerling of personeelslid suggesties of vragen bij één van deze onderwerpen, dan ben je zeker welkom bij een lid van de schoolraad. </w:t>
      </w:r>
    </w:p>
    <w:p w14:paraId="354F73F8" w14:textId="1ADB5D36" w:rsidR="00D55E67" w:rsidRPr="00092CFF" w:rsidRDefault="1EA13078" w:rsidP="00092CFF">
      <w:pPr>
        <w:pStyle w:val="Normaalweb"/>
        <w:spacing w:before="0" w:beforeAutospacing="0" w:after="0" w:afterAutospacing="0" w:line="320" w:lineRule="exact"/>
        <w:rPr>
          <w:rFonts w:ascii="Arial" w:eastAsia="Arial" w:hAnsi="Arial" w:cs="Arial"/>
          <w:sz w:val="20"/>
          <w:szCs w:val="20"/>
        </w:rPr>
      </w:pPr>
      <w:r w:rsidRPr="007A4380">
        <w:rPr>
          <w:rFonts w:ascii="Arial" w:eastAsia="Arial" w:hAnsi="Arial" w:cs="Arial"/>
          <w:sz w:val="20"/>
          <w:szCs w:val="20"/>
        </w:rPr>
        <w:t>Voor de samenstelling van de schoolraad verwijzen we naar de website van de school.</w:t>
      </w:r>
    </w:p>
    <w:p w14:paraId="361F3506" w14:textId="0CF2F45F" w:rsidR="00D55E67" w:rsidRPr="00A46D60" w:rsidRDefault="00D55E67" w:rsidP="00A46D60">
      <w:pPr>
        <w:pStyle w:val="Kopje2"/>
        <w:rPr>
          <w:lang w:val="nl-NL"/>
        </w:rPr>
      </w:pPr>
      <w:bookmarkStart w:id="198" w:name="_Toc238482676"/>
      <w:r w:rsidRPr="06E79DE9">
        <w:rPr>
          <w:lang w:val="nl-NL"/>
        </w:rPr>
        <w:t>Lokaal overlegcomité (LOC)</w:t>
      </w:r>
      <w:bookmarkEnd w:id="198"/>
    </w:p>
    <w:p w14:paraId="13683249" w14:textId="4851E262" w:rsidR="00D33083" w:rsidRPr="00092CFF" w:rsidRDefault="1EA13078" w:rsidP="00AE0183">
      <w:pPr>
        <w:spacing w:line="320" w:lineRule="exact"/>
        <w:rPr>
          <w:rFonts w:ascii="Arial" w:eastAsia="Arial" w:hAnsi="Arial" w:cs="Arial"/>
        </w:rPr>
      </w:pPr>
      <w:r w:rsidRPr="007A4380">
        <w:rPr>
          <w:rFonts w:ascii="Arial" w:eastAsia="Arial" w:hAnsi="Arial" w:cs="Arial"/>
        </w:rPr>
        <w:t>De bevoegdheid van dit overlegorgaan is personeelsmaterie.</w:t>
      </w:r>
    </w:p>
    <w:p w14:paraId="715DDFCF" w14:textId="572D8F57" w:rsidR="00D55E67" w:rsidRPr="00A46D60" w:rsidRDefault="00D55E67" w:rsidP="00A46D60">
      <w:pPr>
        <w:pStyle w:val="Kopje2"/>
        <w:rPr>
          <w:lang w:val="nl-NL"/>
        </w:rPr>
      </w:pPr>
      <w:bookmarkStart w:id="199" w:name="_Toc238482677"/>
      <w:r w:rsidRPr="06E79DE9">
        <w:rPr>
          <w:lang w:val="nl-NL"/>
        </w:rPr>
        <w:t>Comité voor Preventie en Bescherming op het werk (CPBW)</w:t>
      </w:r>
      <w:bookmarkEnd w:id="199"/>
    </w:p>
    <w:p w14:paraId="35265E0B" w14:textId="77BCFBCE" w:rsidR="00D55E67" w:rsidRPr="00BC58F4" w:rsidRDefault="1EA13078" w:rsidP="00AE0183">
      <w:pPr>
        <w:spacing w:line="320" w:lineRule="exact"/>
        <w:rPr>
          <w:rFonts w:ascii="Arial" w:eastAsia="Arial" w:hAnsi="Arial" w:cs="Arial"/>
        </w:rPr>
      </w:pPr>
      <w:r w:rsidRPr="007A4380">
        <w:rPr>
          <w:rFonts w:ascii="Arial" w:eastAsia="Arial" w:hAnsi="Arial" w:cs="Arial"/>
        </w:rPr>
        <w:t>De taken van het comité en de bevoegdheden zijn vastgelegd in het Algemeen Reglement op de Arbeidsbescherming (ARAB) en hebben te maken met bescherming en preventie op het werk.</w:t>
      </w:r>
    </w:p>
    <w:p w14:paraId="376CB1AF" w14:textId="489CDD6B" w:rsidR="00EB38F5" w:rsidRPr="00A46D60" w:rsidRDefault="00CB6105" w:rsidP="00A46D60">
      <w:pPr>
        <w:pStyle w:val="Kopje2"/>
        <w:rPr>
          <w:lang w:val="nl-NL"/>
        </w:rPr>
      </w:pPr>
      <w:bookmarkStart w:id="200" w:name="_Toc238482678"/>
      <w:r w:rsidRPr="06E79DE9">
        <w:rPr>
          <w:lang w:val="nl-NL"/>
        </w:rPr>
        <w:t>I</w:t>
      </w:r>
      <w:r w:rsidR="00EB38F5" w:rsidRPr="06E79DE9">
        <w:rPr>
          <w:lang w:val="nl-NL"/>
        </w:rPr>
        <w:t>nternaat</w:t>
      </w:r>
      <w:bookmarkEnd w:id="200"/>
    </w:p>
    <w:p w14:paraId="6528D85F" w14:textId="79CC7D1A" w:rsidR="00E36641" w:rsidRPr="007A4380" w:rsidRDefault="1EA13078" w:rsidP="1EA13078">
      <w:pPr>
        <w:spacing w:line="320" w:lineRule="exact"/>
        <w:rPr>
          <w:rFonts w:ascii="Arial" w:eastAsia="Arial" w:hAnsi="Arial" w:cs="Arial"/>
        </w:rPr>
      </w:pPr>
      <w:r w:rsidRPr="007A4380">
        <w:rPr>
          <w:rFonts w:ascii="Arial" w:eastAsia="Arial" w:hAnsi="Arial" w:cs="Arial"/>
        </w:rPr>
        <w:t>Je kan intern worden</w:t>
      </w:r>
      <w:r w:rsidR="00742D29" w:rsidRPr="007A4380">
        <w:rPr>
          <w:rFonts w:ascii="Arial" w:eastAsia="Arial" w:hAnsi="Arial" w:cs="Arial"/>
        </w:rPr>
        <w:t xml:space="preserve"> op het internaat Noord. Dit i</w:t>
      </w:r>
      <w:r w:rsidR="000228C9" w:rsidRPr="007A4380">
        <w:rPr>
          <w:rFonts w:ascii="Arial" w:eastAsia="Arial" w:hAnsi="Arial" w:cs="Arial"/>
        </w:rPr>
        <w:t>nternaat, gelegen op de site</w:t>
      </w:r>
      <w:r w:rsidR="00DD5FBF" w:rsidRPr="007A4380">
        <w:rPr>
          <w:rFonts w:ascii="Arial" w:eastAsia="Arial" w:hAnsi="Arial" w:cs="Arial"/>
        </w:rPr>
        <w:t xml:space="preserve"> </w:t>
      </w:r>
      <w:proofErr w:type="spellStart"/>
      <w:r w:rsidR="00DD5FBF" w:rsidRPr="007A4380">
        <w:rPr>
          <w:rFonts w:ascii="Arial" w:eastAsia="Arial" w:hAnsi="Arial" w:cs="Arial"/>
        </w:rPr>
        <w:t>Barnum</w:t>
      </w:r>
      <w:proofErr w:type="spellEnd"/>
      <w:r w:rsidR="00DD5FBF" w:rsidRPr="007A4380">
        <w:rPr>
          <w:rFonts w:ascii="Arial" w:eastAsia="Arial" w:hAnsi="Arial" w:cs="Arial"/>
        </w:rPr>
        <w:t xml:space="preserve">, </w:t>
      </w:r>
      <w:r w:rsidR="006A26B6" w:rsidRPr="007A4380">
        <w:rPr>
          <w:rFonts w:ascii="Arial" w:eastAsia="Arial" w:hAnsi="Arial" w:cs="Arial"/>
        </w:rPr>
        <w:t xml:space="preserve">is </w:t>
      </w:r>
      <w:r w:rsidR="00742D29" w:rsidRPr="007A4380">
        <w:rPr>
          <w:rFonts w:ascii="Arial" w:eastAsia="Arial" w:hAnsi="Arial" w:cs="Arial"/>
        </w:rPr>
        <w:t xml:space="preserve">voor </w:t>
      </w:r>
      <w:r w:rsidR="006A26B6" w:rsidRPr="007A4380">
        <w:rPr>
          <w:rFonts w:ascii="Arial" w:eastAsia="Arial" w:hAnsi="Arial" w:cs="Arial"/>
        </w:rPr>
        <w:t xml:space="preserve">jongens en meisjes </w:t>
      </w:r>
      <w:r w:rsidR="00742D29" w:rsidRPr="007A4380">
        <w:rPr>
          <w:rFonts w:ascii="Arial" w:eastAsia="Arial" w:hAnsi="Arial" w:cs="Arial"/>
        </w:rPr>
        <w:t xml:space="preserve">van </w:t>
      </w:r>
      <w:r w:rsidR="00C11862">
        <w:rPr>
          <w:rFonts w:ascii="Arial" w:eastAsia="Arial" w:hAnsi="Arial" w:cs="Arial"/>
        </w:rPr>
        <w:t>NOVA</w:t>
      </w:r>
      <w:r w:rsidR="00CE4F3F">
        <w:rPr>
          <w:rFonts w:ascii="Arial" w:eastAsia="Arial" w:hAnsi="Arial" w:cs="Arial"/>
        </w:rPr>
        <w:t>.</w:t>
      </w:r>
    </w:p>
    <w:p w14:paraId="395C7ABA" w14:textId="67E4C261" w:rsidR="00E36641" w:rsidRPr="007A4380" w:rsidRDefault="00DD5FBF" w:rsidP="00A46D60">
      <w:pPr>
        <w:spacing w:after="0" w:line="240" w:lineRule="auto"/>
        <w:ind w:left="539"/>
        <w:rPr>
          <w:rFonts w:ascii="Arial" w:eastAsia="Arial" w:hAnsi="Arial" w:cs="Arial"/>
        </w:rPr>
      </w:pPr>
      <w:r w:rsidRPr="007A4380">
        <w:rPr>
          <w:rFonts w:ascii="Arial" w:eastAsia="Arial" w:hAnsi="Arial" w:cs="Arial"/>
        </w:rPr>
        <w:t>Internaat</w:t>
      </w:r>
      <w:r w:rsidR="1EA13078" w:rsidRPr="007A4380">
        <w:rPr>
          <w:rFonts w:ascii="Arial" w:eastAsia="Arial" w:hAnsi="Arial" w:cs="Arial"/>
        </w:rPr>
        <w:t xml:space="preserve"> Noord </w:t>
      </w:r>
    </w:p>
    <w:p w14:paraId="73E02DA6" w14:textId="6B01A67A" w:rsidR="00EB38F5" w:rsidRPr="007A4380" w:rsidRDefault="1EA13078" w:rsidP="00A46D60">
      <w:pPr>
        <w:spacing w:after="0" w:line="240" w:lineRule="auto"/>
        <w:ind w:left="539"/>
        <w:rPr>
          <w:rFonts w:ascii="Arial" w:eastAsia="Arial" w:hAnsi="Arial" w:cs="Arial"/>
        </w:rPr>
      </w:pPr>
      <w:r w:rsidRPr="007A4380">
        <w:rPr>
          <w:rFonts w:ascii="Arial" w:eastAsia="Arial" w:hAnsi="Arial" w:cs="Arial"/>
        </w:rPr>
        <w:t>Stokerijstraat 9 8800 Roeselare</w:t>
      </w:r>
    </w:p>
    <w:p w14:paraId="5DD3851B" w14:textId="50855562" w:rsidR="002F0124" w:rsidRDefault="00696C0A" w:rsidP="00041DAC">
      <w:pPr>
        <w:spacing w:after="0" w:line="240" w:lineRule="auto"/>
        <w:ind w:left="539"/>
        <w:rPr>
          <w:rFonts w:ascii="Arial" w:eastAsia="Arial" w:hAnsi="Arial" w:cs="Arial"/>
        </w:rPr>
      </w:pPr>
      <w:r w:rsidRPr="007A4380">
        <w:rPr>
          <w:rFonts w:ascii="Arial" w:eastAsia="Arial" w:hAnsi="Arial" w:cs="Arial"/>
        </w:rPr>
        <w:t xml:space="preserve">0488 01 35 76 - </w:t>
      </w:r>
      <w:r w:rsidR="1EA13078" w:rsidRPr="007A4380">
        <w:rPr>
          <w:rFonts w:ascii="Arial" w:eastAsia="Arial" w:hAnsi="Arial" w:cs="Arial"/>
        </w:rPr>
        <w:t>051 25 14 01</w:t>
      </w:r>
      <w:r w:rsidR="00502A42" w:rsidRPr="007A4380">
        <w:rPr>
          <w:rFonts w:ascii="Arial" w:eastAsia="Arial" w:hAnsi="Arial" w:cs="Arial"/>
        </w:rPr>
        <w:t xml:space="preserve"> - </w:t>
      </w:r>
      <w:hyperlink r:id="rId39" w:history="1">
        <w:r w:rsidRPr="007A4380">
          <w:rPr>
            <w:rStyle w:val="Hyperlink"/>
            <w:rFonts w:ascii="Arial" w:eastAsia="Arial" w:hAnsi="Arial" w:cs="Arial"/>
            <w:color w:val="auto"/>
            <w:u w:val="none"/>
          </w:rPr>
          <w:t>www.internaatnoord.be</w:t>
        </w:r>
      </w:hyperlink>
      <w:r w:rsidR="00502A42" w:rsidRPr="007A4380">
        <w:rPr>
          <w:rStyle w:val="Hyperlink"/>
          <w:rFonts w:ascii="Arial" w:eastAsia="Arial" w:hAnsi="Arial" w:cs="Arial"/>
          <w:color w:val="auto"/>
          <w:u w:val="none"/>
        </w:rPr>
        <w:t xml:space="preserve"> - </w:t>
      </w:r>
      <w:hyperlink r:id="rId40">
        <w:r w:rsidR="1EA13078" w:rsidRPr="007A4380">
          <w:rPr>
            <w:rStyle w:val="Hyperlink"/>
            <w:rFonts w:ascii="Arial" w:eastAsia="Arial" w:hAnsi="Arial" w:cs="Arial"/>
            <w:color w:val="auto"/>
            <w:u w:val="none"/>
          </w:rPr>
          <w:t>internaatnoord@sint-michiel.be</w:t>
        </w:r>
      </w:hyperlink>
    </w:p>
    <w:p w14:paraId="1C21F707" w14:textId="77777777" w:rsidR="00041DAC" w:rsidRPr="00041DAC" w:rsidRDefault="00041DAC" w:rsidP="00041DAC">
      <w:pPr>
        <w:spacing w:after="0" w:line="240" w:lineRule="auto"/>
        <w:ind w:left="539"/>
        <w:rPr>
          <w:rFonts w:ascii="Arial" w:eastAsia="Arial" w:hAnsi="Arial" w:cs="Arial"/>
        </w:rPr>
      </w:pPr>
    </w:p>
    <w:p w14:paraId="57AE83C9" w14:textId="09B066A7" w:rsidR="002279F3" w:rsidRPr="00A46D60" w:rsidRDefault="000D2BD7" w:rsidP="00A46D60">
      <w:pPr>
        <w:pStyle w:val="Kopje1"/>
      </w:pPr>
      <w:bookmarkStart w:id="201" w:name="_Ref174638887"/>
      <w:bookmarkStart w:id="202" w:name="_Toc238482679"/>
      <w:r>
        <w:t>STUDIEAANBOD</w:t>
      </w:r>
      <w:bookmarkEnd w:id="201"/>
      <w:bookmarkEnd w:id="202"/>
      <w:r>
        <w:br/>
      </w:r>
    </w:p>
    <w:p w14:paraId="657E797B" w14:textId="69F32A3C" w:rsidR="00107D29" w:rsidRPr="007A4380" w:rsidRDefault="00CB6105" w:rsidP="002279F3">
      <w:pPr>
        <w:spacing w:line="320" w:lineRule="exact"/>
        <w:rPr>
          <w:rFonts w:ascii="Arial" w:hAnsi="Arial" w:cs="Arial"/>
        </w:rPr>
      </w:pPr>
      <w:r w:rsidRPr="007A4380">
        <w:rPr>
          <w:rFonts w:ascii="Arial" w:hAnsi="Arial" w:cs="Arial"/>
        </w:rPr>
        <w:t xml:space="preserve">We verwijzen naar bijlage </w:t>
      </w:r>
      <w:r w:rsidR="003C6BD5" w:rsidRPr="007A4380">
        <w:rPr>
          <w:rFonts w:ascii="Arial" w:hAnsi="Arial" w:cs="Arial"/>
        </w:rPr>
        <w:t>6</w:t>
      </w:r>
      <w:r w:rsidRPr="007A4380">
        <w:rPr>
          <w:rFonts w:ascii="Arial" w:hAnsi="Arial" w:cs="Arial"/>
        </w:rPr>
        <w:t xml:space="preserve">: Organogram </w:t>
      </w:r>
    </w:p>
    <w:p w14:paraId="7E116B83" w14:textId="10775FF6" w:rsidR="00D55E67" w:rsidRPr="00565677" w:rsidRDefault="00D55E67" w:rsidP="00A46D60">
      <w:pPr>
        <w:pStyle w:val="Kopje1"/>
        <w:rPr>
          <w:rFonts w:eastAsia="Arial"/>
          <w:highlight w:val="darkGray"/>
          <w:lang w:val="nl-NL"/>
        </w:rPr>
      </w:pPr>
      <w:bookmarkStart w:id="203" w:name="_Ref174638895"/>
      <w:bookmarkStart w:id="204" w:name="_Ref174642689"/>
      <w:bookmarkStart w:id="205" w:name="_Toc238482680"/>
      <w:r w:rsidRPr="00565677">
        <w:rPr>
          <w:rFonts w:eastAsia="Arial"/>
          <w:highlight w:val="darkGray"/>
          <w:lang w:val="nl-NL"/>
        </w:rPr>
        <w:t>JAARKALENDER</w:t>
      </w:r>
      <w:bookmarkEnd w:id="203"/>
      <w:bookmarkEnd w:id="204"/>
      <w:bookmarkEnd w:id="205"/>
    </w:p>
    <w:p w14:paraId="77112619" w14:textId="1C7786C0" w:rsidR="00531217" w:rsidRPr="0088529D" w:rsidRDefault="1EA13078" w:rsidP="00AE0183">
      <w:pPr>
        <w:spacing w:line="320" w:lineRule="exact"/>
        <w:ind w:right="23"/>
        <w:rPr>
          <w:rFonts w:ascii="Arial" w:eastAsia="Arial" w:hAnsi="Arial" w:cs="Arial"/>
        </w:rPr>
      </w:pPr>
      <w:r w:rsidRPr="007A4380">
        <w:rPr>
          <w:rFonts w:ascii="Arial" w:eastAsia="Arial" w:hAnsi="Arial" w:cs="Arial"/>
        </w:rPr>
        <w:t>De volledige kalender staat op de schoolwebsite (</w:t>
      </w:r>
      <w:hyperlink r:id="rId41" w:history="1">
        <w:r w:rsidR="00FB5B0F" w:rsidRPr="003E176C">
          <w:rPr>
            <w:rStyle w:val="Hyperlink"/>
            <w:rFonts w:ascii="Arial" w:eastAsia="Arial" w:hAnsi="Arial" w:cs="Arial"/>
          </w:rPr>
          <w:t>www.nova-roeselare.be</w:t>
        </w:r>
      </w:hyperlink>
      <w:r w:rsidRPr="007A4380">
        <w:rPr>
          <w:rFonts w:ascii="Arial" w:eastAsia="Arial" w:hAnsi="Arial" w:cs="Arial"/>
        </w:rPr>
        <w:t>) en trimestrieel in het school</w:t>
      </w:r>
      <w:r w:rsidR="00041DAC">
        <w:rPr>
          <w:rFonts w:ascii="Arial" w:eastAsia="Arial" w:hAnsi="Arial" w:cs="Arial"/>
        </w:rPr>
        <w:t>tijdschrift</w:t>
      </w:r>
      <w:r w:rsidRPr="007A4380">
        <w:rPr>
          <w:rFonts w:ascii="Arial" w:eastAsia="Arial" w:hAnsi="Arial" w:cs="Arial"/>
        </w:rPr>
        <w:t xml:space="preserve"> Contact. Je vindt de schoolkalender ook terug op het digitaal leer- en communicatieplatform Smartschool.</w:t>
      </w:r>
    </w:p>
    <w:p w14:paraId="67EF8989" w14:textId="77777777" w:rsidR="00DF430A" w:rsidRDefault="00DF430A" w:rsidP="00DF430A">
      <w:pPr>
        <w:spacing w:after="0" w:line="288" w:lineRule="auto"/>
        <w:ind w:right="23"/>
        <w:rPr>
          <w:rFonts w:ascii="Arial" w:eastAsia="Arial" w:hAnsi="Arial" w:cs="Arial"/>
          <w:color w:val="000000" w:themeColor="text1"/>
          <w:u w:val="single"/>
        </w:rPr>
      </w:pPr>
      <w:bookmarkStart w:id="206" w:name="_Hlk134462541"/>
      <w:r w:rsidRPr="00857B6D">
        <w:rPr>
          <w:rFonts w:ascii="Arial" w:eastAsia="Arial" w:hAnsi="Arial" w:cs="Arial"/>
          <w:color w:val="000000" w:themeColor="text1"/>
          <w:u w:val="single"/>
        </w:rPr>
        <w:t>Enkele nuttige data voor het komende schooljaar:</w:t>
      </w:r>
    </w:p>
    <w:p w14:paraId="46C567CC" w14:textId="77777777" w:rsidR="00DF430A" w:rsidRPr="00013FA2"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013FA2">
        <w:rPr>
          <w:rFonts w:ascii="Arial" w:eastAsia="Times New Roman" w:hAnsi="Arial" w:cs="Arial"/>
          <w:color w:val="000000" w:themeColor="text1"/>
          <w:lang w:val="nl-NL"/>
        </w:rPr>
        <w:t>Maandag 1 september: start schooljaar 2026-2027</w:t>
      </w:r>
    </w:p>
    <w:p w14:paraId="1E2BE9FC" w14:textId="77777777" w:rsidR="00DF430A" w:rsidRPr="005278B0"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5278B0">
        <w:rPr>
          <w:rFonts w:ascii="Arial" w:eastAsia="Times New Roman" w:hAnsi="Arial" w:cs="Arial"/>
          <w:color w:val="000000" w:themeColor="text1"/>
          <w:lang w:val="nl-NL"/>
        </w:rPr>
        <w:t>Vrijdag 25 september: sportdag</w:t>
      </w:r>
    </w:p>
    <w:p w14:paraId="15BC191A" w14:textId="77777777" w:rsidR="00DF430A" w:rsidRPr="00246462"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246462">
        <w:rPr>
          <w:rFonts w:ascii="Arial" w:eastAsia="Times New Roman" w:hAnsi="Arial" w:cs="Arial"/>
          <w:color w:val="000000" w:themeColor="text1"/>
          <w:lang w:val="nl-NL"/>
        </w:rPr>
        <w:t>Vrijdag 23 oktober: dag van de jeugdbeweging</w:t>
      </w:r>
    </w:p>
    <w:p w14:paraId="6C1BC8E5"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Woensdag 28 oktober: begeleidende klassenraden (lesvrije voormiddag voor de leerlingen)</w:t>
      </w:r>
    </w:p>
    <w:p w14:paraId="66A64BE1" w14:textId="4D97C8FA"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Donderdag 29 oktober: oudercontact ‘s avonds voor:</w:t>
      </w:r>
    </w:p>
    <w:p w14:paraId="5099046E" w14:textId="6376BAF8" w:rsidR="00DF430A" w:rsidRPr="00AC0A19" w:rsidRDefault="00DF430A" w:rsidP="007E478C">
      <w:pPr>
        <w:pStyle w:val="Lijstalinea"/>
        <w:numPr>
          <w:ilvl w:val="1"/>
          <w:numId w:val="109"/>
        </w:numPr>
        <w:spacing w:after="0" w:line="288" w:lineRule="auto"/>
        <w:ind w:left="851"/>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NOVA campus VISO Delbekestraat: 1B en 3ZW (en nieuwe leerlingen 4ZW)</w:t>
      </w:r>
    </w:p>
    <w:p w14:paraId="1624BD34" w14:textId="70E72602" w:rsidR="00DF430A" w:rsidRPr="00AC0A19" w:rsidRDefault="00DF430A" w:rsidP="007E478C">
      <w:pPr>
        <w:pStyle w:val="Lijstalinea"/>
        <w:numPr>
          <w:ilvl w:val="1"/>
          <w:numId w:val="109"/>
        </w:numPr>
        <w:spacing w:after="0" w:line="288" w:lineRule="auto"/>
        <w:ind w:left="851"/>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NOVA campus VISO Polenplein: alle jaren</w:t>
      </w:r>
    </w:p>
    <w:p w14:paraId="0822FC7F" w14:textId="77777777" w:rsidR="00DF430A" w:rsidRPr="00CB2EFF"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CB2EFF">
        <w:rPr>
          <w:rFonts w:ascii="Arial" w:eastAsia="Times New Roman" w:hAnsi="Arial" w:cs="Arial"/>
          <w:color w:val="000000" w:themeColor="text1"/>
          <w:lang w:val="nl-NL"/>
        </w:rPr>
        <w:t>Zaterdag 31 oktober tot en met zondag 8 november: herfstvakantie</w:t>
      </w:r>
    </w:p>
    <w:p w14:paraId="413D3B5D" w14:textId="77777777" w:rsidR="00DF430A" w:rsidRPr="006C461F"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6C461F">
        <w:rPr>
          <w:rFonts w:ascii="Arial" w:eastAsia="Times New Roman" w:hAnsi="Arial" w:cs="Arial"/>
          <w:color w:val="000000" w:themeColor="text1"/>
          <w:lang w:val="nl-NL"/>
        </w:rPr>
        <w:t>Woensdag 11 november: Wapenstilstand</w:t>
      </w:r>
    </w:p>
    <w:p w14:paraId="651B28DA" w14:textId="77777777" w:rsidR="00DF430A" w:rsidRPr="00C70B8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C70B89">
        <w:rPr>
          <w:rFonts w:ascii="Arial" w:eastAsia="Times New Roman" w:hAnsi="Arial" w:cs="Arial"/>
          <w:color w:val="000000" w:themeColor="text1"/>
          <w:lang w:val="nl-NL"/>
        </w:rPr>
        <w:t>Dinsdag 15 december: einde examens</w:t>
      </w:r>
    </w:p>
    <w:p w14:paraId="5DFB0F0E" w14:textId="77777777" w:rsidR="00DF430A" w:rsidRPr="002B3AED"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2B3AED">
        <w:rPr>
          <w:rFonts w:ascii="Arial" w:eastAsia="Times New Roman" w:hAnsi="Arial" w:cs="Arial"/>
          <w:color w:val="000000" w:themeColor="text1"/>
          <w:lang w:val="nl-NL"/>
        </w:rPr>
        <w:t>Vrijdag 18 december: oudercontact van 16 u. tot 19.30 u.</w:t>
      </w:r>
    </w:p>
    <w:p w14:paraId="037D8074" w14:textId="77777777" w:rsidR="00DF430A" w:rsidRPr="00282D2A"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282D2A">
        <w:rPr>
          <w:rFonts w:ascii="Arial" w:eastAsia="Times New Roman" w:hAnsi="Arial" w:cs="Arial"/>
          <w:color w:val="000000" w:themeColor="text1"/>
          <w:lang w:val="nl-NL"/>
        </w:rPr>
        <w:t>Zaterdag 19 december tot en met zondag 3 januari: kerstvakantie</w:t>
      </w:r>
    </w:p>
    <w:p w14:paraId="00B598FE" w14:textId="77777777" w:rsidR="00DF430A" w:rsidRPr="005423E5"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5423E5">
        <w:rPr>
          <w:rFonts w:ascii="Arial" w:eastAsia="Times New Roman" w:hAnsi="Arial" w:cs="Arial"/>
          <w:color w:val="000000" w:themeColor="text1"/>
          <w:lang w:val="nl-NL"/>
        </w:rPr>
        <w:t>Zaterdag 6 februari tot en met zondag 14 februari: krokusvakantie</w:t>
      </w:r>
    </w:p>
    <w:p w14:paraId="51BAFA40"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Dinsdag 23 maart: einde examens</w:t>
      </w:r>
    </w:p>
    <w:p w14:paraId="0D1F4903" w14:textId="77777777" w:rsidR="00DF430A" w:rsidRPr="00FB3BE3"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FB3BE3">
        <w:rPr>
          <w:rFonts w:ascii="Arial" w:eastAsia="Times New Roman" w:hAnsi="Arial" w:cs="Arial"/>
          <w:color w:val="000000" w:themeColor="text1"/>
          <w:lang w:val="nl-NL"/>
        </w:rPr>
        <w:t>Vrijdag 28 maart: groeigesprekken P en D van 13 u tot 17 u</w:t>
      </w:r>
    </w:p>
    <w:p w14:paraId="0440BC47" w14:textId="77777777" w:rsidR="00DF430A" w:rsidRPr="00152597"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152597">
        <w:rPr>
          <w:rFonts w:ascii="Arial" w:eastAsia="Times New Roman" w:hAnsi="Arial" w:cs="Arial"/>
          <w:color w:val="000000" w:themeColor="text1"/>
          <w:lang w:val="nl-NL"/>
        </w:rPr>
        <w:t>Zaterdag 27 maart tot en met zondag 11 april: paasvakantie</w:t>
      </w:r>
    </w:p>
    <w:p w14:paraId="4283AE82" w14:textId="77777777" w:rsidR="00DF430A" w:rsidRPr="00A273BC"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273BC">
        <w:rPr>
          <w:rFonts w:ascii="Arial" w:eastAsia="Times New Roman" w:hAnsi="Arial" w:cs="Arial"/>
          <w:color w:val="000000" w:themeColor="text1"/>
          <w:lang w:val="nl-NL"/>
        </w:rPr>
        <w:t>Vrijdag 23 april: 50 dagen voor de 6de-jaars</w:t>
      </w:r>
    </w:p>
    <w:p w14:paraId="50CA8C57" w14:textId="77777777" w:rsidR="00DF430A" w:rsidRPr="00CB767B"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CB767B">
        <w:rPr>
          <w:rFonts w:ascii="Arial" w:eastAsia="Times New Roman" w:hAnsi="Arial" w:cs="Arial"/>
          <w:color w:val="000000" w:themeColor="text1"/>
          <w:lang w:val="nl-NL"/>
        </w:rPr>
        <w:t>Zondag 18 april: Open dag in NOVA campus VISO</w:t>
      </w:r>
    </w:p>
    <w:p w14:paraId="0576BAA7" w14:textId="77777777" w:rsidR="00DF430A" w:rsidRPr="0081173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811739">
        <w:rPr>
          <w:rFonts w:ascii="Arial" w:eastAsia="Times New Roman" w:hAnsi="Arial" w:cs="Arial"/>
          <w:color w:val="000000" w:themeColor="text1"/>
          <w:lang w:val="nl-NL"/>
        </w:rPr>
        <w:t>Zaterdag 1 mei: Dag van de Arbeid</w:t>
      </w:r>
    </w:p>
    <w:p w14:paraId="36E3525D" w14:textId="77777777" w:rsidR="00DF430A" w:rsidRPr="002B5CAC"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2B5CAC">
        <w:rPr>
          <w:rFonts w:ascii="Arial" w:eastAsia="Times New Roman" w:hAnsi="Arial" w:cs="Arial"/>
          <w:color w:val="000000" w:themeColor="text1"/>
          <w:lang w:val="nl-NL"/>
        </w:rPr>
        <w:t>Donderdag 6 mei: Hemelvaartsdag - vrije dag</w:t>
      </w:r>
    </w:p>
    <w:p w14:paraId="49DB8E61" w14:textId="77777777" w:rsidR="00DF430A" w:rsidRPr="002B5CAC"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2B5CAC">
        <w:rPr>
          <w:rFonts w:ascii="Arial" w:eastAsia="Times New Roman" w:hAnsi="Arial" w:cs="Arial"/>
          <w:color w:val="000000" w:themeColor="text1"/>
          <w:lang w:val="nl-NL"/>
        </w:rPr>
        <w:t>Vrijdag 7 mei: vrije dag</w:t>
      </w:r>
    </w:p>
    <w:p w14:paraId="06F1FBDA" w14:textId="77777777" w:rsidR="00DF430A" w:rsidRPr="00084F95"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084F95">
        <w:rPr>
          <w:rFonts w:ascii="Arial" w:eastAsia="Times New Roman" w:hAnsi="Arial" w:cs="Arial"/>
          <w:color w:val="000000" w:themeColor="text1"/>
          <w:lang w:val="nl-NL"/>
        </w:rPr>
        <w:t>Maandag 17 mei: pinkstermaandag - vrije dag</w:t>
      </w:r>
    </w:p>
    <w:p w14:paraId="0C57A128" w14:textId="77777777" w:rsidR="00DF430A" w:rsidRPr="00590CF2"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590CF2">
        <w:rPr>
          <w:rFonts w:ascii="Arial" w:eastAsia="Times New Roman" w:hAnsi="Arial" w:cs="Arial"/>
          <w:color w:val="000000" w:themeColor="text1"/>
          <w:lang w:val="nl-NL"/>
        </w:rPr>
        <w:t>Woensdag 23 juni: einde examens 3de graad</w:t>
      </w:r>
    </w:p>
    <w:p w14:paraId="08264C26" w14:textId="5305FB0E" w:rsidR="00DF430A" w:rsidRPr="005A1427"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5A1427">
        <w:rPr>
          <w:rFonts w:ascii="Arial" w:eastAsia="Times New Roman" w:hAnsi="Arial" w:cs="Arial"/>
          <w:color w:val="000000" w:themeColor="text1"/>
          <w:lang w:val="nl-NL"/>
        </w:rPr>
        <w:t xml:space="preserve">Donderdag 24 juni: </w:t>
      </w:r>
    </w:p>
    <w:p w14:paraId="79BB0C3D" w14:textId="3DC7E266" w:rsidR="00DF430A" w:rsidRPr="005A1427" w:rsidRDefault="00DF430A" w:rsidP="007E478C">
      <w:pPr>
        <w:pStyle w:val="Lijstalinea"/>
        <w:numPr>
          <w:ilvl w:val="1"/>
          <w:numId w:val="109"/>
        </w:numPr>
        <w:spacing w:after="0" w:line="288" w:lineRule="auto"/>
        <w:ind w:left="851"/>
        <w:rPr>
          <w:rFonts w:ascii="Arial" w:eastAsia="Times New Roman" w:hAnsi="Arial" w:cs="Arial"/>
          <w:color w:val="000000" w:themeColor="text1"/>
          <w:lang w:val="nl-NL"/>
        </w:rPr>
      </w:pPr>
      <w:r w:rsidRPr="005A1427">
        <w:rPr>
          <w:rFonts w:ascii="Arial" w:eastAsia="Times New Roman" w:hAnsi="Arial" w:cs="Arial"/>
          <w:color w:val="000000" w:themeColor="text1"/>
          <w:lang w:val="nl-NL"/>
        </w:rPr>
        <w:t>einde examens 1ste en 2de graad</w:t>
      </w:r>
    </w:p>
    <w:p w14:paraId="36472CEA" w14:textId="5A1427B2" w:rsidR="00DF430A" w:rsidRPr="005A1427" w:rsidRDefault="00DF430A" w:rsidP="007E478C">
      <w:pPr>
        <w:pStyle w:val="Lijstalinea"/>
        <w:numPr>
          <w:ilvl w:val="1"/>
          <w:numId w:val="109"/>
        </w:numPr>
        <w:spacing w:after="0" w:line="288" w:lineRule="auto"/>
        <w:ind w:left="851"/>
        <w:rPr>
          <w:rFonts w:ascii="Arial" w:eastAsia="Times New Roman" w:hAnsi="Arial" w:cs="Arial"/>
          <w:color w:val="000000" w:themeColor="text1"/>
          <w:lang w:val="fr-FR"/>
        </w:rPr>
      </w:pPr>
      <w:r w:rsidRPr="005A1427">
        <w:rPr>
          <w:rFonts w:ascii="Arial" w:eastAsia="Times New Roman" w:hAnsi="Arial" w:cs="Arial"/>
          <w:color w:val="000000" w:themeColor="text1"/>
          <w:lang w:val="fr-FR"/>
        </w:rPr>
        <w:t xml:space="preserve">NOVA campus VISO </w:t>
      </w:r>
      <w:proofErr w:type="spellStart"/>
      <w:r w:rsidRPr="005A1427">
        <w:rPr>
          <w:rFonts w:ascii="Arial" w:eastAsia="Times New Roman" w:hAnsi="Arial" w:cs="Arial"/>
          <w:color w:val="000000" w:themeColor="text1"/>
          <w:lang w:val="fr-FR"/>
        </w:rPr>
        <w:t>Polenplein</w:t>
      </w:r>
      <w:proofErr w:type="spellEnd"/>
      <w:r w:rsidRPr="005A1427">
        <w:rPr>
          <w:rFonts w:ascii="Arial" w:eastAsia="Times New Roman" w:hAnsi="Arial" w:cs="Arial"/>
          <w:color w:val="000000" w:themeColor="text1"/>
          <w:lang w:val="fr-FR"/>
        </w:rPr>
        <w:t xml:space="preserve">: </w:t>
      </w:r>
      <w:proofErr w:type="spellStart"/>
      <w:r w:rsidRPr="005A1427">
        <w:rPr>
          <w:rFonts w:ascii="Arial" w:eastAsia="Times New Roman" w:hAnsi="Arial" w:cs="Arial"/>
          <w:color w:val="000000" w:themeColor="text1"/>
          <w:lang w:val="fr-FR"/>
        </w:rPr>
        <w:t>proclamatie</w:t>
      </w:r>
      <w:proofErr w:type="spellEnd"/>
      <w:r w:rsidRPr="005A1427">
        <w:rPr>
          <w:rFonts w:ascii="Arial" w:eastAsia="Times New Roman" w:hAnsi="Arial" w:cs="Arial"/>
          <w:color w:val="000000" w:themeColor="text1"/>
          <w:lang w:val="fr-FR"/>
        </w:rPr>
        <w:t xml:space="preserve"> 6de en 7de </w:t>
      </w:r>
      <w:proofErr w:type="spellStart"/>
      <w:r w:rsidRPr="005A1427">
        <w:rPr>
          <w:rFonts w:ascii="Arial" w:eastAsia="Times New Roman" w:hAnsi="Arial" w:cs="Arial"/>
          <w:color w:val="000000" w:themeColor="text1"/>
          <w:lang w:val="fr-FR"/>
        </w:rPr>
        <w:t>jaren</w:t>
      </w:r>
      <w:proofErr w:type="spellEnd"/>
    </w:p>
    <w:p w14:paraId="54A9E80F"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Donderdag 24 juni: NOVA campus VISO Polenplein: proclamatie 6de en 7de jaren</w:t>
      </w:r>
    </w:p>
    <w:p w14:paraId="1C83067F" w14:textId="277D38EE"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Pr>
          <w:rFonts w:ascii="Arial" w:eastAsia="Times New Roman" w:hAnsi="Arial" w:cs="Arial"/>
          <w:color w:val="000000" w:themeColor="text1"/>
          <w:lang w:val="nl-NL"/>
        </w:rPr>
        <w:t>Vrij</w:t>
      </w:r>
      <w:r w:rsidRPr="00AC0A19">
        <w:rPr>
          <w:rFonts w:ascii="Arial" w:eastAsia="Times New Roman" w:hAnsi="Arial" w:cs="Arial"/>
          <w:color w:val="000000" w:themeColor="text1"/>
          <w:lang w:val="nl-NL"/>
        </w:rPr>
        <w:t>dag 2</w:t>
      </w:r>
      <w:r>
        <w:rPr>
          <w:rFonts w:ascii="Arial" w:eastAsia="Times New Roman" w:hAnsi="Arial" w:cs="Arial"/>
          <w:color w:val="000000" w:themeColor="text1"/>
          <w:lang w:val="nl-NL"/>
        </w:rPr>
        <w:t>5</w:t>
      </w:r>
      <w:r w:rsidRPr="00AC0A19">
        <w:rPr>
          <w:rFonts w:ascii="Arial" w:eastAsia="Times New Roman" w:hAnsi="Arial" w:cs="Arial"/>
          <w:color w:val="000000" w:themeColor="text1"/>
          <w:lang w:val="nl-NL"/>
        </w:rPr>
        <w:t xml:space="preserve"> juni: NOVA campus VISO </w:t>
      </w:r>
      <w:r>
        <w:rPr>
          <w:rFonts w:ascii="Arial" w:eastAsia="Times New Roman" w:hAnsi="Arial" w:cs="Arial"/>
          <w:color w:val="000000" w:themeColor="text1"/>
          <w:lang w:val="nl-NL"/>
        </w:rPr>
        <w:t>Delbekestraat</w:t>
      </w:r>
      <w:r w:rsidRPr="00AC0A19">
        <w:rPr>
          <w:rFonts w:ascii="Arial" w:eastAsia="Times New Roman" w:hAnsi="Arial" w:cs="Arial"/>
          <w:color w:val="000000" w:themeColor="text1"/>
          <w:lang w:val="nl-NL"/>
        </w:rPr>
        <w:t>: proclamatie 6de en 7de jaren</w:t>
      </w:r>
    </w:p>
    <w:p w14:paraId="2EEAC634" w14:textId="77777777" w:rsidR="00DF430A" w:rsidRPr="00C77324"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C77324">
        <w:rPr>
          <w:rFonts w:ascii="Arial" w:eastAsia="Times New Roman" w:hAnsi="Arial" w:cs="Arial"/>
          <w:color w:val="000000" w:themeColor="text1"/>
          <w:lang w:val="nl-NL"/>
        </w:rPr>
        <w:t>Dinsdag 29 juni: oudercontact van 17.30 u. tot 20 u. (1ste t.e.m. 5de jaar)</w:t>
      </w:r>
    </w:p>
    <w:p w14:paraId="7FC28085"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Dinsdag 30 juni: einde schooljaar met klasactiviteit en rapportuitdeling gedurende de volledige voormiddag voor 1ste t.e.m. 5de jaar</w:t>
      </w:r>
    </w:p>
    <w:p w14:paraId="63C96108"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Pr>
          <w:rFonts w:ascii="Arial" w:eastAsia="Times New Roman" w:hAnsi="Arial" w:cs="Arial"/>
          <w:color w:val="000000" w:themeColor="text1"/>
          <w:lang w:val="nl-NL"/>
        </w:rPr>
        <w:t>Maan</w:t>
      </w:r>
      <w:r w:rsidRPr="00AC0A19">
        <w:rPr>
          <w:rFonts w:ascii="Arial" w:eastAsia="Times New Roman" w:hAnsi="Arial" w:cs="Arial"/>
          <w:color w:val="000000" w:themeColor="text1"/>
          <w:lang w:val="nl-NL"/>
        </w:rPr>
        <w:t xml:space="preserve">dag 12 juli: start administratieve vakantie </w:t>
      </w:r>
    </w:p>
    <w:p w14:paraId="3F9C4D58"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Zondag 15 augustus: O.L.V. Hemelvaart</w:t>
      </w:r>
    </w:p>
    <w:p w14:paraId="6A4FEFD9"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Maandag 16 augustus: einde administratieve vakantie – school opnieuw open</w:t>
      </w:r>
    </w:p>
    <w:p w14:paraId="17B15198"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Maandag 16 augustus: beroepscommissie</w:t>
      </w:r>
    </w:p>
    <w:p w14:paraId="0893EE11"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Dinsdag 17 augustus: beroepscommissie</w:t>
      </w:r>
    </w:p>
    <w:p w14:paraId="2E20BE58"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Donderdag 19 augustus: bijkomende proeven</w:t>
      </w:r>
    </w:p>
    <w:p w14:paraId="39330A57" w14:textId="77777777" w:rsidR="00DF430A" w:rsidRPr="00AC0A19"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Vrijdag 20 augustus: bijkomende proeven</w:t>
      </w:r>
    </w:p>
    <w:p w14:paraId="7620734F" w14:textId="77777777" w:rsidR="00DF430A" w:rsidRDefault="00DF430A" w:rsidP="007E478C">
      <w:pPr>
        <w:pStyle w:val="Lijstalinea"/>
        <w:numPr>
          <w:ilvl w:val="0"/>
          <w:numId w:val="109"/>
        </w:numPr>
        <w:spacing w:after="0" w:line="288" w:lineRule="auto"/>
        <w:ind w:left="426"/>
        <w:rPr>
          <w:rFonts w:ascii="Arial" w:eastAsia="Times New Roman" w:hAnsi="Arial" w:cs="Arial"/>
          <w:color w:val="000000" w:themeColor="text1"/>
          <w:lang w:val="nl-NL"/>
        </w:rPr>
      </w:pPr>
      <w:r w:rsidRPr="00AC0A19">
        <w:rPr>
          <w:rFonts w:ascii="Arial" w:eastAsia="Times New Roman" w:hAnsi="Arial" w:cs="Arial"/>
          <w:color w:val="000000" w:themeColor="text1"/>
          <w:lang w:val="nl-NL"/>
        </w:rPr>
        <w:t>Vrijdag 20 augustus: deliberaties bijkomende proeven</w:t>
      </w:r>
    </w:p>
    <w:p w14:paraId="1638A05C" w14:textId="0B047D6C" w:rsidR="00E82F39" w:rsidRPr="00E82F39" w:rsidRDefault="00E82F39" w:rsidP="00E82F39">
      <w:pPr>
        <w:spacing w:after="0" w:line="288" w:lineRule="auto"/>
        <w:ind w:left="66"/>
        <w:rPr>
          <w:rFonts w:ascii="Arial" w:eastAsia="Times New Roman" w:hAnsi="Arial" w:cs="Arial"/>
          <w:color w:val="000000" w:themeColor="text1"/>
          <w:lang w:val="nl-NL"/>
        </w:rPr>
      </w:pPr>
    </w:p>
    <w:p w14:paraId="19A490B1" w14:textId="2591AECB" w:rsidR="00C2419C" w:rsidRDefault="00531217" w:rsidP="00C2419C">
      <w:pPr>
        <w:pStyle w:val="Kopje1"/>
        <w:rPr>
          <w:rFonts w:eastAsia="Arial"/>
          <w:lang w:val="nl-NL"/>
        </w:rPr>
      </w:pPr>
      <w:bookmarkStart w:id="207" w:name="_Ref174685553"/>
      <w:bookmarkStart w:id="208" w:name="_Toc238482681"/>
      <w:bookmarkEnd w:id="206"/>
      <w:r w:rsidRPr="06E79DE9">
        <w:rPr>
          <w:rFonts w:eastAsia="Arial"/>
          <w:lang w:val="nl-NL"/>
        </w:rPr>
        <w:lastRenderedPageBreak/>
        <w:t>ADMINISTRATIEF DOSSIER VAN DE LEERLING</w:t>
      </w:r>
      <w:bookmarkEnd w:id="207"/>
      <w:bookmarkEnd w:id="208"/>
    </w:p>
    <w:p w14:paraId="426FF801" w14:textId="77777777" w:rsidR="00C2419C" w:rsidRPr="00C2419C" w:rsidRDefault="00C2419C" w:rsidP="00C2419C">
      <w:pPr>
        <w:pStyle w:val="Kopje1"/>
        <w:numPr>
          <w:ilvl w:val="0"/>
          <w:numId w:val="0"/>
        </w:numPr>
        <w:spacing w:before="0"/>
        <w:rPr>
          <w:rFonts w:eastAsia="Arial"/>
          <w:lang w:val="nl-NL"/>
        </w:rPr>
      </w:pPr>
    </w:p>
    <w:p w14:paraId="75C15986" w14:textId="77777777" w:rsidR="00531217" w:rsidRPr="007A4380" w:rsidRDefault="1EA13078" w:rsidP="1EA13078">
      <w:pPr>
        <w:spacing w:line="320" w:lineRule="exact"/>
        <w:ind w:firstLine="11"/>
        <w:rPr>
          <w:rFonts w:ascii="Arial" w:eastAsia="Arial" w:hAnsi="Arial" w:cs="Arial"/>
          <w:lang w:val="nl-NL"/>
        </w:rPr>
      </w:pPr>
      <w:r w:rsidRPr="007A4380">
        <w:rPr>
          <w:rFonts w:ascii="Arial" w:eastAsia="Arial" w:hAnsi="Arial" w:cs="Arial"/>
          <w:lang w:val="nl-NL"/>
        </w:rPr>
        <w:t xml:space="preserve">De overheid controleert aan de hand van je administratief dossier of je aan de wettelijke toelatingsvoorwaarden voldoet. Het is dan ook van het grootste belang dat we zo vlug mogelijk over de juiste gegevens beschikken. </w:t>
      </w:r>
    </w:p>
    <w:p w14:paraId="7D3B100E" w14:textId="5313C69D" w:rsidR="00786640" w:rsidRPr="007A4380" w:rsidRDefault="1EA13078" w:rsidP="1EA13078">
      <w:pPr>
        <w:spacing w:line="320" w:lineRule="exact"/>
        <w:ind w:firstLine="11"/>
        <w:rPr>
          <w:rFonts w:ascii="Arial" w:eastAsia="Arial" w:hAnsi="Arial" w:cs="Arial"/>
          <w:lang w:val="nl-NL"/>
        </w:rPr>
      </w:pPr>
      <w:r w:rsidRPr="007A4380">
        <w:rPr>
          <w:rFonts w:ascii="Arial" w:eastAsia="Arial" w:hAnsi="Arial" w:cs="Arial"/>
          <w:lang w:val="nl-NL"/>
        </w:rPr>
        <w:t>De school moet zich bij elke nieuwe inschrijving baseren op een officieel document zoals het trouwboekje van je ouders, je identiteitskaart, een uittreksel uit bevolkings-, vreemdelingen- of wachtregister…</w:t>
      </w:r>
    </w:p>
    <w:p w14:paraId="38B76940" w14:textId="6F4D8B86" w:rsidR="00786640" w:rsidRPr="007A4380" w:rsidRDefault="1EA13078" w:rsidP="1EA13078">
      <w:pPr>
        <w:spacing w:line="320" w:lineRule="exact"/>
        <w:ind w:firstLine="11"/>
        <w:rPr>
          <w:rFonts w:ascii="Arial" w:eastAsia="Arial" w:hAnsi="Arial" w:cs="Arial"/>
          <w:lang w:val="nl-NL"/>
        </w:rPr>
      </w:pPr>
      <w:r w:rsidRPr="007A4380">
        <w:rPr>
          <w:rFonts w:ascii="Arial" w:eastAsia="Arial" w:hAnsi="Arial" w:cs="Arial"/>
          <w:lang w:val="nl-NL"/>
        </w:rPr>
        <w:t>De school gaat zelf na via een databank (</w:t>
      </w:r>
      <w:proofErr w:type="spellStart"/>
      <w:r w:rsidRPr="007A4380">
        <w:rPr>
          <w:rFonts w:ascii="Arial" w:eastAsia="Arial" w:hAnsi="Arial" w:cs="Arial"/>
          <w:lang w:val="nl-NL"/>
        </w:rPr>
        <w:t>Discimus</w:t>
      </w:r>
      <w:proofErr w:type="spellEnd"/>
      <w:r w:rsidRPr="007A4380">
        <w:rPr>
          <w:rFonts w:ascii="Arial" w:eastAsia="Arial" w:hAnsi="Arial" w:cs="Arial"/>
          <w:lang w:val="nl-NL"/>
        </w:rPr>
        <w:t>) welk studiebewijs (bv. getuigschrift van basisonderwijs) je hebt behaald.</w:t>
      </w:r>
    </w:p>
    <w:p w14:paraId="5DE3F520" w14:textId="77777777" w:rsidR="00786640" w:rsidRPr="00D97EF5" w:rsidRDefault="00786640" w:rsidP="00D97EF5">
      <w:pPr>
        <w:spacing w:after="0" w:line="240" w:lineRule="auto"/>
        <w:rPr>
          <w:rFonts w:ascii="Arial" w:hAnsi="Arial" w:cs="Arial"/>
          <w:b/>
          <w:u w:val="single"/>
        </w:rPr>
      </w:pPr>
    </w:p>
    <w:p w14:paraId="494B5936" w14:textId="41AFB870" w:rsidR="005675AE" w:rsidRPr="007A4380" w:rsidRDefault="005675AE" w:rsidP="00A46D60">
      <w:pPr>
        <w:pStyle w:val="Kopje1"/>
        <w:rPr>
          <w:rFonts w:eastAsia="Arial"/>
        </w:rPr>
      </w:pPr>
      <w:bookmarkStart w:id="209" w:name="_Ref174638321"/>
      <w:bookmarkStart w:id="210" w:name="_Toc238482682"/>
      <w:r w:rsidRPr="06E79DE9">
        <w:rPr>
          <w:rFonts w:eastAsia="Arial"/>
        </w:rPr>
        <w:t>BIJ WIE KAN JE TERECHT ALS JE HET MOEILIJK HEBT?</w:t>
      </w:r>
      <w:bookmarkEnd w:id="209"/>
      <w:bookmarkEnd w:id="210"/>
    </w:p>
    <w:p w14:paraId="6AAA4661" w14:textId="77777777" w:rsidR="00737FB9" w:rsidRPr="007A4380" w:rsidRDefault="00737FB9" w:rsidP="00D97EF5">
      <w:pPr>
        <w:spacing w:after="0" w:line="240" w:lineRule="auto"/>
        <w:rPr>
          <w:rFonts w:ascii="Arial" w:hAnsi="Arial" w:cs="Arial"/>
          <w:b/>
          <w:u w:val="single"/>
        </w:rPr>
      </w:pPr>
    </w:p>
    <w:p w14:paraId="378ED5D9" w14:textId="78F3A5FD" w:rsidR="00F927EA" w:rsidRPr="0050367D" w:rsidRDefault="1EA13078" w:rsidP="0050367D">
      <w:pPr>
        <w:spacing w:line="320" w:lineRule="exact"/>
        <w:rPr>
          <w:rFonts w:ascii="Arial" w:eastAsia="Arial" w:hAnsi="Arial" w:cs="Arial"/>
        </w:rPr>
      </w:pPr>
      <w:r w:rsidRPr="007A4380">
        <w:rPr>
          <w:rFonts w:ascii="Arial" w:eastAsia="Arial" w:hAnsi="Arial" w:cs="Arial"/>
        </w:rPr>
        <w:t>Wanneer je het om de een of andere reden wat moeilijker hebt, willen we je helpen. Daarvoor kan je terecht bij leraren en opvoeders. Ook de leerlingenbegeleiders zijn er om je verder te helpen. We vinden het belangrijk dat je weet op basis van welke principes we werken. We zoeken steeds naar een begeleiding die bij jou past.</w:t>
      </w:r>
    </w:p>
    <w:p w14:paraId="7DAEB3AE" w14:textId="5AE8C592" w:rsidR="002A0C96" w:rsidRPr="007A4380" w:rsidRDefault="002A0C96" w:rsidP="00A46D60">
      <w:pPr>
        <w:pStyle w:val="Kopje2"/>
      </w:pPr>
      <w:bookmarkStart w:id="211" w:name="_Toc238482683"/>
      <w:r>
        <w:t>Het gaat over jou</w:t>
      </w:r>
      <w:bookmarkEnd w:id="211"/>
    </w:p>
    <w:p w14:paraId="78DCD890" w14:textId="15E4E0CC" w:rsidR="001376AB" w:rsidRPr="00FB0D68" w:rsidRDefault="1EA13078" w:rsidP="00FB0D68">
      <w:pPr>
        <w:spacing w:line="320" w:lineRule="exact"/>
        <w:rPr>
          <w:rFonts w:ascii="Arial" w:eastAsia="Arial" w:hAnsi="Arial" w:cs="Arial"/>
        </w:rPr>
      </w:pPr>
      <w:r w:rsidRPr="007A4380">
        <w:rPr>
          <w:rFonts w:ascii="Arial" w:eastAsia="Arial" w:hAnsi="Arial" w:cs="Arial"/>
        </w:rPr>
        <w:t>Als we begeleiding bieden, doen we dat altijd mét jou. Er zullen nooit beslissingen genomen worden over je hoofd of achter je rug. Het kan zijn dat we je aanraden je ouders te informeren. Dat bespreken we dan samen met jou. We proberen steeds te doen wat voor jou het beste is, maar houden daarbij ook rekening met wat het beste is voor anderen.</w:t>
      </w:r>
    </w:p>
    <w:p w14:paraId="4B6CF942" w14:textId="6DA26E93" w:rsidR="002A0C96" w:rsidRPr="007A4380" w:rsidRDefault="002A0C96" w:rsidP="00A46D60">
      <w:pPr>
        <w:pStyle w:val="Kopje2"/>
      </w:pPr>
      <w:bookmarkStart w:id="212" w:name="_Toc238482684"/>
      <w:r>
        <w:t>Geen geheimen</w:t>
      </w:r>
      <w:bookmarkEnd w:id="212"/>
    </w:p>
    <w:p w14:paraId="2EA33703" w14:textId="77777777" w:rsidR="002A0C96" w:rsidRPr="007A4380" w:rsidRDefault="1EA13078" w:rsidP="1EA13078">
      <w:pPr>
        <w:spacing w:line="320" w:lineRule="exact"/>
        <w:rPr>
          <w:rFonts w:ascii="Arial" w:eastAsia="Arial" w:hAnsi="Arial" w:cs="Arial"/>
        </w:rPr>
      </w:pPr>
      <w:r w:rsidRPr="007A4380">
        <w:rPr>
          <w:rFonts w:ascii="Arial" w:eastAsia="Arial" w:hAnsi="Arial" w:cs="Arial"/>
        </w:rPr>
        <w:t>Er zijn twee soorten geheimhouding in de begeleiding: discretieplicht en beroepsgeheim.</w:t>
      </w:r>
    </w:p>
    <w:p w14:paraId="4682465B" w14:textId="77777777" w:rsidR="002A0C96" w:rsidRPr="007A4380" w:rsidRDefault="1EA13078" w:rsidP="1EA13078">
      <w:pPr>
        <w:spacing w:line="320" w:lineRule="exact"/>
        <w:rPr>
          <w:rFonts w:ascii="Arial" w:eastAsia="Arial" w:hAnsi="Arial" w:cs="Arial"/>
        </w:rPr>
      </w:pPr>
      <w:r w:rsidRPr="007A4380">
        <w:rPr>
          <w:rFonts w:ascii="Arial" w:eastAsia="Arial" w:hAnsi="Arial" w:cs="Arial"/>
        </w:rPr>
        <w:t>Wat is dit?</w:t>
      </w:r>
    </w:p>
    <w:p w14:paraId="0ED1E9DA" w14:textId="79874DC0" w:rsidR="002A0C96" w:rsidRPr="007A4380" w:rsidRDefault="1EA13078" w:rsidP="1EA13078">
      <w:pPr>
        <w:spacing w:line="320" w:lineRule="exact"/>
        <w:rPr>
          <w:rFonts w:ascii="Arial" w:eastAsia="Arial" w:hAnsi="Arial" w:cs="Arial"/>
        </w:rPr>
      </w:pPr>
      <w:r w:rsidRPr="007A4380">
        <w:rPr>
          <w:rFonts w:ascii="Arial" w:eastAsia="Arial" w:hAnsi="Arial" w:cs="Arial"/>
        </w:rPr>
        <w:t>Op school kan je praten met leraren, opvoeders en directie. Zij hebben een discretieplicht en gaan dus vertrouwelijk om met de informatie die je aan hen vertelt, maar kunnen je niet beloven dat alles wat je aan hen vertelt geheim blijft. Wat je vertelt, wordt soms besproken met een lid van het directieteam of in de cel leerlingenbegeleiding.</w:t>
      </w:r>
    </w:p>
    <w:p w14:paraId="2AD1FEFE" w14:textId="4E461117" w:rsidR="002A0C96" w:rsidRPr="00FB0D68" w:rsidRDefault="1EA13078" w:rsidP="00FB0D68">
      <w:pPr>
        <w:spacing w:line="320" w:lineRule="exact"/>
        <w:rPr>
          <w:rFonts w:ascii="Arial" w:eastAsia="Arial" w:hAnsi="Arial" w:cs="Arial"/>
        </w:rPr>
      </w:pPr>
      <w:r w:rsidRPr="007A4380">
        <w:rPr>
          <w:rFonts w:ascii="Arial" w:eastAsia="Arial" w:hAnsi="Arial" w:cs="Arial"/>
        </w:rPr>
        <w:t>Een CLB-medewerker heeft beroepsgeheim: dit betekent dat hij wettelijk verplicht is om je altijd toestemming te vragen voor hij iets doorvertelt. Bij een CLB-medewerker kan je er dus op rekenen dat jouw persoonlijke informatie geheim blijft.</w:t>
      </w:r>
    </w:p>
    <w:p w14:paraId="55301F41" w14:textId="3729452F" w:rsidR="002A0C96" w:rsidRPr="007A4380" w:rsidRDefault="002A0C96" w:rsidP="00A46D60">
      <w:pPr>
        <w:pStyle w:val="Kopje2"/>
      </w:pPr>
      <w:bookmarkStart w:id="213" w:name="_Toc238482685"/>
      <w:r>
        <w:t>Een dossier</w:t>
      </w:r>
      <w:bookmarkEnd w:id="213"/>
    </w:p>
    <w:p w14:paraId="56EFAB3E" w14:textId="454FF4CA" w:rsidR="00E96D2A" w:rsidRPr="00A46D60" w:rsidRDefault="1EA13078" w:rsidP="00AE0183">
      <w:pPr>
        <w:spacing w:line="320" w:lineRule="exact"/>
        <w:rPr>
          <w:rFonts w:ascii="Arial" w:eastAsia="Arial" w:hAnsi="Arial" w:cs="Arial"/>
        </w:rPr>
      </w:pPr>
      <w:r w:rsidRPr="007A4380">
        <w:rPr>
          <w:rFonts w:ascii="Arial" w:eastAsia="Arial" w:hAnsi="Arial" w:cs="Arial"/>
        </w:rPr>
        <w:t>Je begrijpt dat een leerlingenbegeleider niet alles kan onthouden en dat het nodig is belangrijke informatie schriftelijk of digitaal bij te houden. Tot die informatie hebben enkel de leden van het directieteam en de cel leerlingenbegeleiding toegang. We gaan ervan uit dat je ermee instemt dat we relevante gegevens bijhouden in je leerlingendossier.</w:t>
      </w:r>
    </w:p>
    <w:p w14:paraId="0F2F0ED6" w14:textId="77777777" w:rsidR="00111C75" w:rsidRPr="007A4380" w:rsidRDefault="1EA13078" w:rsidP="1EA13078">
      <w:pPr>
        <w:spacing w:line="320" w:lineRule="exact"/>
        <w:rPr>
          <w:rFonts w:ascii="Arial" w:eastAsia="Arial" w:hAnsi="Arial" w:cs="Arial"/>
        </w:rPr>
      </w:pPr>
      <w:r w:rsidRPr="007A4380">
        <w:rPr>
          <w:rFonts w:ascii="Arial" w:eastAsia="Arial" w:hAnsi="Arial" w:cs="Arial"/>
        </w:rPr>
        <w:t xml:space="preserve">We zullen samen met jou bekijken welke informatie we opnemen in het dossier. </w:t>
      </w:r>
    </w:p>
    <w:p w14:paraId="730122DF" w14:textId="05B4DC22" w:rsidR="000C46D8" w:rsidRPr="00164E54" w:rsidRDefault="1EA13078" w:rsidP="00164E54">
      <w:pPr>
        <w:spacing w:line="320" w:lineRule="exact"/>
        <w:rPr>
          <w:rFonts w:ascii="Arial" w:eastAsia="Arial" w:hAnsi="Arial" w:cs="Arial"/>
        </w:rPr>
      </w:pPr>
      <w:r w:rsidRPr="007A4380">
        <w:rPr>
          <w:rFonts w:ascii="Arial" w:eastAsia="Arial" w:hAnsi="Arial" w:cs="Arial"/>
        </w:rPr>
        <w:t>Om een oplossing te vinden, is het soms noodzakelijk te overleggen met anderen. In de mate van het mogelijke zullen we jou hier steeds over informeren.</w:t>
      </w:r>
    </w:p>
    <w:p w14:paraId="0D22FDE8" w14:textId="3347D255" w:rsidR="00E96D2A" w:rsidRPr="007A4380" w:rsidRDefault="00E96D2A" w:rsidP="00A46D60">
      <w:pPr>
        <w:pStyle w:val="Kopje2"/>
      </w:pPr>
      <w:bookmarkStart w:id="214" w:name="_Toc238482686"/>
      <w:r>
        <w:lastRenderedPageBreak/>
        <w:t>De cel leerlingenbegeleiding</w:t>
      </w:r>
      <w:bookmarkEnd w:id="214"/>
    </w:p>
    <w:p w14:paraId="70761715" w14:textId="655CE31D" w:rsidR="004E2515" w:rsidRPr="00A46D60" w:rsidRDefault="1EA13078" w:rsidP="00AE0183">
      <w:pPr>
        <w:spacing w:line="320" w:lineRule="exact"/>
        <w:rPr>
          <w:rFonts w:ascii="Arial" w:eastAsia="Arial" w:hAnsi="Arial" w:cs="Arial"/>
        </w:rPr>
      </w:pPr>
      <w:r w:rsidRPr="007A4380">
        <w:rPr>
          <w:rFonts w:ascii="Arial" w:eastAsia="Arial" w:hAnsi="Arial" w:cs="Arial"/>
        </w:rPr>
        <w:t>Om je op een goede manier te begeleiden, werken de leerlingenbegeleiders in onze school samen in een cel leerlingenbegeleiding. Eenmaal per week bespreken we in deze vergadering de moeilijke situaties waarmee sommige leerlingen te kampen hebben en zoeken we samen met de CLB-medewerker naar oplossingen.</w:t>
      </w:r>
    </w:p>
    <w:p w14:paraId="55D72D0B" w14:textId="4864CAF3" w:rsidR="00A46D60" w:rsidRPr="00F55D0A" w:rsidRDefault="1EA13078" w:rsidP="00F55D0A">
      <w:pPr>
        <w:spacing w:line="320" w:lineRule="exact"/>
        <w:rPr>
          <w:rFonts w:ascii="Arial" w:eastAsia="Arial" w:hAnsi="Arial" w:cs="Arial"/>
        </w:rPr>
      </w:pPr>
      <w:r w:rsidRPr="007A4380">
        <w:rPr>
          <w:rFonts w:ascii="Arial" w:eastAsia="Arial" w:hAnsi="Arial" w:cs="Arial"/>
        </w:rPr>
        <w:t>We bereiden de vergaderingen voor op basis van de gegevens die we van jou of van leraren verkregen. Na zo’n vergadering mag je weten wat er werd gezegd. Daarom zijn we altijd bereid om dit met jou te bespreken.</w:t>
      </w:r>
    </w:p>
    <w:p w14:paraId="632F132A" w14:textId="2C60BA19" w:rsidR="00E96D2A" w:rsidRPr="007A4380" w:rsidRDefault="00E96D2A" w:rsidP="00A46D60">
      <w:pPr>
        <w:pStyle w:val="Kopje2"/>
      </w:pPr>
      <w:bookmarkStart w:id="215" w:name="_Toc238482687"/>
      <w:r>
        <w:t>Je leraren</w:t>
      </w:r>
      <w:bookmarkEnd w:id="215"/>
    </w:p>
    <w:p w14:paraId="1FFF19E3" w14:textId="77777777" w:rsidR="00E96D2A" w:rsidRPr="007A4380" w:rsidRDefault="1EA13078" w:rsidP="1EA13078">
      <w:pPr>
        <w:spacing w:line="320" w:lineRule="exact"/>
        <w:rPr>
          <w:rFonts w:ascii="Arial" w:eastAsia="Arial" w:hAnsi="Arial" w:cs="Arial"/>
        </w:rPr>
      </w:pPr>
      <w:r w:rsidRPr="007A4380">
        <w:rPr>
          <w:rFonts w:ascii="Arial" w:eastAsia="Arial" w:hAnsi="Arial" w:cs="Arial"/>
        </w:rPr>
        <w:t>Soms is het noodzakelijk dat we ook je leraren informeren over je situatie. We zullen dat steeds met jou bespreken. Op die manier weet je ook zelf wat er aan je leraren is gezegd. Ook je leraren en andere personeelsleden die werden geïnformeerd, moeten vertrouwelijk omgaan met deze informatie.</w:t>
      </w:r>
    </w:p>
    <w:p w14:paraId="1890D4F6" w14:textId="77777777" w:rsidR="00360CB0" w:rsidRPr="00D97EF5" w:rsidRDefault="00360CB0" w:rsidP="00D97EF5">
      <w:pPr>
        <w:spacing w:after="0" w:line="240" w:lineRule="auto"/>
        <w:rPr>
          <w:rFonts w:ascii="Arial" w:hAnsi="Arial" w:cs="Arial"/>
          <w:b/>
          <w:u w:val="single"/>
        </w:rPr>
      </w:pPr>
    </w:p>
    <w:p w14:paraId="07469D63" w14:textId="078C3540" w:rsidR="00053559" w:rsidRPr="007A4380" w:rsidRDefault="00956898" w:rsidP="00A46D60">
      <w:pPr>
        <w:pStyle w:val="Kopje1"/>
        <w:rPr>
          <w:rFonts w:eastAsia="Arial"/>
        </w:rPr>
      </w:pPr>
      <w:bookmarkStart w:id="216" w:name="_Toc238482688"/>
      <w:r>
        <w:rPr>
          <w:rFonts w:eastAsia="Arial"/>
        </w:rPr>
        <w:t>NOVA campus VISO</w:t>
      </w:r>
      <w:r w:rsidR="00053559" w:rsidRPr="06E79DE9">
        <w:rPr>
          <w:rFonts w:eastAsia="Arial"/>
        </w:rPr>
        <w:t xml:space="preserve"> IS EEN GOK-SCHOOL</w:t>
      </w:r>
      <w:bookmarkEnd w:id="216"/>
    </w:p>
    <w:p w14:paraId="3B10A566" w14:textId="77777777" w:rsidR="003F7F57" w:rsidRPr="00D97EF5" w:rsidRDefault="003F7F57" w:rsidP="00D97EF5">
      <w:pPr>
        <w:spacing w:after="0" w:line="240" w:lineRule="auto"/>
        <w:rPr>
          <w:rFonts w:ascii="Arial" w:hAnsi="Arial" w:cs="Arial"/>
          <w:b/>
          <w:u w:val="single"/>
        </w:rPr>
      </w:pPr>
    </w:p>
    <w:p w14:paraId="08A60A02" w14:textId="2A36AE57" w:rsidR="00250494" w:rsidRPr="007A4380" w:rsidRDefault="00956898" w:rsidP="1EA13078">
      <w:pPr>
        <w:spacing w:line="320" w:lineRule="exact"/>
        <w:rPr>
          <w:rFonts w:ascii="Arial" w:eastAsia="Arial" w:hAnsi="Arial" w:cs="Arial"/>
        </w:rPr>
      </w:pPr>
      <w:r>
        <w:rPr>
          <w:rFonts w:ascii="Arial" w:eastAsia="Arial" w:hAnsi="Arial" w:cs="Arial"/>
        </w:rPr>
        <w:t>NOVA campus VISO</w:t>
      </w:r>
      <w:r w:rsidR="1EA13078" w:rsidRPr="007A4380">
        <w:rPr>
          <w:rFonts w:ascii="Arial" w:eastAsia="Arial" w:hAnsi="Arial" w:cs="Arial"/>
        </w:rPr>
        <w:t xml:space="preserve"> is een GOK-school, wat betekent dat we een gelijke onderwijskansenbeleid voeren. Dit houdt in dat we elke leerling op school alle kansen willen bieden, ook wie het moeilijk heeft. We begeleiden je extra als je meer zorg nodig hebt, want we streven ernaar dat iedereen zich goed voelt op school en zich in de beste omstandigheden kan ontplooien. </w:t>
      </w:r>
    </w:p>
    <w:p w14:paraId="218E81C5" w14:textId="6C66663F" w:rsidR="00B52A04" w:rsidRPr="007A4380" w:rsidRDefault="00B52A04" w:rsidP="00B52A04">
      <w:pPr>
        <w:spacing w:line="320" w:lineRule="exact"/>
        <w:rPr>
          <w:rFonts w:ascii="Arial" w:eastAsia="Arial" w:hAnsi="Arial" w:cs="Arial"/>
        </w:rPr>
      </w:pPr>
      <w:bookmarkStart w:id="217" w:name="_Hlk80785316"/>
      <w:r w:rsidRPr="007A4380">
        <w:rPr>
          <w:rFonts w:ascii="Arial" w:eastAsia="Arial" w:hAnsi="Arial" w:cs="Arial"/>
        </w:rPr>
        <w:t>We verwijzen voor onze visietekst en onze invulling van GOK ook naar onze website</w:t>
      </w:r>
      <w:r w:rsidR="003E0532">
        <w:rPr>
          <w:rFonts w:ascii="Arial" w:eastAsia="Arial" w:hAnsi="Arial" w:cs="Arial"/>
        </w:rPr>
        <w:t xml:space="preserve"> en Smartschool</w:t>
      </w:r>
      <w:r w:rsidRPr="007A4380">
        <w:rPr>
          <w:rFonts w:ascii="Arial" w:eastAsia="Arial" w:hAnsi="Arial" w:cs="Arial"/>
        </w:rPr>
        <w:t>.</w:t>
      </w:r>
    </w:p>
    <w:p w14:paraId="6DE90BA5" w14:textId="5851CD96" w:rsidR="0086529A" w:rsidRPr="00565677" w:rsidRDefault="1EA13078" w:rsidP="00AE0183">
      <w:pPr>
        <w:spacing w:line="320" w:lineRule="exact"/>
        <w:rPr>
          <w:rFonts w:ascii="Arial" w:eastAsia="Arial" w:hAnsi="Arial" w:cs="Arial"/>
        </w:rPr>
      </w:pPr>
      <w:r w:rsidRPr="007A4380">
        <w:rPr>
          <w:rFonts w:ascii="Arial" w:eastAsia="Arial" w:hAnsi="Arial" w:cs="Arial"/>
        </w:rPr>
        <w:t>We werken heel wat initiatieven uit in het kader va</w:t>
      </w:r>
      <w:r w:rsidR="000929B1">
        <w:rPr>
          <w:rFonts w:ascii="Arial" w:eastAsia="Arial" w:hAnsi="Arial" w:cs="Arial"/>
        </w:rPr>
        <w:t xml:space="preserve"> onze strategische </w:t>
      </w:r>
      <w:r w:rsidR="000929B1" w:rsidRPr="00565677">
        <w:rPr>
          <w:rFonts w:ascii="Arial" w:eastAsia="Arial" w:hAnsi="Arial" w:cs="Arial"/>
        </w:rPr>
        <w:t>doelen begeleiden bij</w:t>
      </w:r>
      <w:r w:rsidR="000157F8" w:rsidRPr="00565677">
        <w:rPr>
          <w:rFonts w:ascii="Arial" w:eastAsia="Arial" w:hAnsi="Arial" w:cs="Arial"/>
        </w:rPr>
        <w:t xml:space="preserve"> het leren en studeren</w:t>
      </w:r>
      <w:r w:rsidR="00B52A04" w:rsidRPr="00565677">
        <w:rPr>
          <w:rFonts w:ascii="Arial" w:eastAsia="Arial" w:hAnsi="Arial" w:cs="Arial"/>
        </w:rPr>
        <w:t>,</w:t>
      </w:r>
      <w:r w:rsidR="000929B1" w:rsidRPr="00565677">
        <w:rPr>
          <w:rFonts w:ascii="Arial" w:eastAsia="Arial" w:hAnsi="Arial" w:cs="Arial"/>
        </w:rPr>
        <w:t xml:space="preserve"> </w:t>
      </w:r>
      <w:r w:rsidR="00B936ED" w:rsidRPr="00565677">
        <w:rPr>
          <w:rFonts w:ascii="Arial" w:eastAsia="Arial" w:hAnsi="Arial" w:cs="Arial"/>
        </w:rPr>
        <w:t xml:space="preserve">versterken van het </w:t>
      </w:r>
      <w:r w:rsidR="00B52A04" w:rsidRPr="00565677">
        <w:rPr>
          <w:rFonts w:ascii="Arial" w:eastAsia="Arial" w:hAnsi="Arial" w:cs="Arial"/>
        </w:rPr>
        <w:t xml:space="preserve">welbevinden </w:t>
      </w:r>
      <w:r w:rsidR="00B936ED" w:rsidRPr="00565677">
        <w:rPr>
          <w:rFonts w:ascii="Arial" w:eastAsia="Arial" w:hAnsi="Arial" w:cs="Arial"/>
        </w:rPr>
        <w:t>en verbindend schoolklimaat</w:t>
      </w:r>
      <w:r w:rsidR="002A42B8">
        <w:rPr>
          <w:rFonts w:ascii="Arial" w:eastAsia="Arial" w:hAnsi="Arial" w:cs="Arial"/>
        </w:rPr>
        <w:t>,</w:t>
      </w:r>
      <w:r w:rsidR="00B936ED" w:rsidRPr="00565677">
        <w:rPr>
          <w:rFonts w:ascii="Arial" w:eastAsia="Arial" w:hAnsi="Arial" w:cs="Arial"/>
        </w:rPr>
        <w:t xml:space="preserve"> en </w:t>
      </w:r>
      <w:r w:rsidR="00B52A04" w:rsidRPr="00565677">
        <w:rPr>
          <w:rFonts w:ascii="Arial" w:eastAsia="Arial" w:hAnsi="Arial" w:cs="Arial"/>
        </w:rPr>
        <w:t>differentiëren.</w:t>
      </w:r>
      <w:bookmarkEnd w:id="217"/>
    </w:p>
    <w:p w14:paraId="5786BE44" w14:textId="49AFA8C1" w:rsidR="00696C0A" w:rsidRPr="00FE50C5" w:rsidRDefault="1EA13078" w:rsidP="00FE50C5">
      <w:pPr>
        <w:pStyle w:val="Plattetekst3"/>
        <w:spacing w:line="320" w:lineRule="exact"/>
        <w:rPr>
          <w:rFonts w:ascii="Arial" w:eastAsia="Arial" w:hAnsi="Arial" w:cs="Arial"/>
          <w:color w:val="auto"/>
          <w:sz w:val="20"/>
          <w:lang w:val="nl-BE"/>
        </w:rPr>
      </w:pPr>
      <w:r w:rsidRPr="007A4380">
        <w:rPr>
          <w:rFonts w:ascii="Arial" w:eastAsia="Arial" w:hAnsi="Arial" w:cs="Arial"/>
          <w:color w:val="auto"/>
          <w:sz w:val="20"/>
          <w:lang w:val="nl-BE"/>
        </w:rPr>
        <w:t>Als school nemen we zoveel mogelijk algemene zorgmaatregelen die gelden voor alle leerlingen. Voor leerlingen met specifieke onderwijsbehoeften (bijv. bij dyslexie, dyscalculie, AD</w:t>
      </w:r>
      <w:r w:rsidR="00477007" w:rsidRPr="007A4380">
        <w:rPr>
          <w:rFonts w:ascii="Arial" w:eastAsia="Arial" w:hAnsi="Arial" w:cs="Arial"/>
          <w:color w:val="auto"/>
          <w:sz w:val="20"/>
          <w:lang w:val="nl-BE"/>
        </w:rPr>
        <w:t>(</w:t>
      </w:r>
      <w:r w:rsidRPr="007A4380">
        <w:rPr>
          <w:rFonts w:ascii="Arial" w:eastAsia="Arial" w:hAnsi="Arial" w:cs="Arial"/>
          <w:color w:val="auto"/>
          <w:sz w:val="20"/>
          <w:lang w:val="nl-BE"/>
        </w:rPr>
        <w:t>H</w:t>
      </w:r>
      <w:r w:rsidR="00477007" w:rsidRPr="007A4380">
        <w:rPr>
          <w:rFonts w:ascii="Arial" w:eastAsia="Arial" w:hAnsi="Arial" w:cs="Arial"/>
          <w:color w:val="auto"/>
          <w:sz w:val="20"/>
          <w:lang w:val="nl-BE"/>
        </w:rPr>
        <w:t>)D</w:t>
      </w:r>
      <w:r w:rsidRPr="007A4380">
        <w:rPr>
          <w:rFonts w:ascii="Arial" w:eastAsia="Arial" w:hAnsi="Arial" w:cs="Arial"/>
          <w:color w:val="auto"/>
          <w:sz w:val="20"/>
          <w:lang w:val="nl-BE"/>
        </w:rPr>
        <w:t xml:space="preserve">…) stellen we zo nodig een aanvullend specifiek begeleidingsplan op. Dit doen we als we vaststellen dat de algemene zorgmaatregelen onvoldoende antwoord bieden op de </w:t>
      </w:r>
      <w:r w:rsidR="00704A15">
        <w:rPr>
          <w:rFonts w:ascii="Arial" w:eastAsia="Arial" w:hAnsi="Arial" w:cs="Arial"/>
          <w:color w:val="auto"/>
          <w:sz w:val="20"/>
          <w:lang w:val="nl-BE"/>
        </w:rPr>
        <w:t xml:space="preserve">noden </w:t>
      </w:r>
      <w:r w:rsidRPr="007A4380">
        <w:rPr>
          <w:rFonts w:ascii="Arial" w:eastAsia="Arial" w:hAnsi="Arial" w:cs="Arial"/>
          <w:color w:val="auto"/>
          <w:sz w:val="20"/>
          <w:lang w:val="nl-BE"/>
        </w:rPr>
        <w:t xml:space="preserve">die de zorgleerling ervaart. </w:t>
      </w:r>
    </w:p>
    <w:p w14:paraId="4FE03525" w14:textId="4B0176F5" w:rsidR="005675AE" w:rsidRPr="007A4380" w:rsidRDefault="005675AE" w:rsidP="00A46D60">
      <w:pPr>
        <w:pStyle w:val="Kopje1"/>
        <w:rPr>
          <w:rFonts w:eastAsia="Arial"/>
        </w:rPr>
      </w:pPr>
      <w:bookmarkStart w:id="218" w:name="_Ref174637901"/>
      <w:bookmarkStart w:id="219" w:name="_Ref174637937"/>
      <w:bookmarkStart w:id="220" w:name="_Ref174637992"/>
      <w:bookmarkStart w:id="221" w:name="_Toc238482689"/>
      <w:r w:rsidRPr="06E79DE9">
        <w:rPr>
          <w:rFonts w:eastAsia="Arial"/>
        </w:rPr>
        <w:t>SAMENWERKING MET DE POLITIE</w:t>
      </w:r>
      <w:bookmarkEnd w:id="218"/>
      <w:bookmarkEnd w:id="219"/>
      <w:bookmarkEnd w:id="220"/>
      <w:bookmarkEnd w:id="221"/>
    </w:p>
    <w:p w14:paraId="67639CB0" w14:textId="77777777" w:rsidR="005675AE" w:rsidRPr="00D97EF5" w:rsidRDefault="005675AE" w:rsidP="00D97EF5">
      <w:pPr>
        <w:spacing w:after="0" w:line="240" w:lineRule="auto"/>
        <w:rPr>
          <w:rFonts w:ascii="Arial" w:hAnsi="Arial" w:cs="Arial"/>
          <w:b/>
          <w:u w:val="single"/>
        </w:rPr>
      </w:pPr>
    </w:p>
    <w:p w14:paraId="69585166" w14:textId="33EB9EFC" w:rsidR="0022617F" w:rsidRPr="007A4380" w:rsidRDefault="1EA13078" w:rsidP="1EA13078">
      <w:pPr>
        <w:spacing w:line="320" w:lineRule="exact"/>
        <w:rPr>
          <w:rFonts w:ascii="Arial" w:eastAsia="Arial" w:hAnsi="Arial" w:cs="Arial"/>
        </w:rPr>
      </w:pPr>
      <w:r w:rsidRPr="007A4380">
        <w:rPr>
          <w:rFonts w:ascii="Arial" w:eastAsia="Arial" w:hAnsi="Arial" w:cs="Arial"/>
        </w:rPr>
        <w:t xml:space="preserve">Conform de bepalingen van de Wet op de Jeugdbescherming, het Wetboek van Strafvordering en de regelgeving inzake onderwijs is een ‘veiligheidsprotocol gerechtelijk </w:t>
      </w:r>
      <w:r w:rsidRPr="00E75082">
        <w:rPr>
          <w:rFonts w:ascii="Arial" w:eastAsia="Arial" w:hAnsi="Arial" w:cs="Arial"/>
        </w:rPr>
        <w:t>arrondissement</w:t>
      </w:r>
      <w:r w:rsidR="00262DDC" w:rsidRPr="00E75082">
        <w:rPr>
          <w:rFonts w:ascii="Arial" w:eastAsia="Arial" w:hAnsi="Arial" w:cs="Arial"/>
        </w:rPr>
        <w:t xml:space="preserve"> West-Vlaanderen</w:t>
      </w:r>
      <w:r w:rsidRPr="00E75082">
        <w:rPr>
          <w:rFonts w:ascii="Arial" w:eastAsia="Arial" w:hAnsi="Arial" w:cs="Arial"/>
        </w:rPr>
        <w:t xml:space="preserve"> </w:t>
      </w:r>
      <w:r w:rsidRPr="007A4380">
        <w:rPr>
          <w:rFonts w:ascii="Arial" w:eastAsia="Arial" w:hAnsi="Arial" w:cs="Arial"/>
        </w:rPr>
        <w:t>afgesloten.</w:t>
      </w:r>
      <w:r w:rsidR="001404BE">
        <w:rPr>
          <w:rFonts w:ascii="Arial" w:eastAsia="Arial" w:hAnsi="Arial" w:cs="Arial"/>
        </w:rPr>
        <w:t xml:space="preserve"> </w:t>
      </w:r>
      <w:r w:rsidRPr="007A4380">
        <w:rPr>
          <w:rFonts w:ascii="Arial" w:eastAsia="Arial" w:hAnsi="Arial" w:cs="Arial"/>
        </w:rPr>
        <w:t>Het veiligheidsprotocol verbindt de scholen ertoe om de lokale politie op de hoogte te brengen van strafbare feiten of bij ernstig vermoeden van strafbare feiten.</w:t>
      </w:r>
    </w:p>
    <w:p w14:paraId="7C37A120" w14:textId="77777777" w:rsidR="00360CB0" w:rsidRPr="007A4380" w:rsidRDefault="1EA13078" w:rsidP="1EA13078">
      <w:pPr>
        <w:spacing w:line="320" w:lineRule="exact"/>
        <w:rPr>
          <w:rFonts w:ascii="Arial" w:eastAsia="Arial" w:hAnsi="Arial" w:cs="Arial"/>
        </w:rPr>
      </w:pPr>
      <w:r w:rsidRPr="007A4380">
        <w:rPr>
          <w:rFonts w:ascii="Arial" w:eastAsia="Arial" w:hAnsi="Arial" w:cs="Arial"/>
        </w:rPr>
        <w:t>Voor alle scholen in de zone RIHO is er ook een protocol inzake spijbelen.</w:t>
      </w:r>
    </w:p>
    <w:p w14:paraId="4ACEBB87" w14:textId="74345062" w:rsidR="00360CB0" w:rsidRPr="00121682" w:rsidRDefault="1EA13078" w:rsidP="00121682">
      <w:pPr>
        <w:spacing w:line="320" w:lineRule="exact"/>
        <w:rPr>
          <w:rFonts w:ascii="Arial" w:eastAsia="Arial" w:hAnsi="Arial" w:cs="Arial"/>
        </w:rPr>
      </w:pPr>
      <w:r w:rsidRPr="007A4380">
        <w:rPr>
          <w:rFonts w:ascii="Arial" w:eastAsia="Arial" w:hAnsi="Arial" w:cs="Arial"/>
        </w:rPr>
        <w:t>Info hieromtrent kun je krijgen bij de leerlingenbegeleiders of in het schoolsecretariaat.</w:t>
      </w:r>
    </w:p>
    <w:p w14:paraId="77FD01C8" w14:textId="52DDEF8E" w:rsidR="005675AE" w:rsidRPr="007A4380" w:rsidRDefault="005675AE" w:rsidP="00A46D60">
      <w:pPr>
        <w:pStyle w:val="Kopje1"/>
        <w:rPr>
          <w:rFonts w:eastAsia="Arial"/>
        </w:rPr>
      </w:pPr>
      <w:bookmarkStart w:id="222" w:name="_Toc238482690"/>
      <w:r w:rsidRPr="06E79DE9">
        <w:rPr>
          <w:rFonts w:eastAsia="Arial"/>
        </w:rPr>
        <w:t>WAARVOOR BEN JE VERZEKERD?</w:t>
      </w:r>
      <w:bookmarkEnd w:id="222"/>
    </w:p>
    <w:p w14:paraId="403A4A65" w14:textId="77777777" w:rsidR="005675AE" w:rsidRPr="00D97EF5" w:rsidRDefault="005675AE" w:rsidP="00D97EF5">
      <w:pPr>
        <w:spacing w:after="0" w:line="240" w:lineRule="auto"/>
        <w:rPr>
          <w:rFonts w:ascii="Arial" w:hAnsi="Arial" w:cs="Arial"/>
          <w:b/>
          <w:u w:val="single"/>
        </w:rPr>
      </w:pPr>
    </w:p>
    <w:p w14:paraId="1744DE89" w14:textId="4FF1A10D" w:rsidR="0025049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school heeft een verzekering lichamelijke ongevallen en arbeidsongevallen stagiairs afgesloten bij het verzekeringskantoor van de KBC.</w:t>
      </w:r>
    </w:p>
    <w:p w14:paraId="4819D914" w14:textId="77777777" w:rsidR="00250494" w:rsidRPr="00557E9C" w:rsidRDefault="1EA13078" w:rsidP="00A46D60">
      <w:pPr>
        <w:spacing w:after="0" w:line="240" w:lineRule="auto"/>
        <w:ind w:left="851"/>
        <w:rPr>
          <w:rFonts w:ascii="Arial" w:eastAsia="Arial" w:hAnsi="Arial" w:cs="Arial"/>
        </w:rPr>
      </w:pPr>
      <w:proofErr w:type="spellStart"/>
      <w:r w:rsidRPr="00557E9C">
        <w:rPr>
          <w:rFonts w:ascii="Arial" w:eastAsia="Arial" w:hAnsi="Arial" w:cs="Arial"/>
        </w:rPr>
        <w:t>Insuro</w:t>
      </w:r>
      <w:proofErr w:type="spellEnd"/>
      <w:r w:rsidRPr="00557E9C">
        <w:rPr>
          <w:rFonts w:ascii="Arial" w:eastAsia="Arial" w:hAnsi="Arial" w:cs="Arial"/>
        </w:rPr>
        <w:t xml:space="preserve"> bvba</w:t>
      </w:r>
    </w:p>
    <w:p w14:paraId="22A9ADA8" w14:textId="22E4E671" w:rsidR="00250494" w:rsidRPr="00565677" w:rsidRDefault="00813FBD" w:rsidP="00A46D60">
      <w:pPr>
        <w:spacing w:after="0" w:line="240" w:lineRule="auto"/>
        <w:ind w:left="851"/>
        <w:rPr>
          <w:rFonts w:ascii="Arial" w:eastAsia="Arial" w:hAnsi="Arial" w:cs="Arial"/>
        </w:rPr>
      </w:pPr>
      <w:proofErr w:type="spellStart"/>
      <w:r w:rsidRPr="00565677">
        <w:rPr>
          <w:rFonts w:ascii="Arial" w:eastAsia="Arial" w:hAnsi="Arial" w:cs="Arial"/>
        </w:rPr>
        <w:t>Westlaan</w:t>
      </w:r>
      <w:proofErr w:type="spellEnd"/>
      <w:r w:rsidRPr="00565677">
        <w:rPr>
          <w:rFonts w:ascii="Arial" w:eastAsia="Arial" w:hAnsi="Arial" w:cs="Arial"/>
        </w:rPr>
        <w:t xml:space="preserve"> 215</w:t>
      </w:r>
    </w:p>
    <w:p w14:paraId="43F9D8E9" w14:textId="15D90559" w:rsidR="00623AA5" w:rsidRPr="00557E9C" w:rsidRDefault="1EA13078" w:rsidP="00A46D60">
      <w:pPr>
        <w:spacing w:after="0" w:line="240" w:lineRule="auto"/>
        <w:ind w:left="851"/>
        <w:rPr>
          <w:rFonts w:ascii="Arial" w:eastAsia="Arial" w:hAnsi="Arial" w:cs="Arial"/>
        </w:rPr>
      </w:pPr>
      <w:r w:rsidRPr="00557E9C">
        <w:rPr>
          <w:rFonts w:ascii="Arial" w:eastAsia="Arial" w:hAnsi="Arial" w:cs="Arial"/>
        </w:rPr>
        <w:t>8800 Roeselare</w:t>
      </w:r>
      <w:r w:rsidR="00B05CC6" w:rsidRPr="00557E9C">
        <w:rPr>
          <w:rFonts w:ascii="Arial" w:eastAsia="Arial" w:hAnsi="Arial" w:cs="Arial"/>
        </w:rPr>
        <w:t xml:space="preserve">  - </w:t>
      </w:r>
      <w:r w:rsidRPr="00557E9C">
        <w:rPr>
          <w:rFonts w:ascii="Arial" w:eastAsia="Arial" w:hAnsi="Arial" w:cs="Arial"/>
        </w:rPr>
        <w:t>tel.: 051 20 57 55</w:t>
      </w:r>
      <w:r w:rsidR="00B05CC6" w:rsidRPr="00557E9C">
        <w:rPr>
          <w:rFonts w:ascii="Arial" w:eastAsia="Arial" w:hAnsi="Arial" w:cs="Arial"/>
        </w:rPr>
        <w:t xml:space="preserve"> - </w:t>
      </w:r>
      <w:r w:rsidRPr="00557E9C">
        <w:rPr>
          <w:rFonts w:ascii="Arial" w:eastAsia="Arial" w:hAnsi="Arial" w:cs="Arial"/>
        </w:rPr>
        <w:t>kantoor.insuro@verz.kbc.be</w:t>
      </w:r>
    </w:p>
    <w:p w14:paraId="7BAE5F60" w14:textId="77777777" w:rsidR="004A7A4F" w:rsidRDefault="004A7A4F" w:rsidP="00AE0183">
      <w:pPr>
        <w:spacing w:line="320" w:lineRule="exact"/>
        <w:rPr>
          <w:rFonts w:ascii="Arial" w:eastAsia="Arial" w:hAnsi="Arial" w:cs="Arial"/>
        </w:rPr>
      </w:pPr>
    </w:p>
    <w:p w14:paraId="016577F6" w14:textId="4D922BFD" w:rsidR="00AD3542" w:rsidRPr="00A46D60" w:rsidRDefault="1EA13078" w:rsidP="00323100">
      <w:pPr>
        <w:spacing w:line="320" w:lineRule="exact"/>
        <w:jc w:val="both"/>
        <w:rPr>
          <w:rFonts w:ascii="Arial" w:eastAsia="Arial" w:hAnsi="Arial" w:cs="Arial"/>
          <w:lang w:val="nl-NL"/>
        </w:rPr>
      </w:pPr>
      <w:r w:rsidRPr="007A4380">
        <w:rPr>
          <w:rFonts w:ascii="Arial" w:eastAsia="Arial" w:hAnsi="Arial" w:cs="Arial"/>
          <w:lang w:val="nl-NL"/>
        </w:rPr>
        <w:t xml:space="preserve">Voor lichamelijke ongevallen ben je verzekerd op school zelf, op de veiligste weg (niet noodzakelijk de kortste) tussen thuis en school, binnen de tijd die daar normaal noodzakelijk voor is. Houd je strikt aan het verkeersreglement. Voor de leerlingen-stagiairs worden de verplaatsingsuren aangepast. </w:t>
      </w:r>
    </w:p>
    <w:p w14:paraId="3031965A" w14:textId="77777777" w:rsidR="00FD628E" w:rsidRPr="007A4380" w:rsidRDefault="1EA13078" w:rsidP="00323100">
      <w:pPr>
        <w:spacing w:line="320" w:lineRule="exact"/>
        <w:jc w:val="both"/>
        <w:rPr>
          <w:rFonts w:ascii="Arial" w:eastAsia="Arial" w:hAnsi="Arial" w:cs="Arial"/>
          <w:lang w:val="nl-NL"/>
        </w:rPr>
      </w:pPr>
      <w:r w:rsidRPr="007A4380">
        <w:rPr>
          <w:rFonts w:ascii="Arial" w:eastAsia="Arial" w:hAnsi="Arial" w:cs="Arial"/>
          <w:lang w:val="nl-NL"/>
        </w:rPr>
        <w:t>De verzekering voorziet een tussenkomst in de medische kosten (er zijn immers voor bepaalde kosten bepaalde limieten, bv. voor tanden). Daarnaast is er ook een vergoeding voorzien bij overlijden of blijvende ongeschiktheid.</w:t>
      </w:r>
    </w:p>
    <w:p w14:paraId="159AA083" w14:textId="38A4E094" w:rsidR="00AD3542" w:rsidRPr="00981BFB" w:rsidRDefault="1EA13078" w:rsidP="00323100">
      <w:pPr>
        <w:spacing w:line="320" w:lineRule="exact"/>
        <w:jc w:val="both"/>
        <w:rPr>
          <w:rFonts w:ascii="Arial" w:eastAsia="Arial" w:hAnsi="Arial" w:cs="Arial"/>
          <w:lang w:val="nl-NL"/>
        </w:rPr>
      </w:pPr>
      <w:r w:rsidRPr="007A4380">
        <w:rPr>
          <w:rFonts w:ascii="Arial" w:eastAsia="Arial" w:hAnsi="Arial" w:cs="Arial"/>
          <w:lang w:val="nl-NL"/>
        </w:rPr>
        <w:t xml:space="preserve">Als leerlingen zich in het kader van schoolactiviteiten met de wagen verplaatsen, vallen zij, </w:t>
      </w:r>
      <w:r w:rsidR="007E0CFE">
        <w:rPr>
          <w:rFonts w:ascii="Arial" w:eastAsia="Arial" w:hAnsi="Arial" w:cs="Arial"/>
          <w:lang w:val="nl-NL"/>
        </w:rPr>
        <w:t>als</w:t>
      </w:r>
      <w:r w:rsidRPr="007A4380">
        <w:rPr>
          <w:rFonts w:ascii="Arial" w:eastAsia="Arial" w:hAnsi="Arial" w:cs="Arial"/>
          <w:lang w:val="nl-NL"/>
        </w:rPr>
        <w:t xml:space="preserve"> ze voldoen aan bepaalde voorwaarden, voor de lichamelijke schade onder de door de school afgesloten schoolpolis. De betrokken leerlingen krijgen hierover tijdens het schooljaar de nodige informatie.</w:t>
      </w:r>
    </w:p>
    <w:p w14:paraId="3512CC42" w14:textId="4E943AF5" w:rsidR="00FD628E" w:rsidRPr="007A4380" w:rsidRDefault="1EA13078" w:rsidP="00323100">
      <w:pPr>
        <w:spacing w:line="320" w:lineRule="exact"/>
        <w:jc w:val="both"/>
        <w:rPr>
          <w:rFonts w:ascii="Arial" w:eastAsia="Arial" w:hAnsi="Arial" w:cs="Arial"/>
          <w:lang w:val="nl-NL"/>
        </w:rPr>
      </w:pPr>
      <w:r w:rsidRPr="007A4380">
        <w:rPr>
          <w:rFonts w:ascii="Arial" w:eastAsia="Arial" w:hAnsi="Arial" w:cs="Arial"/>
          <w:lang w:val="nl-NL"/>
        </w:rPr>
        <w:t>Er is geen tussenkomst voor materiële schade. Bij schade aan derden dien je aangifte te doen aan de gezinspolis. Ingeval het ongeval veroorzaakt is met de auto/bromfiets, dient aangifte te gebeuren aan de verzekering van dit voertuig.</w:t>
      </w:r>
    </w:p>
    <w:p w14:paraId="2596E67E" w14:textId="237F8343" w:rsidR="00AD3542" w:rsidRPr="00A46D60" w:rsidRDefault="1EA13078" w:rsidP="00323100">
      <w:pPr>
        <w:spacing w:line="320" w:lineRule="exact"/>
        <w:jc w:val="both"/>
        <w:rPr>
          <w:rFonts w:ascii="Arial" w:eastAsia="Arial" w:hAnsi="Arial" w:cs="Arial"/>
          <w:lang w:val="nl-NL"/>
        </w:rPr>
      </w:pPr>
      <w:r w:rsidRPr="007A4380">
        <w:rPr>
          <w:rFonts w:ascii="Arial" w:eastAsia="Arial" w:hAnsi="Arial" w:cs="Arial"/>
          <w:lang w:val="nl-NL"/>
        </w:rPr>
        <w:t>De school kan niet verantwoordelijk gesteld worden voor schade of ontvreemding van gerei zoals bv. (brom)fiets… van leerlingen.</w:t>
      </w:r>
    </w:p>
    <w:p w14:paraId="30096578" w14:textId="7FBF52E6" w:rsidR="00AD3542" w:rsidRPr="00A46D60" w:rsidRDefault="1EA13078" w:rsidP="00AE0183">
      <w:pPr>
        <w:spacing w:line="320" w:lineRule="exact"/>
        <w:rPr>
          <w:rFonts w:ascii="Arial" w:eastAsia="Arial" w:hAnsi="Arial" w:cs="Arial"/>
          <w:lang w:val="nl-NL"/>
        </w:rPr>
      </w:pPr>
      <w:r w:rsidRPr="00217069">
        <w:rPr>
          <w:rFonts w:ascii="Arial" w:eastAsia="Arial" w:hAnsi="Arial" w:cs="Arial"/>
          <w:highlight w:val="lightGray"/>
          <w:lang w:val="nl-NL"/>
        </w:rPr>
        <w:t>Voor een ongeval</w:t>
      </w:r>
      <w:r w:rsidR="00BB7D60" w:rsidRPr="00217069">
        <w:rPr>
          <w:rFonts w:ascii="Arial" w:eastAsia="Arial" w:hAnsi="Arial" w:cs="Arial"/>
          <w:highlight w:val="lightGray"/>
          <w:lang w:val="nl-NL"/>
        </w:rPr>
        <w:t xml:space="preserve"> op weg van/ naar de stageplaats en een ongeval</w:t>
      </w:r>
      <w:r w:rsidRPr="00217069">
        <w:rPr>
          <w:rFonts w:ascii="Arial" w:eastAsia="Arial" w:hAnsi="Arial" w:cs="Arial"/>
          <w:highlight w:val="lightGray"/>
          <w:lang w:val="nl-NL"/>
        </w:rPr>
        <w:t xml:space="preserve"> op de stageplaats ben je verzekerd door de arbeidsongevallenverzekering van de school. Het</w:t>
      </w:r>
      <w:r w:rsidRPr="007A4380">
        <w:rPr>
          <w:rFonts w:ascii="Arial" w:eastAsia="Arial" w:hAnsi="Arial" w:cs="Arial"/>
          <w:lang w:val="nl-NL"/>
        </w:rPr>
        <w:t xml:space="preserve"> verzekeringscontract werd afgesloten bij KBC</w:t>
      </w:r>
      <w:r w:rsidR="005C6977">
        <w:rPr>
          <w:rFonts w:ascii="Arial" w:eastAsia="Arial" w:hAnsi="Arial" w:cs="Arial"/>
          <w:lang w:val="nl-NL"/>
        </w:rPr>
        <w:t>-verzekeringen.</w:t>
      </w:r>
    </w:p>
    <w:p w14:paraId="079E8781" w14:textId="17848BB9" w:rsidR="00AD3542" w:rsidRPr="00A46D60" w:rsidRDefault="1EA13078" w:rsidP="00323100">
      <w:pPr>
        <w:spacing w:line="320" w:lineRule="exact"/>
        <w:jc w:val="both"/>
        <w:rPr>
          <w:rFonts w:ascii="Arial" w:eastAsia="Arial" w:hAnsi="Arial" w:cs="Arial"/>
          <w:lang w:val="nl-NL"/>
        </w:rPr>
      </w:pPr>
      <w:r w:rsidRPr="007A4380">
        <w:rPr>
          <w:rFonts w:ascii="Arial" w:eastAsia="Arial" w:hAnsi="Arial" w:cs="Arial"/>
          <w:lang w:val="nl-NL"/>
        </w:rPr>
        <w:t>Bij een ongeval kom je op het secretariaat/onthaaldienst een aangifteformulier halen, dat voor een deel ingevuld wordt door de school, de ouders en de behandelende geneesheer. Het volledig ingevuld formulier wordt terug afgegeven op school.</w:t>
      </w:r>
    </w:p>
    <w:p w14:paraId="75DEB8F6" w14:textId="3B87389F" w:rsidR="00AD3542" w:rsidRPr="00A46D60" w:rsidRDefault="1EA13078" w:rsidP="00323100">
      <w:pPr>
        <w:spacing w:line="320" w:lineRule="exact"/>
        <w:jc w:val="both"/>
        <w:rPr>
          <w:rFonts w:ascii="Arial" w:eastAsia="Arial" w:hAnsi="Arial" w:cs="Arial"/>
          <w:lang w:val="nl-NL"/>
        </w:rPr>
      </w:pPr>
      <w:r w:rsidRPr="007A4380">
        <w:rPr>
          <w:rFonts w:ascii="Arial" w:eastAsia="Arial" w:hAnsi="Arial" w:cs="Arial"/>
          <w:lang w:val="nl-NL"/>
        </w:rPr>
        <w:t xml:space="preserve">Bij een ongeval breng je het secretariaat van de school de dag </w:t>
      </w:r>
      <w:r w:rsidR="004A7A4F" w:rsidRPr="007A4380">
        <w:rPr>
          <w:rFonts w:ascii="Arial" w:eastAsia="Arial" w:hAnsi="Arial" w:cs="Arial"/>
          <w:lang w:val="nl-NL"/>
        </w:rPr>
        <w:t>zelf en</w:t>
      </w:r>
      <w:r w:rsidRPr="007A4380">
        <w:rPr>
          <w:rFonts w:ascii="Arial" w:eastAsia="Arial" w:hAnsi="Arial" w:cs="Arial"/>
          <w:lang w:val="nl-NL"/>
        </w:rPr>
        <w:t xml:space="preserve"> best zo snel mogelijk op de hoogte . Indien dit niet mogelijk is, gebeurt dit zeker binnen de 24 uur. Meld je dit te laat, dan zal de school geen verzekeringspapieren meegeven.</w:t>
      </w:r>
    </w:p>
    <w:p w14:paraId="263A22FA" w14:textId="01041970" w:rsidR="0098634C" w:rsidRPr="00A46D60" w:rsidRDefault="1EA13078" w:rsidP="00323100">
      <w:pPr>
        <w:spacing w:line="320" w:lineRule="exact"/>
        <w:jc w:val="both"/>
        <w:rPr>
          <w:rFonts w:ascii="Arial" w:eastAsia="Arial" w:hAnsi="Arial" w:cs="Arial"/>
          <w:lang w:val="nl-NL"/>
        </w:rPr>
      </w:pPr>
      <w:r w:rsidRPr="007A4380">
        <w:rPr>
          <w:rFonts w:ascii="Arial" w:eastAsia="Arial" w:hAnsi="Arial" w:cs="Arial"/>
          <w:lang w:val="nl-NL"/>
        </w:rPr>
        <w:t>De verzekering komt alleen tussen voor de kosten die niet door het ziekenfonds worden terugbetaald. Daaruit volgt dat een schoolongeval onmiddellijk moet aangegeven worden aan de mutualiteiten en dat alle kostennota’s ook eerst aan die mutualiteiten ter vereffening moeten aangeboden worden. De rekening met het niet-terugbetaalde bedrag wordt dan door de ouders in het verzekeringskantoor ingediend.</w:t>
      </w:r>
    </w:p>
    <w:p w14:paraId="1F5C8C3E" w14:textId="77777777" w:rsidR="0025049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Wat bij een schoolongeval van een medeleerling?</w:t>
      </w:r>
    </w:p>
    <w:p w14:paraId="3C7CDB93" w14:textId="53401465" w:rsidR="0025049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Je verwittigt onmiddellijk de</w:t>
      </w:r>
      <w:r w:rsidR="00160036" w:rsidRPr="007A4380">
        <w:rPr>
          <w:rFonts w:ascii="Arial" w:eastAsia="Arial" w:hAnsi="Arial" w:cs="Arial"/>
          <w:lang w:val="nl-NL"/>
        </w:rPr>
        <w:t xml:space="preserve"> </w:t>
      </w:r>
      <w:r w:rsidRPr="007A4380">
        <w:rPr>
          <w:rFonts w:ascii="Arial" w:eastAsia="Arial" w:hAnsi="Arial" w:cs="Arial"/>
          <w:lang w:val="nl-NL"/>
        </w:rPr>
        <w:t>leerkracht of opvoeder wanneer je merkt dat een leerling onwel wordt of hem een ongeval overkomt. Bied zo mogelijk zelf hulp.</w:t>
      </w:r>
    </w:p>
    <w:p w14:paraId="23DC0041" w14:textId="77777777" w:rsidR="00502A42" w:rsidRPr="00D97EF5" w:rsidRDefault="00502A42" w:rsidP="00D97EF5">
      <w:pPr>
        <w:spacing w:after="0" w:line="240" w:lineRule="auto"/>
        <w:rPr>
          <w:rFonts w:ascii="Arial" w:hAnsi="Arial" w:cs="Arial"/>
          <w:b/>
          <w:u w:val="single"/>
        </w:rPr>
      </w:pPr>
    </w:p>
    <w:p w14:paraId="32946694" w14:textId="4C572BF6" w:rsidR="005675AE" w:rsidRPr="007A4380" w:rsidRDefault="005675AE" w:rsidP="00A46D60">
      <w:pPr>
        <w:pStyle w:val="Kopje1"/>
        <w:rPr>
          <w:rFonts w:eastAsia="Arial"/>
        </w:rPr>
      </w:pPr>
      <w:bookmarkStart w:id="223" w:name="_Toc238482691"/>
      <w:bookmarkStart w:id="224" w:name="_Hlk134462564"/>
      <w:r w:rsidRPr="06E79DE9">
        <w:rPr>
          <w:rFonts w:eastAsia="Arial"/>
        </w:rPr>
        <w:t>VRIJWILLIGERS</w:t>
      </w:r>
      <w:bookmarkEnd w:id="223"/>
    </w:p>
    <w:bookmarkEnd w:id="224"/>
    <w:p w14:paraId="023011DD" w14:textId="77777777" w:rsidR="0092178E" w:rsidRPr="007A4380" w:rsidRDefault="0092178E" w:rsidP="00D97EF5">
      <w:pPr>
        <w:spacing w:after="0" w:line="240" w:lineRule="auto"/>
        <w:rPr>
          <w:rFonts w:ascii="Arial" w:hAnsi="Arial" w:cs="Arial"/>
          <w:b/>
          <w:u w:val="single"/>
        </w:rPr>
      </w:pPr>
    </w:p>
    <w:p w14:paraId="296D440B" w14:textId="473E5EBF" w:rsidR="00124703" w:rsidRPr="00A46D60" w:rsidRDefault="1EA13078" w:rsidP="00AE0183">
      <w:pPr>
        <w:spacing w:line="320" w:lineRule="exact"/>
        <w:rPr>
          <w:rFonts w:ascii="Arial" w:eastAsia="Arial" w:hAnsi="Arial" w:cs="Arial"/>
        </w:rPr>
      </w:pPr>
      <w:r w:rsidRPr="007A4380">
        <w:rPr>
          <w:rFonts w:ascii="Arial" w:eastAsia="Arial" w:hAnsi="Arial" w:cs="Arial"/>
        </w:rPr>
        <w:t xml:space="preserve">Als school werken we bij de organisatie van verschillende activiteiten samen met vrijwilligers. Wij kunnen rekenen op vele ouders, leerlingen, oud-leerlingen en nog vele anderen. Hier vind je meer informatie over de manier waarop we dit organiseren. </w:t>
      </w:r>
    </w:p>
    <w:p w14:paraId="5FD82C7B" w14:textId="77777777" w:rsidR="00AA27EE" w:rsidRPr="007A4380" w:rsidRDefault="1EA13078" w:rsidP="1EA13078">
      <w:pPr>
        <w:spacing w:line="320" w:lineRule="exact"/>
        <w:rPr>
          <w:rFonts w:ascii="Arial" w:eastAsia="Arial" w:hAnsi="Arial" w:cs="Arial"/>
          <w:b/>
          <w:bCs/>
        </w:rPr>
      </w:pPr>
      <w:r w:rsidRPr="007A4380">
        <w:rPr>
          <w:rFonts w:ascii="Arial" w:eastAsia="Arial" w:hAnsi="Arial" w:cs="Arial"/>
          <w:b/>
          <w:bCs/>
        </w:rPr>
        <w:t>Organisatie</w:t>
      </w:r>
    </w:p>
    <w:p w14:paraId="4AC74366" w14:textId="1EB36914" w:rsidR="00AB5DE2" w:rsidRPr="00A46D60" w:rsidRDefault="1EA13078" w:rsidP="00AE0183">
      <w:pPr>
        <w:spacing w:line="320" w:lineRule="exact"/>
        <w:rPr>
          <w:rFonts w:ascii="Arial" w:eastAsia="Arial" w:hAnsi="Arial" w:cs="Arial"/>
        </w:rPr>
      </w:pPr>
      <w:r w:rsidRPr="007A4380">
        <w:rPr>
          <w:rFonts w:ascii="Arial" w:eastAsia="Arial" w:hAnsi="Arial" w:cs="Arial"/>
        </w:rPr>
        <w:t xml:space="preserve">De vzw Scholengroep Sint-Michiel - </w:t>
      </w:r>
      <w:r w:rsidR="00956898">
        <w:rPr>
          <w:rFonts w:ascii="Arial" w:eastAsia="Arial" w:hAnsi="Arial" w:cs="Arial"/>
        </w:rPr>
        <w:t>NOVA campus VISO</w:t>
      </w:r>
      <w:r w:rsidRPr="007A4380">
        <w:rPr>
          <w:rFonts w:ascii="Arial" w:eastAsia="Arial" w:hAnsi="Arial" w:cs="Arial"/>
        </w:rPr>
        <w:t xml:space="preserve"> Polenplein 23  8800 Roeselare</w:t>
      </w:r>
    </w:p>
    <w:p w14:paraId="59716E0E" w14:textId="77777777" w:rsidR="00E6276C" w:rsidRPr="007A4380" w:rsidRDefault="1EA13078" w:rsidP="1EA13078">
      <w:pPr>
        <w:spacing w:line="320" w:lineRule="exact"/>
        <w:rPr>
          <w:rFonts w:ascii="Arial" w:eastAsia="Arial" w:hAnsi="Arial" w:cs="Arial"/>
          <w:b/>
          <w:bCs/>
        </w:rPr>
      </w:pPr>
      <w:r w:rsidRPr="007A4380">
        <w:rPr>
          <w:rFonts w:ascii="Arial" w:eastAsia="Arial" w:hAnsi="Arial" w:cs="Arial"/>
          <w:b/>
          <w:bCs/>
        </w:rPr>
        <w:lastRenderedPageBreak/>
        <w:t>Verzekeringen</w:t>
      </w:r>
    </w:p>
    <w:p w14:paraId="6F98034C" w14:textId="77777777" w:rsidR="00AB5DE2" w:rsidRPr="007A4380" w:rsidRDefault="1EA13078" w:rsidP="1EA13078">
      <w:pPr>
        <w:spacing w:line="320" w:lineRule="exact"/>
        <w:rPr>
          <w:rFonts w:ascii="Arial" w:eastAsia="Arial" w:hAnsi="Arial" w:cs="Arial"/>
        </w:rPr>
      </w:pPr>
      <w:r w:rsidRPr="007A4380">
        <w:rPr>
          <w:rFonts w:ascii="Arial" w:eastAsia="Arial" w:hAnsi="Arial" w:cs="Arial"/>
        </w:rPr>
        <w:t>Verplichte verzekering</w:t>
      </w:r>
    </w:p>
    <w:p w14:paraId="25B6019F" w14:textId="41518506" w:rsidR="00AB5DE2" w:rsidRPr="00A46D60" w:rsidRDefault="1EA13078" w:rsidP="00AE0183">
      <w:pPr>
        <w:spacing w:line="320" w:lineRule="exact"/>
        <w:rPr>
          <w:rFonts w:ascii="Arial" w:eastAsia="Arial" w:hAnsi="Arial" w:cs="Arial"/>
          <w:lang w:val="nl-NL"/>
        </w:rPr>
      </w:pPr>
      <w:r w:rsidRPr="007A4380">
        <w:rPr>
          <w:rFonts w:ascii="Arial" w:eastAsia="Arial" w:hAnsi="Arial" w:cs="Arial"/>
        </w:rPr>
        <w:t xml:space="preserve">Wij hebben </w:t>
      </w:r>
      <w:r w:rsidRPr="007A4380">
        <w:rPr>
          <w:rFonts w:ascii="Arial" w:eastAsia="Arial" w:hAnsi="Arial" w:cs="Arial"/>
          <w:lang w:val="nl-NL"/>
        </w:rPr>
        <w:t>een verzekeringscontract afgesloten tot dekking van de burgerlijke aansprakelijkheid, met uitzondering van de contractuele aansprakelijkheid, van de organisatie en de vrijwilliger. Het verzekeringscontract werd afgesloten bij KBC. Je kan de polis inkijken bij de preventieadviseur van de school.</w:t>
      </w:r>
    </w:p>
    <w:p w14:paraId="5268F758" w14:textId="77777777" w:rsidR="00AB5DE2"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Vrije verzekering</w:t>
      </w:r>
    </w:p>
    <w:p w14:paraId="4D5743E3" w14:textId="6F6909C0" w:rsidR="00AA27EE"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Wij hebben een verzekeringscontract afgesloten tot dekking van de lichamelijke schade die vrijwilligers lijden bij ongevallen tijdens de uitvoering van het vrijwilligerswerk of op weg naar en van de activiteiten. Het verzekeringscontract werd afgesloten bij KBC. Je kan de polis inkijken bij de preventieadviseur van de school.</w:t>
      </w:r>
    </w:p>
    <w:p w14:paraId="27D43C80" w14:textId="77777777" w:rsidR="003D460A" w:rsidRPr="007A4380" w:rsidRDefault="1EA13078" w:rsidP="1EA13078">
      <w:pPr>
        <w:spacing w:line="320" w:lineRule="exact"/>
        <w:rPr>
          <w:rFonts w:ascii="Arial" w:eastAsia="Arial" w:hAnsi="Arial" w:cs="Arial"/>
          <w:b/>
          <w:bCs/>
          <w:lang w:val="nl-NL"/>
        </w:rPr>
      </w:pPr>
      <w:r w:rsidRPr="007A4380">
        <w:rPr>
          <w:rFonts w:ascii="Arial" w:eastAsia="Arial" w:hAnsi="Arial" w:cs="Arial"/>
          <w:b/>
          <w:bCs/>
          <w:lang w:val="nl-NL"/>
        </w:rPr>
        <w:t>Vergoedingen</w:t>
      </w:r>
    </w:p>
    <w:p w14:paraId="6C66B29E" w14:textId="2BA7EB09" w:rsidR="00AD3542"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Vrijwilligersactiviteiten zijn onbezoldigd en niet verplicht. We voorzien in geen enkele vergoeding.</w:t>
      </w:r>
    </w:p>
    <w:p w14:paraId="071F2892" w14:textId="77777777" w:rsidR="0009649D" w:rsidRPr="007A4380" w:rsidRDefault="0009649D" w:rsidP="1EA13078">
      <w:pPr>
        <w:spacing w:line="320" w:lineRule="exact"/>
        <w:rPr>
          <w:rFonts w:ascii="Arial" w:eastAsia="Arial" w:hAnsi="Arial" w:cs="Arial"/>
          <w:b/>
          <w:bCs/>
          <w:lang w:val="nl-NL"/>
        </w:rPr>
      </w:pPr>
      <w:bookmarkStart w:id="225" w:name="_Hlk134462577"/>
      <w:r w:rsidRPr="007A4380">
        <w:rPr>
          <w:rFonts w:ascii="Arial" w:eastAsia="Arial" w:hAnsi="Arial" w:cs="Arial"/>
          <w:b/>
          <w:bCs/>
          <w:lang w:val="nl-NL"/>
        </w:rPr>
        <w:t>Deontologie</w:t>
      </w:r>
    </w:p>
    <w:p w14:paraId="78DFEE1D" w14:textId="179F9508" w:rsidR="004835C2" w:rsidRPr="007A4380" w:rsidRDefault="0009649D" w:rsidP="004835C2">
      <w:pPr>
        <w:spacing w:line="320" w:lineRule="exact"/>
        <w:rPr>
          <w:rFonts w:ascii="Arial" w:hAnsi="Arial" w:cs="Arial"/>
          <w:lang w:val="nl-NL"/>
        </w:rPr>
      </w:pPr>
      <w:r w:rsidRPr="007A4380">
        <w:rPr>
          <w:rFonts w:ascii="Arial" w:hAnsi="Arial" w:cs="Arial"/>
          <w:lang w:val="nl-NL"/>
        </w:rPr>
        <w:t>Aan vrijwilligers kan worden gevraagd om een uittreksel uit het strafregister (model 2) te bezorgen.</w:t>
      </w:r>
    </w:p>
    <w:p w14:paraId="7A1CD858" w14:textId="63F07B7A" w:rsidR="00B35714" w:rsidRDefault="0009649D" w:rsidP="004835C2">
      <w:pPr>
        <w:spacing w:line="320" w:lineRule="exact"/>
        <w:rPr>
          <w:rFonts w:ascii="Arial" w:hAnsi="Arial" w:cs="Arial"/>
          <w:lang w:val="nl-NL"/>
        </w:rPr>
      </w:pPr>
      <w:r w:rsidRPr="007A4380">
        <w:rPr>
          <w:rFonts w:ascii="Arial" w:hAnsi="Arial" w:cs="Arial"/>
          <w:lang w:val="nl-NL"/>
        </w:rPr>
        <w:t>Bij vrijwil</w:t>
      </w:r>
      <w:r w:rsidR="0026188E" w:rsidRPr="007A4380">
        <w:rPr>
          <w:rFonts w:ascii="Arial" w:hAnsi="Arial" w:cs="Arial"/>
          <w:lang w:val="nl-NL"/>
        </w:rPr>
        <w:t xml:space="preserve">ligerswerk bestaat de kans dat je als vrijwilliger geheimen verneemt waarvoor een geheimhoudingsplicht bestaat. Het gaat dan vooral om vrijwilligerswerk bij telefonische hulpverlening als </w:t>
      </w:r>
      <w:proofErr w:type="spellStart"/>
      <w:r w:rsidR="0026188E" w:rsidRPr="007A4380">
        <w:rPr>
          <w:rFonts w:ascii="Arial" w:hAnsi="Arial" w:cs="Arial"/>
          <w:lang w:val="nl-NL"/>
        </w:rPr>
        <w:t>Tele-Onthaal</w:t>
      </w:r>
      <w:proofErr w:type="spellEnd"/>
      <w:r w:rsidR="0026188E" w:rsidRPr="007A4380">
        <w:rPr>
          <w:rFonts w:ascii="Arial" w:hAnsi="Arial" w:cs="Arial"/>
          <w:lang w:val="nl-NL"/>
        </w:rPr>
        <w:t>, de Zelfmoordlijn waarbij je in contact komt met vertrouwelijke informatie. Bij vrijwilligerswerk op school is de geheimhoudingsplicht normaal gezien niet van toepassing. Een vrijwilliger gaat discreet om met de informatie die hem of haar is vertrouwd.</w:t>
      </w:r>
      <w:bookmarkEnd w:id="225"/>
    </w:p>
    <w:p w14:paraId="21702D81" w14:textId="77777777" w:rsidR="00354ACE" w:rsidRDefault="00354ACE" w:rsidP="004835C2">
      <w:pPr>
        <w:spacing w:line="320" w:lineRule="exact"/>
        <w:rPr>
          <w:rFonts w:ascii="Arial" w:hAnsi="Arial" w:cs="Arial"/>
          <w:lang w:val="nl-NL"/>
        </w:rPr>
      </w:pPr>
    </w:p>
    <w:p w14:paraId="73837FE7" w14:textId="3B524F10" w:rsidR="00354ACE" w:rsidRDefault="00A45313" w:rsidP="00354ACE">
      <w:pPr>
        <w:pStyle w:val="Kopje1"/>
        <w:spacing w:before="0"/>
      </w:pPr>
      <w:bookmarkStart w:id="226" w:name="_Toc194314979"/>
      <w:bookmarkStart w:id="227" w:name="_Toc238482692"/>
      <w:proofErr w:type="spellStart"/>
      <w:r>
        <w:t>Exoneratieclausule</w:t>
      </w:r>
      <w:bookmarkEnd w:id="226"/>
      <w:bookmarkEnd w:id="227"/>
      <w:proofErr w:type="spellEnd"/>
      <w:r>
        <w:t xml:space="preserve"> </w:t>
      </w:r>
    </w:p>
    <w:p w14:paraId="3EC5C821" w14:textId="77777777" w:rsidR="00354ACE" w:rsidRPr="00354ACE" w:rsidRDefault="00354ACE" w:rsidP="000D3A83">
      <w:pPr>
        <w:pStyle w:val="Kopje1"/>
        <w:numPr>
          <w:ilvl w:val="0"/>
          <w:numId w:val="0"/>
        </w:numPr>
        <w:spacing w:before="0" w:line="320" w:lineRule="exact"/>
      </w:pPr>
    </w:p>
    <w:p w14:paraId="075A8586" w14:textId="77777777" w:rsidR="00EF1904" w:rsidRDefault="7C0DC126" w:rsidP="000D3A83">
      <w:pPr>
        <w:spacing w:line="320" w:lineRule="exact"/>
        <w:rPr>
          <w:rFonts w:ascii="Arial" w:hAnsi="Arial" w:cs="Arial"/>
        </w:rPr>
      </w:pPr>
      <w:r w:rsidRPr="000D3A83">
        <w:rPr>
          <w:rFonts w:ascii="Arial" w:hAnsi="Arial" w:cs="Arial"/>
        </w:rPr>
        <w:t xml:space="preserve">Via het schoolreglement maken ouders en leerlingen afspraken met onze school, waarbij zowel de ouders/leerlingen en de school rechten en plichten hebben. </w:t>
      </w:r>
    </w:p>
    <w:p w14:paraId="2FD48850" w14:textId="525B8F77" w:rsidR="00A45313" w:rsidRPr="000D3A83" w:rsidRDefault="7C0DC126" w:rsidP="000D3A83">
      <w:pPr>
        <w:spacing w:line="320" w:lineRule="exact"/>
        <w:rPr>
          <w:rFonts w:ascii="Arial" w:hAnsi="Arial" w:cs="Arial"/>
        </w:rPr>
      </w:pPr>
      <w:r w:rsidRPr="000D3A83">
        <w:rPr>
          <w:rFonts w:ascii="Arial" w:hAnsi="Arial" w:cs="Arial"/>
        </w:rPr>
        <w:t>In principe kunnen ouders of leerlingen geen personeelsleden van de school aansprakelijk stellen</w:t>
      </w:r>
      <w:r w:rsidR="00EF1904">
        <w:rPr>
          <w:rFonts w:ascii="Arial" w:hAnsi="Arial" w:cs="Arial"/>
        </w:rPr>
        <w:t>.</w:t>
      </w:r>
    </w:p>
    <w:p w14:paraId="077E2D99" w14:textId="77777777" w:rsidR="00A45313" w:rsidRPr="000D3A83" w:rsidRDefault="7C0DC126" w:rsidP="000D3A83">
      <w:pPr>
        <w:spacing w:line="320" w:lineRule="exact"/>
        <w:rPr>
          <w:rFonts w:ascii="Arial" w:hAnsi="Arial" w:cs="Arial"/>
        </w:rPr>
      </w:pPr>
      <w:r w:rsidRPr="000D3A83">
        <w:rPr>
          <w:rFonts w:ascii="Arial" w:hAnsi="Arial" w:cs="Arial"/>
        </w:rPr>
        <w:t>Er zijn drie uitzonderingen waarbij ouders of leerlingen dit wel kunnen:</w:t>
      </w:r>
    </w:p>
    <w:p w14:paraId="0EA7F378" w14:textId="1FCEA7B5" w:rsidR="00A45313" w:rsidRPr="000D3A83" w:rsidRDefault="38C0B56E" w:rsidP="000D3A83">
      <w:pPr>
        <w:spacing w:line="320" w:lineRule="exact"/>
        <w:rPr>
          <w:rFonts w:ascii="Arial" w:hAnsi="Arial" w:cs="Arial"/>
        </w:rPr>
      </w:pPr>
      <w:r w:rsidRPr="000D3A83">
        <w:rPr>
          <w:rFonts w:ascii="Arial" w:hAnsi="Arial" w:cs="Arial"/>
        </w:rPr>
        <w:t xml:space="preserve">. </w:t>
      </w:r>
      <w:r w:rsidR="7C0DC126" w:rsidRPr="000D3A83">
        <w:rPr>
          <w:rFonts w:ascii="Arial" w:hAnsi="Arial" w:cs="Arial"/>
        </w:rPr>
        <w:t>als de aanspraak niet te maken heeft met de uitvoering van het schoolreglement;</w:t>
      </w:r>
    </w:p>
    <w:p w14:paraId="5C33EE80" w14:textId="2E5AA4D0" w:rsidR="00A45313" w:rsidRPr="000D3A83" w:rsidRDefault="38C0B56E" w:rsidP="000D3A83">
      <w:pPr>
        <w:spacing w:line="320" w:lineRule="exact"/>
        <w:rPr>
          <w:rFonts w:ascii="Arial" w:hAnsi="Arial" w:cs="Arial"/>
        </w:rPr>
      </w:pPr>
      <w:r w:rsidRPr="000D3A83">
        <w:rPr>
          <w:rFonts w:ascii="Arial" w:hAnsi="Arial" w:cs="Arial"/>
        </w:rPr>
        <w:t xml:space="preserve">. </w:t>
      </w:r>
      <w:r w:rsidR="7C0DC126" w:rsidRPr="000D3A83">
        <w:rPr>
          <w:rFonts w:ascii="Arial" w:hAnsi="Arial" w:cs="Arial"/>
        </w:rPr>
        <w:t>in geval van bedrog of opzet door een personeelslid van de school;</w:t>
      </w:r>
    </w:p>
    <w:p w14:paraId="12D4F020" w14:textId="7D349898" w:rsidR="00497873" w:rsidRPr="00565677" w:rsidRDefault="38C0B56E" w:rsidP="000D3A83">
      <w:pPr>
        <w:spacing w:line="320" w:lineRule="exact"/>
        <w:rPr>
          <w:rFonts w:ascii="Arial" w:hAnsi="Arial" w:cs="Arial"/>
        </w:rPr>
      </w:pPr>
      <w:r w:rsidRPr="000D3A83">
        <w:rPr>
          <w:rFonts w:ascii="Arial" w:hAnsi="Arial" w:cs="Arial"/>
        </w:rPr>
        <w:t xml:space="preserve">. </w:t>
      </w:r>
      <w:r w:rsidR="7C0DC126" w:rsidRPr="000D3A83">
        <w:rPr>
          <w:rFonts w:ascii="Arial" w:hAnsi="Arial" w:cs="Arial"/>
        </w:rPr>
        <w:t>bij aantasting van de fysieke of psychische integriteit van de leerling.</w:t>
      </w:r>
    </w:p>
    <w:p w14:paraId="26913E0C" w14:textId="77777777" w:rsidR="00B35714" w:rsidRPr="00354ACE" w:rsidRDefault="00B35714" w:rsidP="00D20C5D">
      <w:pPr>
        <w:rPr>
          <w:rFonts w:ascii="Arial" w:hAnsi="Arial" w:cs="Arial"/>
          <w:color w:val="9BBB59" w:themeColor="accent3"/>
        </w:rPr>
      </w:pPr>
    </w:p>
    <w:p w14:paraId="18BF2DF9" w14:textId="77914130" w:rsidR="00531217" w:rsidRPr="007A4380" w:rsidRDefault="1EA13078"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bookmarkStart w:id="228" w:name="_Toc238482693"/>
      <w:r w:rsidRPr="06E79DE9">
        <w:rPr>
          <w:rFonts w:eastAsia="Arial"/>
          <w:lang w:val="nl-NL"/>
        </w:rPr>
        <w:lastRenderedPageBreak/>
        <w:t xml:space="preserve">DEEL </w:t>
      </w:r>
      <w:r w:rsidR="00C20B84" w:rsidRPr="06E79DE9">
        <w:rPr>
          <w:rFonts w:eastAsia="Arial"/>
          <w:lang w:val="nl-NL"/>
        </w:rPr>
        <w:t>4</w:t>
      </w:r>
      <w:r w:rsidRPr="06E79DE9">
        <w:rPr>
          <w:rFonts w:eastAsia="Arial"/>
          <w:lang w:val="nl-NL"/>
        </w:rPr>
        <w:t>:</w:t>
      </w:r>
      <w:r w:rsidR="0052435B" w:rsidRPr="06E79DE9">
        <w:rPr>
          <w:rFonts w:eastAsia="Arial"/>
          <w:lang w:val="nl-NL"/>
        </w:rPr>
        <w:t xml:space="preserve"> </w:t>
      </w:r>
      <w:r w:rsidR="00B55BCC">
        <w:rPr>
          <w:rFonts w:eastAsia="Arial"/>
          <w:lang w:val="nl-NL"/>
        </w:rPr>
        <w:t xml:space="preserve"> </w:t>
      </w:r>
      <w:r w:rsidR="008042E5">
        <w:rPr>
          <w:rFonts w:eastAsia="Arial"/>
          <w:lang w:val="nl-NL"/>
        </w:rPr>
        <w:t>BIJLAGEN</w:t>
      </w:r>
      <w:bookmarkEnd w:id="228"/>
    </w:p>
    <w:p w14:paraId="0F042448" w14:textId="77777777" w:rsidR="004B660A" w:rsidRPr="009F0DDF" w:rsidRDefault="1EA13078" w:rsidP="06E79DE9">
      <w:pPr>
        <w:pStyle w:val="Kopje4"/>
        <w:numPr>
          <w:ilvl w:val="0"/>
          <w:numId w:val="0"/>
        </w:numPr>
        <w:spacing w:before="120"/>
        <w:rPr>
          <w:i w:val="0"/>
          <w:sz w:val="20"/>
          <w:szCs w:val="20"/>
        </w:rPr>
      </w:pPr>
      <w:bookmarkStart w:id="229" w:name="_Toc238482694"/>
      <w:bookmarkStart w:id="230" w:name="_Hlk80785370"/>
      <w:r w:rsidRPr="06E79DE9">
        <w:rPr>
          <w:i w:val="0"/>
          <w:sz w:val="20"/>
          <w:szCs w:val="20"/>
        </w:rPr>
        <w:t>Bijlage 1: Reglement lessen lichamelijke opvoeding</w:t>
      </w:r>
      <w:bookmarkEnd w:id="229"/>
    </w:p>
    <w:p w14:paraId="3AB1FA3C" w14:textId="107705C5" w:rsidR="0041059B" w:rsidRPr="009F0DDF" w:rsidRDefault="1EA13078" w:rsidP="06E79DE9">
      <w:pPr>
        <w:pStyle w:val="Kopje4"/>
        <w:numPr>
          <w:ilvl w:val="0"/>
          <w:numId w:val="0"/>
        </w:numPr>
        <w:spacing w:before="120"/>
        <w:rPr>
          <w:i w:val="0"/>
          <w:sz w:val="20"/>
          <w:szCs w:val="20"/>
        </w:rPr>
      </w:pPr>
      <w:bookmarkStart w:id="231" w:name="_Toc238482695"/>
      <w:r w:rsidRPr="06E79DE9">
        <w:rPr>
          <w:i w:val="0"/>
          <w:sz w:val="20"/>
          <w:szCs w:val="20"/>
        </w:rPr>
        <w:t xml:space="preserve">Bijlage 2: </w:t>
      </w:r>
      <w:r w:rsidR="0041059B" w:rsidRPr="06E79DE9">
        <w:rPr>
          <w:i w:val="0"/>
          <w:sz w:val="20"/>
          <w:szCs w:val="20"/>
        </w:rPr>
        <w:t>Gedragscode</w:t>
      </w:r>
      <w:r w:rsidR="00B613D6" w:rsidRPr="06E79DE9">
        <w:rPr>
          <w:i w:val="0"/>
          <w:sz w:val="20"/>
          <w:szCs w:val="20"/>
        </w:rPr>
        <w:t xml:space="preserve"> sociale media</w:t>
      </w:r>
      <w:bookmarkEnd w:id="231"/>
    </w:p>
    <w:p w14:paraId="26F56429" w14:textId="0BCBEFB1" w:rsidR="009A4BE9" w:rsidRPr="009F0DDF" w:rsidRDefault="1EA13078" w:rsidP="06E79DE9">
      <w:pPr>
        <w:pStyle w:val="Kopje4"/>
        <w:numPr>
          <w:ilvl w:val="0"/>
          <w:numId w:val="0"/>
        </w:numPr>
        <w:spacing w:before="120"/>
        <w:rPr>
          <w:i w:val="0"/>
          <w:sz w:val="20"/>
          <w:szCs w:val="20"/>
        </w:rPr>
      </w:pPr>
      <w:bookmarkStart w:id="232" w:name="_Toc238482696"/>
      <w:r w:rsidRPr="06E79DE9">
        <w:rPr>
          <w:i w:val="0"/>
          <w:sz w:val="20"/>
          <w:szCs w:val="20"/>
        </w:rPr>
        <w:t xml:space="preserve">Bijlage 3: </w:t>
      </w:r>
      <w:r w:rsidR="00B613D6" w:rsidRPr="06E79DE9">
        <w:rPr>
          <w:i w:val="0"/>
          <w:sz w:val="20"/>
          <w:szCs w:val="20"/>
        </w:rPr>
        <w:t xml:space="preserve">Gebruiksovereenkomst en praktische afspraken gebruik </w:t>
      </w:r>
      <w:r w:rsidR="00EE0CDD">
        <w:rPr>
          <w:i w:val="0"/>
          <w:sz w:val="20"/>
          <w:szCs w:val="20"/>
        </w:rPr>
        <w:t>laptop</w:t>
      </w:r>
      <w:bookmarkEnd w:id="232"/>
    </w:p>
    <w:p w14:paraId="2F1036DD" w14:textId="2ABF84CB" w:rsidR="004B660A" w:rsidRPr="00EA5244" w:rsidRDefault="1EA13078" w:rsidP="06E79DE9">
      <w:pPr>
        <w:pStyle w:val="Kopje4"/>
        <w:numPr>
          <w:ilvl w:val="0"/>
          <w:numId w:val="0"/>
        </w:numPr>
        <w:spacing w:before="120"/>
        <w:rPr>
          <w:i w:val="0"/>
          <w:sz w:val="20"/>
          <w:szCs w:val="20"/>
        </w:rPr>
      </w:pPr>
      <w:bookmarkStart w:id="233" w:name="_Toc238482697"/>
      <w:r w:rsidRPr="06E79DE9">
        <w:rPr>
          <w:i w:val="0"/>
          <w:sz w:val="20"/>
          <w:szCs w:val="20"/>
        </w:rPr>
        <w:t xml:space="preserve">Bijlage 4: Kostenraming </w:t>
      </w:r>
      <w:r w:rsidR="00956898">
        <w:rPr>
          <w:i w:val="0"/>
          <w:sz w:val="20"/>
          <w:szCs w:val="20"/>
        </w:rPr>
        <w:t>NOVA campus VISO</w:t>
      </w:r>
      <w:r w:rsidRPr="06E79DE9">
        <w:rPr>
          <w:i w:val="0"/>
          <w:sz w:val="20"/>
          <w:szCs w:val="20"/>
        </w:rPr>
        <w:t xml:space="preserve"> </w:t>
      </w:r>
      <w:r w:rsidRPr="00565677">
        <w:rPr>
          <w:i w:val="0"/>
          <w:sz w:val="20"/>
          <w:szCs w:val="20"/>
        </w:rPr>
        <w:t>20</w:t>
      </w:r>
      <w:r w:rsidR="009A6370" w:rsidRPr="00565677">
        <w:rPr>
          <w:i w:val="0"/>
          <w:sz w:val="20"/>
          <w:szCs w:val="20"/>
        </w:rPr>
        <w:t>2</w:t>
      </w:r>
      <w:r w:rsidR="00C70423">
        <w:rPr>
          <w:i w:val="0"/>
          <w:sz w:val="20"/>
          <w:szCs w:val="20"/>
        </w:rPr>
        <w:t>6</w:t>
      </w:r>
      <w:r w:rsidR="009A6370" w:rsidRPr="00565677">
        <w:rPr>
          <w:i w:val="0"/>
          <w:sz w:val="20"/>
          <w:szCs w:val="20"/>
        </w:rPr>
        <w:t>-202</w:t>
      </w:r>
      <w:r w:rsidR="00C70423">
        <w:rPr>
          <w:i w:val="0"/>
          <w:sz w:val="20"/>
          <w:szCs w:val="20"/>
        </w:rPr>
        <w:t>7</w:t>
      </w:r>
      <w:bookmarkEnd w:id="233"/>
    </w:p>
    <w:p w14:paraId="160818B5" w14:textId="275B633E" w:rsidR="00CB6105" w:rsidRPr="009F0DDF" w:rsidRDefault="00CB6105" w:rsidP="06E79DE9">
      <w:pPr>
        <w:pStyle w:val="Kopje4"/>
        <w:numPr>
          <w:ilvl w:val="0"/>
          <w:numId w:val="0"/>
        </w:numPr>
        <w:spacing w:before="120"/>
        <w:rPr>
          <w:i w:val="0"/>
          <w:sz w:val="20"/>
          <w:szCs w:val="20"/>
        </w:rPr>
      </w:pPr>
      <w:bookmarkStart w:id="234" w:name="_Toc238482698"/>
      <w:r w:rsidRPr="06E79DE9">
        <w:rPr>
          <w:i w:val="0"/>
          <w:sz w:val="20"/>
          <w:szCs w:val="20"/>
        </w:rPr>
        <w:t xml:space="preserve">Bijlage </w:t>
      </w:r>
      <w:r w:rsidR="00EA5244" w:rsidRPr="06E79DE9">
        <w:rPr>
          <w:i w:val="0"/>
          <w:sz w:val="20"/>
          <w:szCs w:val="20"/>
        </w:rPr>
        <w:t>5</w:t>
      </w:r>
      <w:r w:rsidRPr="06E79DE9">
        <w:rPr>
          <w:i w:val="0"/>
          <w:sz w:val="20"/>
          <w:szCs w:val="20"/>
        </w:rPr>
        <w:t xml:space="preserve">: </w:t>
      </w:r>
      <w:r w:rsidR="000D2BD7" w:rsidRPr="06E79DE9">
        <w:rPr>
          <w:i w:val="0"/>
          <w:sz w:val="20"/>
          <w:szCs w:val="20"/>
        </w:rPr>
        <w:t>Studieaanbod</w:t>
      </w:r>
      <w:bookmarkEnd w:id="234"/>
    </w:p>
    <w:p w14:paraId="7EAC6F27" w14:textId="741C9592" w:rsidR="00265DD8" w:rsidRPr="009F0DDF" w:rsidRDefault="1EA13078" w:rsidP="06E79DE9">
      <w:pPr>
        <w:pStyle w:val="Kopje4"/>
        <w:numPr>
          <w:ilvl w:val="0"/>
          <w:numId w:val="0"/>
        </w:numPr>
        <w:spacing w:before="120"/>
        <w:rPr>
          <w:i w:val="0"/>
          <w:sz w:val="20"/>
          <w:szCs w:val="20"/>
        </w:rPr>
      </w:pPr>
      <w:bookmarkStart w:id="235" w:name="_Toc238482699"/>
      <w:r w:rsidRPr="06E79DE9">
        <w:rPr>
          <w:i w:val="0"/>
          <w:sz w:val="20"/>
          <w:szCs w:val="20"/>
        </w:rPr>
        <w:t xml:space="preserve">Bijlage </w:t>
      </w:r>
      <w:r w:rsidR="00EA5244" w:rsidRPr="06E79DE9">
        <w:rPr>
          <w:i w:val="0"/>
          <w:sz w:val="20"/>
          <w:szCs w:val="20"/>
        </w:rPr>
        <w:t>6</w:t>
      </w:r>
      <w:r w:rsidRPr="06E79DE9">
        <w:rPr>
          <w:i w:val="0"/>
          <w:sz w:val="20"/>
          <w:szCs w:val="20"/>
        </w:rPr>
        <w:t>: Lijst van afkortingen</w:t>
      </w:r>
      <w:bookmarkEnd w:id="235"/>
    </w:p>
    <w:bookmarkEnd w:id="230"/>
    <w:p w14:paraId="7AB250F1" w14:textId="5E9F7C21" w:rsidR="00121605" w:rsidRDefault="00B613D6" w:rsidP="0D64077F">
      <w:pPr>
        <w:spacing w:line="320" w:lineRule="exact"/>
        <w:rPr>
          <w:rFonts w:ascii="Arial" w:hAnsi="Arial" w:cs="Arial"/>
          <w:lang w:val="nl-NL"/>
        </w:rPr>
      </w:pPr>
      <w:r w:rsidRPr="007A4380">
        <w:rPr>
          <w:rFonts w:ascii="Arial" w:hAnsi="Arial" w:cs="Arial"/>
          <w:lang w:val="nl-NL"/>
        </w:rPr>
        <w:t xml:space="preserve">Voor de praktijkreglementen per vak verwijzen we naar Smartschool -&gt; documenten voor ouders en </w:t>
      </w:r>
      <w:r w:rsidR="00CA6BE0" w:rsidRPr="007A4380">
        <w:rPr>
          <w:rFonts w:ascii="Arial" w:hAnsi="Arial" w:cs="Arial"/>
          <w:lang w:val="nl-NL"/>
        </w:rPr>
        <w:t>leerlingen</w:t>
      </w:r>
      <w:r w:rsidRPr="007A4380">
        <w:rPr>
          <w:rFonts w:ascii="Arial" w:hAnsi="Arial" w:cs="Arial"/>
          <w:lang w:val="nl-NL"/>
        </w:rPr>
        <w:t xml:space="preserve"> -&gt; schoolreglement. </w:t>
      </w:r>
      <w:r w:rsidR="0088798D" w:rsidRPr="007A4380">
        <w:rPr>
          <w:rFonts w:ascii="Arial" w:hAnsi="Arial" w:cs="Arial"/>
          <w:lang w:val="nl-NL"/>
        </w:rPr>
        <w:t>De vakleerkracht</w:t>
      </w:r>
      <w:r w:rsidRPr="007A4380">
        <w:rPr>
          <w:rFonts w:ascii="Arial" w:hAnsi="Arial" w:cs="Arial"/>
          <w:lang w:val="nl-NL"/>
        </w:rPr>
        <w:t xml:space="preserve"> bespreekt de</w:t>
      </w:r>
      <w:r w:rsidR="0088798D" w:rsidRPr="007A4380">
        <w:rPr>
          <w:rFonts w:ascii="Arial" w:hAnsi="Arial" w:cs="Arial"/>
          <w:lang w:val="nl-NL"/>
        </w:rPr>
        <w:t>ze</w:t>
      </w:r>
      <w:r w:rsidRPr="007A4380">
        <w:rPr>
          <w:rFonts w:ascii="Arial" w:hAnsi="Arial" w:cs="Arial"/>
          <w:lang w:val="nl-NL"/>
        </w:rPr>
        <w:t xml:space="preserve"> tijdens de eerste les. </w:t>
      </w:r>
    </w:p>
    <w:p w14:paraId="2769E325" w14:textId="77777777" w:rsidR="00121605" w:rsidRDefault="00121605">
      <w:pPr>
        <w:rPr>
          <w:rFonts w:ascii="Arial" w:hAnsi="Arial" w:cs="Arial"/>
          <w:lang w:val="nl-NL"/>
        </w:rPr>
      </w:pPr>
      <w:r>
        <w:rPr>
          <w:rFonts w:ascii="Arial" w:hAnsi="Arial" w:cs="Arial"/>
          <w:lang w:val="nl-NL"/>
        </w:rPr>
        <w:br w:type="page"/>
      </w:r>
    </w:p>
    <w:p w14:paraId="1911E589" w14:textId="3551963C" w:rsidR="00BA0BD7" w:rsidRDefault="00121605" w:rsidP="0D64077F">
      <w:pPr>
        <w:spacing w:line="320" w:lineRule="exact"/>
        <w:rPr>
          <w:rFonts w:ascii="Arial" w:hAnsi="Arial" w:cs="Arial"/>
          <w:lang w:val="nl-NL"/>
        </w:rPr>
      </w:pPr>
      <w:r>
        <w:rPr>
          <w:rFonts w:ascii="Arial" w:hAnsi="Arial" w:cs="Arial"/>
          <w:lang w:val="nl-NL"/>
        </w:rPr>
        <w:lastRenderedPageBreak/>
        <w:t>Bijlage 1: Reglement lichamelijke opvoeding</w:t>
      </w:r>
    </w:p>
    <w:p w14:paraId="2436E211" w14:textId="77777777" w:rsidR="00121605" w:rsidRPr="00B31F6E" w:rsidRDefault="00121605" w:rsidP="00121605">
      <w:pPr>
        <w:tabs>
          <w:tab w:val="right" w:pos="7512"/>
        </w:tabs>
        <w:spacing w:line="240" w:lineRule="auto"/>
        <w:jc w:val="center"/>
        <w:rPr>
          <w:rFonts w:ascii="Avenir Next LT Pro" w:hAnsi="Avenir Next LT Pro"/>
          <w:b/>
          <w:bCs/>
          <w:u w:val="single"/>
        </w:rPr>
      </w:pPr>
      <w:r w:rsidRPr="00B31F6E">
        <w:rPr>
          <w:rFonts w:ascii="Avenir Next LT Pro" w:hAnsi="Avenir Next LT Pro"/>
          <w:b/>
          <w:bCs/>
          <w:u w:val="single"/>
        </w:rPr>
        <w:t>Reglement lichamelijke opvoeding 2026-2027</w:t>
      </w:r>
    </w:p>
    <w:p w14:paraId="688B7872" w14:textId="77777777" w:rsidR="00121605" w:rsidRPr="00B31F6E" w:rsidRDefault="00121605" w:rsidP="00121605">
      <w:pPr>
        <w:tabs>
          <w:tab w:val="right" w:pos="7512"/>
        </w:tabs>
        <w:spacing w:line="240" w:lineRule="auto"/>
        <w:rPr>
          <w:rFonts w:ascii="Avenir Next LT Pro" w:hAnsi="Avenir Next LT Pro"/>
          <w:b/>
          <w:bCs/>
        </w:rPr>
      </w:pPr>
      <w:r w:rsidRPr="00B31F6E">
        <w:rPr>
          <w:rFonts w:ascii="Avenir Next LT Pro" w:hAnsi="Avenir Next LT Pro"/>
          <w:b/>
          <w:bCs/>
        </w:rPr>
        <w:t>Voor aanvang van de les</w:t>
      </w:r>
    </w:p>
    <w:p w14:paraId="49989830" w14:textId="77777777" w:rsidR="00121605" w:rsidRPr="00573C73" w:rsidRDefault="00121605" w:rsidP="007E478C">
      <w:pPr>
        <w:pStyle w:val="Lijstalinea"/>
        <w:numPr>
          <w:ilvl w:val="0"/>
          <w:numId w:val="111"/>
        </w:numPr>
        <w:tabs>
          <w:tab w:val="right" w:pos="7512"/>
        </w:tabs>
        <w:spacing w:after="0" w:line="240" w:lineRule="auto"/>
        <w:rPr>
          <w:rFonts w:ascii="Avenir Next LT Pro" w:hAnsi="Avenir Next LT Pro"/>
        </w:rPr>
      </w:pPr>
      <w:r w:rsidRPr="00573C73">
        <w:rPr>
          <w:rFonts w:ascii="Avenir Next LT Pro" w:hAnsi="Avenir Next LT Pro"/>
        </w:rPr>
        <w:t>Boekentas in het boekentasrek.</w:t>
      </w:r>
    </w:p>
    <w:p w14:paraId="7E133D0E" w14:textId="77777777" w:rsidR="00121605" w:rsidRPr="00573C73" w:rsidRDefault="00121605" w:rsidP="007E478C">
      <w:pPr>
        <w:pStyle w:val="Lijstalinea"/>
        <w:numPr>
          <w:ilvl w:val="0"/>
          <w:numId w:val="111"/>
        </w:numPr>
        <w:tabs>
          <w:tab w:val="right" w:pos="7512"/>
        </w:tabs>
        <w:spacing w:after="0" w:line="240" w:lineRule="auto"/>
        <w:rPr>
          <w:rFonts w:ascii="Avenir Next LT Pro" w:hAnsi="Avenir Next LT Pro"/>
        </w:rPr>
      </w:pPr>
      <w:r w:rsidRPr="00573C73">
        <w:rPr>
          <w:rFonts w:ascii="Avenir Next LT Pro" w:hAnsi="Avenir Next LT Pro"/>
        </w:rPr>
        <w:t>Pen device en andere waardevolle voorwerpen (bv. portefeuille) in je eigen locker opbergen (niet in je boekentas laten zitten!).</w:t>
      </w:r>
    </w:p>
    <w:p w14:paraId="431A3733" w14:textId="77777777" w:rsidR="00121605" w:rsidRPr="00573C73" w:rsidRDefault="00121605" w:rsidP="007E478C">
      <w:pPr>
        <w:pStyle w:val="Lijstalinea"/>
        <w:numPr>
          <w:ilvl w:val="0"/>
          <w:numId w:val="111"/>
        </w:numPr>
        <w:tabs>
          <w:tab w:val="right" w:pos="7512"/>
        </w:tabs>
        <w:spacing w:after="0" w:line="240" w:lineRule="auto"/>
        <w:rPr>
          <w:rFonts w:ascii="Avenir Next LT Pro" w:hAnsi="Avenir Next LT Pro"/>
        </w:rPr>
      </w:pPr>
      <w:r w:rsidRPr="00573C73">
        <w:rPr>
          <w:rFonts w:ascii="Avenir Next LT Pro" w:hAnsi="Avenir Next LT Pro"/>
        </w:rPr>
        <w:t>MET sportkledij mee, wacht je bij het belsignaal aan het bordje van A30 (NOVA campus Polenplein) of op de afgesproken plaats tot leerkracht de klasgroep komt ophalen (NOVA campus Dokter Delbekestraat).</w:t>
      </w:r>
    </w:p>
    <w:p w14:paraId="5FC475C5" w14:textId="77777777" w:rsidR="00121605" w:rsidRPr="00573C73" w:rsidRDefault="00121605" w:rsidP="007E478C">
      <w:pPr>
        <w:pStyle w:val="Lijstalinea"/>
        <w:numPr>
          <w:ilvl w:val="0"/>
          <w:numId w:val="111"/>
        </w:numPr>
        <w:tabs>
          <w:tab w:val="right" w:pos="7512"/>
        </w:tabs>
        <w:spacing w:after="0" w:line="240" w:lineRule="auto"/>
        <w:rPr>
          <w:rFonts w:ascii="Avenir Next LT Pro" w:hAnsi="Avenir Next LT Pro"/>
        </w:rPr>
      </w:pPr>
      <w:r w:rsidRPr="00573C73">
        <w:rPr>
          <w:rFonts w:ascii="Avenir Next LT Pro" w:hAnsi="Avenir Next LT Pro"/>
        </w:rPr>
        <w:t>Bij verplaatsing met de fiets heb je je leerlingenkaart bij.</w:t>
      </w:r>
      <w:r w:rsidRPr="00573C73">
        <w:rPr>
          <w:rFonts w:ascii="Avenir Next LT Pro" w:hAnsi="Avenir Next LT Pro"/>
        </w:rPr>
        <w:br/>
      </w:r>
    </w:p>
    <w:p w14:paraId="0EE6E308" w14:textId="77777777" w:rsidR="00121605" w:rsidRPr="00B31F6E" w:rsidRDefault="00121605" w:rsidP="00121605">
      <w:pPr>
        <w:tabs>
          <w:tab w:val="right" w:pos="7512"/>
        </w:tabs>
        <w:spacing w:line="240" w:lineRule="auto"/>
        <w:rPr>
          <w:rFonts w:ascii="Avenir Next LT Pro" w:hAnsi="Avenir Next LT Pro"/>
          <w:b/>
          <w:bCs/>
        </w:rPr>
      </w:pPr>
      <w:r w:rsidRPr="00B31F6E">
        <w:rPr>
          <w:rFonts w:ascii="Avenir Next LT Pro" w:hAnsi="Avenir Next LT Pro"/>
          <w:b/>
          <w:bCs/>
        </w:rPr>
        <w:t>Start van de les</w:t>
      </w:r>
    </w:p>
    <w:p w14:paraId="4AA062ED"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Je legt de smartphone</w:t>
      </w:r>
      <w:r>
        <w:rPr>
          <w:rFonts w:ascii="Avenir Next LT Pro" w:hAnsi="Avenir Next LT Pro"/>
        </w:rPr>
        <w:t xml:space="preserve"> in de boekentas of</w:t>
      </w:r>
      <w:r w:rsidRPr="00573C73">
        <w:rPr>
          <w:rFonts w:ascii="Avenir Next LT Pro" w:hAnsi="Avenir Next LT Pro"/>
        </w:rPr>
        <w:t xml:space="preserve"> op de aangeduide plaats</w:t>
      </w:r>
      <w:r>
        <w:rPr>
          <w:rFonts w:ascii="Avenir Next LT Pro" w:hAnsi="Avenir Next LT Pro"/>
        </w:rPr>
        <w:t xml:space="preserve"> door de leerkracht LO</w:t>
      </w:r>
      <w:r w:rsidRPr="00573C73">
        <w:rPr>
          <w:rFonts w:ascii="Avenir Next LT Pro" w:hAnsi="Avenir Next LT Pro"/>
        </w:rPr>
        <w:t xml:space="preserve">. </w:t>
      </w:r>
      <w:r>
        <w:rPr>
          <w:rFonts w:ascii="Avenir Next LT Pro" w:hAnsi="Avenir Next LT Pro"/>
        </w:rPr>
        <w:t xml:space="preserve">GSM-gebruik is niet toegestaan op school (cf. schoolreglement). </w:t>
      </w:r>
      <w:r w:rsidRPr="00573C73">
        <w:rPr>
          <w:rFonts w:ascii="Avenir Next LT Pro" w:hAnsi="Avenir Next LT Pro"/>
        </w:rPr>
        <w:t>Beelden maken voor, tijdens of na de les is absoluut verboden</w:t>
      </w:r>
      <w:r>
        <w:rPr>
          <w:rFonts w:ascii="Avenir Next LT Pro" w:hAnsi="Avenir Next LT Pro"/>
        </w:rPr>
        <w:t xml:space="preserve"> </w:t>
      </w:r>
      <w:r w:rsidRPr="00573C73">
        <w:rPr>
          <w:rFonts w:ascii="Avenir Next LT Pro" w:hAnsi="Avenir Next LT Pro"/>
        </w:rPr>
        <w:t>tenzij dit afgesproken is met de leerkracht, om didactische reden</w:t>
      </w:r>
      <w:r>
        <w:rPr>
          <w:rFonts w:ascii="Avenir Next LT Pro" w:hAnsi="Avenir Next LT Pro"/>
        </w:rPr>
        <w:t xml:space="preserve">. </w:t>
      </w:r>
    </w:p>
    <w:p w14:paraId="060000B5"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Je hangt je jas, samen met je andere kledij in de voorziene kleedruimte.</w:t>
      </w:r>
    </w:p>
    <w:p w14:paraId="4927D4BA"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Je hebt respect voor de kleedruimte. Als er douches zijn, gebruik je deze NIET!</w:t>
      </w:r>
    </w:p>
    <w:p w14:paraId="1818CD86"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Je komt niet in de gymzaal en je verlaat ze niet zonder toelating van de leerkracht.</w:t>
      </w:r>
    </w:p>
    <w:p w14:paraId="0A913B04"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Bij het binnenkomen in de zaal vorm je onmiddellijk een rij zoals de leerkracht vraagt.</w:t>
      </w:r>
    </w:p>
    <w:p w14:paraId="0091B7D0"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De toestellen worden door de aangeduide leerlingen op de juiste manier geplaatst (rekeninghouden met veiligheid, respect voor materiaal en ergonomie).</w:t>
      </w:r>
    </w:p>
    <w:p w14:paraId="7145523E"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 xml:space="preserve">Om de LO- les zo </w:t>
      </w:r>
      <w:r w:rsidRPr="00573C73">
        <w:rPr>
          <w:rFonts w:ascii="Avenir Next LT Pro" w:hAnsi="Avenir Next LT Pro"/>
          <w:b/>
          <w:bCs/>
        </w:rPr>
        <w:t>veilig</w:t>
      </w:r>
      <w:r w:rsidRPr="00573C73">
        <w:rPr>
          <w:rFonts w:ascii="Avenir Next LT Pro" w:hAnsi="Avenir Next LT Pro"/>
        </w:rPr>
        <w:t xml:space="preserve"> mogelijk te laten verlopen en omwille van de hygiëne, verwachten we:</w:t>
      </w:r>
    </w:p>
    <w:p w14:paraId="0B7110C2" w14:textId="77777777" w:rsidR="00121605" w:rsidRPr="00573C73" w:rsidRDefault="00121605" w:rsidP="007E478C">
      <w:pPr>
        <w:pStyle w:val="Lijstalinea"/>
        <w:numPr>
          <w:ilvl w:val="1"/>
          <w:numId w:val="112"/>
        </w:numPr>
        <w:tabs>
          <w:tab w:val="right" w:pos="7512"/>
        </w:tabs>
        <w:spacing w:after="0" w:line="240" w:lineRule="auto"/>
        <w:rPr>
          <w:rFonts w:ascii="Avenir Next LT Pro" w:hAnsi="Avenir Next LT Pro"/>
        </w:rPr>
      </w:pPr>
      <w:r w:rsidRPr="00573C73">
        <w:rPr>
          <w:rFonts w:ascii="Avenir Next LT Pro" w:hAnsi="Avenir Next LT Pro"/>
        </w:rPr>
        <w:t>verzorgde en korte nagels;</w:t>
      </w:r>
    </w:p>
    <w:p w14:paraId="0B9CA7A4" w14:textId="77777777" w:rsidR="00121605" w:rsidRPr="00573C73" w:rsidRDefault="00121605" w:rsidP="007E478C">
      <w:pPr>
        <w:pStyle w:val="Lijstalinea"/>
        <w:numPr>
          <w:ilvl w:val="1"/>
          <w:numId w:val="112"/>
        </w:numPr>
        <w:tabs>
          <w:tab w:val="right" w:pos="7512"/>
        </w:tabs>
        <w:spacing w:after="0" w:line="240" w:lineRule="auto"/>
        <w:rPr>
          <w:rFonts w:ascii="Avenir Next LT Pro" w:hAnsi="Avenir Next LT Pro"/>
        </w:rPr>
      </w:pPr>
      <w:r w:rsidRPr="00573C73">
        <w:rPr>
          <w:rFonts w:ascii="Avenir Next LT Pro" w:hAnsi="Avenir Next LT Pro"/>
        </w:rPr>
        <w:t>geen juwelen (uurwerken, oorringen, kettingen, ringen);</w:t>
      </w:r>
    </w:p>
    <w:p w14:paraId="13D7E4CB" w14:textId="77777777" w:rsidR="00121605" w:rsidRPr="00573C73" w:rsidRDefault="00121605" w:rsidP="007E478C">
      <w:pPr>
        <w:pStyle w:val="Lijstalinea"/>
        <w:numPr>
          <w:ilvl w:val="1"/>
          <w:numId w:val="112"/>
        </w:numPr>
        <w:tabs>
          <w:tab w:val="right" w:pos="7512"/>
        </w:tabs>
        <w:spacing w:after="0" w:line="240" w:lineRule="auto"/>
        <w:rPr>
          <w:rFonts w:ascii="Avenir Next LT Pro" w:hAnsi="Avenir Next LT Pro"/>
        </w:rPr>
      </w:pPr>
      <w:r w:rsidRPr="00573C73">
        <w:rPr>
          <w:rFonts w:ascii="Avenir Next LT Pro" w:hAnsi="Avenir Next LT Pro"/>
        </w:rPr>
        <w:t>lange haren samengebonden, vóór het binnenkomen van het gymlokaal.</w:t>
      </w:r>
    </w:p>
    <w:p w14:paraId="5C710BA6"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Elke LO - les voorzie je:</w:t>
      </w:r>
    </w:p>
    <w:p w14:paraId="77D8B937" w14:textId="77777777" w:rsidR="00121605" w:rsidRPr="00573C73" w:rsidRDefault="00121605" w:rsidP="007E478C">
      <w:pPr>
        <w:pStyle w:val="Lijstalinea"/>
        <w:numPr>
          <w:ilvl w:val="1"/>
          <w:numId w:val="112"/>
        </w:numPr>
        <w:tabs>
          <w:tab w:val="right" w:pos="7512"/>
        </w:tabs>
        <w:spacing w:after="0" w:line="240" w:lineRule="auto"/>
        <w:rPr>
          <w:rFonts w:ascii="Avenir Next LT Pro" w:hAnsi="Avenir Next LT Pro"/>
        </w:rPr>
      </w:pPr>
      <w:r w:rsidRPr="00573C73">
        <w:rPr>
          <w:rFonts w:ascii="Avenir Next LT Pro" w:hAnsi="Avenir Next LT Pro"/>
        </w:rPr>
        <w:t>een korte/lange donkerblauwe/zwarte effen broek;</w:t>
      </w:r>
    </w:p>
    <w:p w14:paraId="504671FC" w14:textId="77777777" w:rsidR="00121605" w:rsidRPr="00573C73" w:rsidRDefault="00121605" w:rsidP="007E478C">
      <w:pPr>
        <w:pStyle w:val="Lijstalinea"/>
        <w:numPr>
          <w:ilvl w:val="1"/>
          <w:numId w:val="112"/>
        </w:numPr>
        <w:tabs>
          <w:tab w:val="right" w:pos="7512"/>
        </w:tabs>
        <w:spacing w:after="0" w:line="240" w:lineRule="auto"/>
        <w:rPr>
          <w:rFonts w:ascii="Avenir Next LT Pro" w:hAnsi="Avenir Next LT Pro"/>
        </w:rPr>
      </w:pPr>
      <w:r w:rsidRPr="00573C73">
        <w:rPr>
          <w:rFonts w:ascii="Avenir Next LT Pro" w:hAnsi="Avenir Next LT Pro"/>
        </w:rPr>
        <w:t>een witte polo met logo van de school (verplicht op school aan te kopen). Graag indien mogelijk de voornaam op voorzien;</w:t>
      </w:r>
    </w:p>
    <w:p w14:paraId="398FA5E4" w14:textId="77777777" w:rsidR="00121605" w:rsidRPr="00573C73" w:rsidRDefault="00121605" w:rsidP="007E478C">
      <w:pPr>
        <w:pStyle w:val="Lijstalinea"/>
        <w:numPr>
          <w:ilvl w:val="1"/>
          <w:numId w:val="112"/>
        </w:numPr>
        <w:tabs>
          <w:tab w:val="right" w:pos="7512"/>
        </w:tabs>
        <w:spacing w:after="0" w:line="240" w:lineRule="auto"/>
        <w:rPr>
          <w:rFonts w:ascii="Avenir Next LT Pro" w:hAnsi="Avenir Next LT Pro"/>
        </w:rPr>
      </w:pPr>
      <w:r w:rsidRPr="00573C73">
        <w:rPr>
          <w:rFonts w:ascii="Avenir Next LT Pro" w:hAnsi="Avenir Next LT Pro"/>
        </w:rPr>
        <w:t xml:space="preserve">een paar </w:t>
      </w:r>
      <w:r w:rsidRPr="00573C73">
        <w:rPr>
          <w:rFonts w:ascii="Avenir Next LT Pro" w:hAnsi="Avenir Next LT Pro"/>
          <w:b/>
          <w:bCs/>
        </w:rPr>
        <w:t>goede</w:t>
      </w:r>
      <w:r w:rsidRPr="00573C73">
        <w:rPr>
          <w:rFonts w:ascii="Avenir Next LT Pro" w:hAnsi="Avenir Next LT Pro"/>
        </w:rPr>
        <w:t xml:space="preserve"> sportschoenen met witte zolen of non - </w:t>
      </w:r>
      <w:proofErr w:type="spellStart"/>
      <w:r w:rsidRPr="00573C73">
        <w:rPr>
          <w:rFonts w:ascii="Avenir Next LT Pro" w:hAnsi="Avenir Next LT Pro"/>
        </w:rPr>
        <w:t>marking</w:t>
      </w:r>
      <w:proofErr w:type="spellEnd"/>
      <w:r w:rsidRPr="00573C73">
        <w:rPr>
          <w:rFonts w:ascii="Avenir Next LT Pro" w:hAnsi="Avenir Next LT Pro"/>
        </w:rPr>
        <w:t xml:space="preserve"> zolen;</w:t>
      </w:r>
    </w:p>
    <w:p w14:paraId="56DBF165" w14:textId="77777777" w:rsidR="00121605" w:rsidRPr="00573C73" w:rsidRDefault="00121605" w:rsidP="007E478C">
      <w:pPr>
        <w:pStyle w:val="Lijstalinea"/>
        <w:numPr>
          <w:ilvl w:val="1"/>
          <w:numId w:val="112"/>
        </w:numPr>
        <w:tabs>
          <w:tab w:val="right" w:pos="7512"/>
        </w:tabs>
        <w:spacing w:after="0" w:line="240" w:lineRule="auto"/>
        <w:rPr>
          <w:rFonts w:ascii="Avenir Next LT Pro" w:hAnsi="Avenir Next LT Pro"/>
        </w:rPr>
      </w:pPr>
      <w:r w:rsidRPr="00573C73">
        <w:rPr>
          <w:rFonts w:ascii="Avenir Next LT Pro" w:hAnsi="Avenir Next LT Pro"/>
        </w:rPr>
        <w:t>een paar sportsokken.</w:t>
      </w:r>
    </w:p>
    <w:p w14:paraId="4EC89A2A"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Indien je niet in orde bent met kledij wordt dit in rekening gebracht bij de evaluatie van de persoons- en bewegingsdoelen.</w:t>
      </w:r>
    </w:p>
    <w:p w14:paraId="00CF1B5F"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 xml:space="preserve">De turnkledij wordt </w:t>
      </w:r>
      <w:r w:rsidRPr="00573C73">
        <w:rPr>
          <w:rFonts w:ascii="Avenir Next LT Pro" w:hAnsi="Avenir Next LT Pro"/>
          <w:b/>
          <w:bCs/>
        </w:rPr>
        <w:t>na elke les</w:t>
      </w:r>
      <w:r w:rsidRPr="00573C73">
        <w:rPr>
          <w:rFonts w:ascii="Avenir Next LT Pro" w:hAnsi="Avenir Next LT Pro"/>
        </w:rPr>
        <w:t xml:space="preserve"> meegenomen naar huis om te </w:t>
      </w:r>
      <w:r w:rsidRPr="00573C73">
        <w:rPr>
          <w:rFonts w:ascii="Avenir Next LT Pro" w:hAnsi="Avenir Next LT Pro"/>
          <w:b/>
          <w:bCs/>
        </w:rPr>
        <w:t>wassen</w:t>
      </w:r>
      <w:r w:rsidRPr="00573C73">
        <w:rPr>
          <w:rFonts w:ascii="Avenir Next LT Pro" w:hAnsi="Avenir Next LT Pro"/>
        </w:rPr>
        <w:t>.</w:t>
      </w:r>
    </w:p>
    <w:p w14:paraId="2459C462" w14:textId="77777777" w:rsidR="00121605" w:rsidRPr="00573C73" w:rsidRDefault="00121605" w:rsidP="007E478C">
      <w:pPr>
        <w:pStyle w:val="Lijstalinea"/>
        <w:numPr>
          <w:ilvl w:val="0"/>
          <w:numId w:val="112"/>
        </w:numPr>
        <w:tabs>
          <w:tab w:val="right" w:pos="7512"/>
        </w:tabs>
        <w:spacing w:after="0" w:line="240" w:lineRule="auto"/>
        <w:rPr>
          <w:rFonts w:ascii="Avenir Next LT Pro" w:hAnsi="Avenir Next LT Pro"/>
        </w:rPr>
      </w:pPr>
      <w:r w:rsidRPr="00573C73">
        <w:rPr>
          <w:rFonts w:ascii="Avenir Next LT Pro" w:hAnsi="Avenir Next LT Pro"/>
        </w:rPr>
        <w:t>Bij het uitzonderlijk niet bijhebben van sportkledij kan er indien praktisch haalbaar sportkledij geleend worden van de school. Hiervoor wordt € 1 aangerekend (komt op de schoolrekening) om na gebruik de sportkledij door de school te laten wassen.</w:t>
      </w:r>
      <w:r w:rsidRPr="00573C73">
        <w:rPr>
          <w:rFonts w:ascii="Avenir Next LT Pro" w:hAnsi="Avenir Next LT Pro"/>
        </w:rPr>
        <w:br/>
      </w:r>
    </w:p>
    <w:p w14:paraId="22CFB846" w14:textId="77777777" w:rsidR="00121605" w:rsidRPr="00B31F6E" w:rsidRDefault="00121605" w:rsidP="00121605">
      <w:pPr>
        <w:tabs>
          <w:tab w:val="right" w:pos="7512"/>
        </w:tabs>
        <w:spacing w:line="240" w:lineRule="auto"/>
        <w:rPr>
          <w:rFonts w:ascii="Avenir Next LT Pro" w:hAnsi="Avenir Next LT Pro"/>
          <w:b/>
          <w:bCs/>
        </w:rPr>
      </w:pPr>
      <w:r w:rsidRPr="00B31F6E">
        <w:rPr>
          <w:rFonts w:ascii="Avenir Next LT Pro" w:hAnsi="Avenir Next LT Pro"/>
          <w:b/>
          <w:bCs/>
        </w:rPr>
        <w:t>Les op verplaatsing</w:t>
      </w:r>
    </w:p>
    <w:p w14:paraId="15DD1E27" w14:textId="77777777" w:rsidR="00121605" w:rsidRPr="00573C73" w:rsidRDefault="00121605" w:rsidP="007E478C">
      <w:pPr>
        <w:pStyle w:val="Lijstalinea"/>
        <w:numPr>
          <w:ilvl w:val="0"/>
          <w:numId w:val="113"/>
        </w:numPr>
        <w:tabs>
          <w:tab w:val="right" w:pos="7512"/>
        </w:tabs>
        <w:spacing w:after="0" w:line="240" w:lineRule="auto"/>
        <w:rPr>
          <w:rFonts w:ascii="Avenir Next LT Pro" w:hAnsi="Avenir Next LT Pro"/>
        </w:rPr>
      </w:pPr>
      <w:r w:rsidRPr="00573C73">
        <w:rPr>
          <w:rFonts w:ascii="Avenir Next LT Pro" w:hAnsi="Avenir Next LT Pro"/>
        </w:rPr>
        <w:t>Je gebruikt je eigen fiets of een schoolfiets. De leerkracht maakt hiervoor afspraken de eerste les dat je op verplaatsing gaat.</w:t>
      </w:r>
    </w:p>
    <w:p w14:paraId="5EDA694A" w14:textId="77777777" w:rsidR="00121605" w:rsidRPr="00573C73" w:rsidRDefault="00121605" w:rsidP="007E478C">
      <w:pPr>
        <w:pStyle w:val="Lijstalinea"/>
        <w:numPr>
          <w:ilvl w:val="1"/>
          <w:numId w:val="113"/>
        </w:numPr>
        <w:tabs>
          <w:tab w:val="right" w:pos="7512"/>
        </w:tabs>
        <w:spacing w:after="0" w:line="240" w:lineRule="auto"/>
        <w:rPr>
          <w:rFonts w:ascii="Avenir Next LT Pro" w:hAnsi="Avenir Next LT Pro"/>
        </w:rPr>
      </w:pPr>
      <w:r w:rsidRPr="00573C73">
        <w:rPr>
          <w:rFonts w:ascii="Avenir Next LT Pro" w:hAnsi="Avenir Next LT Pro"/>
        </w:rPr>
        <w:t>In ruil voor je leerlingenkaart, krijg je een fietssleutel;</w:t>
      </w:r>
    </w:p>
    <w:p w14:paraId="7C061708" w14:textId="77777777" w:rsidR="00121605" w:rsidRPr="00573C73" w:rsidRDefault="00121605" w:rsidP="007E478C">
      <w:pPr>
        <w:pStyle w:val="Lijstalinea"/>
        <w:numPr>
          <w:ilvl w:val="1"/>
          <w:numId w:val="113"/>
        </w:numPr>
        <w:tabs>
          <w:tab w:val="right" w:pos="7512"/>
        </w:tabs>
        <w:spacing w:after="0" w:line="240" w:lineRule="auto"/>
        <w:rPr>
          <w:rFonts w:ascii="Avenir Next LT Pro" w:hAnsi="Avenir Next LT Pro"/>
        </w:rPr>
      </w:pPr>
      <w:r w:rsidRPr="00573C73">
        <w:rPr>
          <w:rFonts w:ascii="Avenir Next LT Pro" w:hAnsi="Avenir Next LT Pro"/>
        </w:rPr>
        <w:t>je gebruikt geen fiets van een medeleerling zonder zijn/haar uitdrukkelijk akkoord;</w:t>
      </w:r>
    </w:p>
    <w:p w14:paraId="10AE79A8" w14:textId="77777777" w:rsidR="00121605" w:rsidRPr="00573C73" w:rsidRDefault="00121605" w:rsidP="007E478C">
      <w:pPr>
        <w:pStyle w:val="Lijstalinea"/>
        <w:numPr>
          <w:ilvl w:val="1"/>
          <w:numId w:val="113"/>
        </w:numPr>
        <w:tabs>
          <w:tab w:val="right" w:pos="7512"/>
        </w:tabs>
        <w:spacing w:after="0" w:line="240" w:lineRule="auto"/>
        <w:rPr>
          <w:rFonts w:ascii="Avenir Next LT Pro" w:hAnsi="Avenir Next LT Pro"/>
        </w:rPr>
      </w:pPr>
      <w:r w:rsidRPr="00573C73">
        <w:rPr>
          <w:rFonts w:ascii="Avenir Next LT Pro" w:hAnsi="Avenir Next LT Pro"/>
        </w:rPr>
        <w:t xml:space="preserve">je sportkledij bevindt zich in een rugzakje op de rug (geen schoudertassen, </w:t>
      </w:r>
      <w:proofErr w:type="spellStart"/>
      <w:r w:rsidRPr="00573C73">
        <w:rPr>
          <w:rFonts w:ascii="Avenir Next LT Pro" w:hAnsi="Avenir Next LT Pro"/>
        </w:rPr>
        <w:t>tote</w:t>
      </w:r>
      <w:proofErr w:type="spellEnd"/>
      <w:r w:rsidRPr="00573C73">
        <w:rPr>
          <w:rFonts w:ascii="Avenir Next LT Pro" w:hAnsi="Avenir Next LT Pro"/>
        </w:rPr>
        <w:t xml:space="preserve"> bag…). Dit in functie van veiligheid en ergonomie;</w:t>
      </w:r>
    </w:p>
    <w:p w14:paraId="107DDD4E" w14:textId="77777777" w:rsidR="00121605" w:rsidRPr="00573C73" w:rsidRDefault="00121605" w:rsidP="007E478C">
      <w:pPr>
        <w:pStyle w:val="Lijstalinea"/>
        <w:numPr>
          <w:ilvl w:val="1"/>
          <w:numId w:val="113"/>
        </w:numPr>
        <w:tabs>
          <w:tab w:val="right" w:pos="7512"/>
        </w:tabs>
        <w:spacing w:after="0" w:line="240" w:lineRule="auto"/>
        <w:rPr>
          <w:rFonts w:ascii="Avenir Next LT Pro" w:hAnsi="Avenir Next LT Pro"/>
        </w:rPr>
      </w:pPr>
      <w:r w:rsidRPr="00573C73">
        <w:rPr>
          <w:rFonts w:ascii="Avenir Next LT Pro" w:hAnsi="Avenir Next LT Pro"/>
        </w:rPr>
        <w:t>je draagt veilige en geschikte kledij om te fietsen (bv. geen te wijde broek of te lange rok…);</w:t>
      </w:r>
    </w:p>
    <w:p w14:paraId="479FA073" w14:textId="77777777" w:rsidR="00121605" w:rsidRPr="00573C73" w:rsidRDefault="00121605" w:rsidP="007E478C">
      <w:pPr>
        <w:pStyle w:val="Lijstalinea"/>
        <w:numPr>
          <w:ilvl w:val="1"/>
          <w:numId w:val="113"/>
        </w:numPr>
        <w:tabs>
          <w:tab w:val="right" w:pos="7512"/>
        </w:tabs>
        <w:spacing w:after="0" w:line="240" w:lineRule="auto"/>
        <w:rPr>
          <w:rFonts w:ascii="Avenir Next LT Pro" w:hAnsi="Avenir Next LT Pro"/>
        </w:rPr>
      </w:pPr>
      <w:r w:rsidRPr="00573C73">
        <w:rPr>
          <w:rFonts w:ascii="Avenir Next LT Pro" w:hAnsi="Avenir Next LT Pro"/>
        </w:rPr>
        <w:t>je moet een fluohesje dragen. Zo worden we in het verkeer herkend als één groep;</w:t>
      </w:r>
    </w:p>
    <w:p w14:paraId="51DB2E93" w14:textId="77777777" w:rsidR="00121605" w:rsidRPr="00573C73" w:rsidRDefault="00121605" w:rsidP="007E478C">
      <w:pPr>
        <w:pStyle w:val="Lijstalinea"/>
        <w:numPr>
          <w:ilvl w:val="1"/>
          <w:numId w:val="113"/>
        </w:numPr>
        <w:tabs>
          <w:tab w:val="right" w:pos="7512"/>
        </w:tabs>
        <w:spacing w:after="0" w:line="240" w:lineRule="auto"/>
        <w:rPr>
          <w:rFonts w:ascii="Avenir Next LT Pro" w:hAnsi="Avenir Next LT Pro"/>
        </w:rPr>
      </w:pPr>
      <w:r w:rsidRPr="00573C73">
        <w:rPr>
          <w:rFonts w:ascii="Avenir Next LT Pro" w:hAnsi="Avenir Next LT Pro"/>
        </w:rPr>
        <w:t>je mag per twee fietsen, je houdt je uiteraard aan het verkeersreglement. Sluit goed aan in de fietsrij;</w:t>
      </w:r>
    </w:p>
    <w:p w14:paraId="60968C3A" w14:textId="77777777" w:rsidR="00121605" w:rsidRPr="00573C73" w:rsidRDefault="00121605" w:rsidP="007E478C">
      <w:pPr>
        <w:pStyle w:val="Lijstalinea"/>
        <w:numPr>
          <w:ilvl w:val="1"/>
          <w:numId w:val="113"/>
        </w:numPr>
        <w:tabs>
          <w:tab w:val="right" w:pos="7512"/>
        </w:tabs>
        <w:spacing w:after="0" w:line="240" w:lineRule="auto"/>
        <w:ind w:left="1068"/>
        <w:rPr>
          <w:rFonts w:ascii="Avenir Next LT Pro" w:hAnsi="Avenir Next LT Pro"/>
        </w:rPr>
      </w:pPr>
      <w:r w:rsidRPr="00573C73">
        <w:rPr>
          <w:rFonts w:ascii="Avenir Next LT Pro" w:hAnsi="Avenir Next LT Pro"/>
        </w:rPr>
        <w:t>je rijdt met de leerkracht mee naar de sportlocatie, volgens de richtlijnen van de leerkracht;</w:t>
      </w:r>
    </w:p>
    <w:p w14:paraId="0A8E6A36"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je hebt respect voor de schoolfiets;</w:t>
      </w:r>
    </w:p>
    <w:p w14:paraId="148D44A1"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Indien er iets stuk is aan de schoolfiets, dan meld je dit meteen aan de leerkracht;</w:t>
      </w:r>
    </w:p>
    <w:p w14:paraId="0A8E9202"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Indien je een fietssleutel kwijt bent dan zal je dit moeten vergoeden;</w:t>
      </w:r>
    </w:p>
    <w:p w14:paraId="1A840F13"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Indien je bewust de fiets stuk maakt dan zal je dit moeten vergoeden;</w:t>
      </w:r>
    </w:p>
    <w:p w14:paraId="57431628"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Na gebruik plaats je de fiets terug op zijn juiste plaats (zie nummer aan de fiets);</w:t>
      </w:r>
    </w:p>
    <w:p w14:paraId="43B5D698"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Na controle van de leerkracht krijg je je leerlingenkaart (of andere voor de zesdes) terug;</w:t>
      </w:r>
    </w:p>
    <w:p w14:paraId="31F66BCC"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lastRenderedPageBreak/>
        <w:t>Leerlingen van 6 en 7 die met de eigen fiets op verplaatsing gaan, mogen rechtstreeks naar huis en moeten niet terug mee naar school:</w:t>
      </w:r>
    </w:p>
    <w:p w14:paraId="55923E22"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als de LO - les de laatste les van de dag is;</w:t>
      </w:r>
    </w:p>
    <w:p w14:paraId="66669410"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én ze dichtbij de LO-locatie of verder dan de LO-locatie in dezelfde richting wonen;</w:t>
      </w:r>
    </w:p>
    <w:p w14:paraId="084B115E"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én als ouders hiervoor schriftelijk toestemming geven aan de LO-leerkracht via een Smartschoolbericht.</w:t>
      </w:r>
    </w:p>
    <w:p w14:paraId="42E5F7AC"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Alle andere leerlingen en op alle andere momenten kom je terug mee naar school.</w:t>
      </w:r>
    </w:p>
    <w:p w14:paraId="0B5B67FD" w14:textId="77777777" w:rsidR="00121605" w:rsidRPr="00573C73"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 xml:space="preserve">Leerlingen van 6 en 7 van campus D die het eerste lesuur LO hebben in het </w:t>
      </w:r>
      <w:proofErr w:type="spellStart"/>
      <w:r w:rsidRPr="00573C73">
        <w:rPr>
          <w:rFonts w:ascii="Avenir Next LT Pro" w:hAnsi="Avenir Next LT Pro"/>
        </w:rPr>
        <w:t>Kerelsplein</w:t>
      </w:r>
      <w:proofErr w:type="spellEnd"/>
      <w:r w:rsidRPr="00573C73">
        <w:rPr>
          <w:rFonts w:ascii="Avenir Next LT Pro" w:hAnsi="Avenir Next LT Pro"/>
        </w:rPr>
        <w:t xml:space="preserve"> kunnen rechtstreeks naar daar gaan. Je bent hier stipt aanwezig om 8.25 u. (binnen).</w:t>
      </w:r>
    </w:p>
    <w:p w14:paraId="4CB11AF8" w14:textId="77777777" w:rsidR="00121605" w:rsidRDefault="00121605" w:rsidP="007E478C">
      <w:pPr>
        <w:pStyle w:val="Lijstalinea"/>
        <w:numPr>
          <w:ilvl w:val="0"/>
          <w:numId w:val="114"/>
        </w:numPr>
        <w:tabs>
          <w:tab w:val="right" w:pos="7512"/>
        </w:tabs>
        <w:spacing w:after="0" w:line="240" w:lineRule="auto"/>
        <w:ind w:left="1068"/>
        <w:rPr>
          <w:rFonts w:ascii="Avenir Next LT Pro" w:hAnsi="Avenir Next LT Pro"/>
        </w:rPr>
      </w:pPr>
      <w:r w:rsidRPr="00573C73">
        <w:rPr>
          <w:rFonts w:ascii="Avenir Next LT Pro" w:hAnsi="Avenir Next LT Pro"/>
        </w:rPr>
        <w:t>Iedereen gaat mee met de fiets. Kun je nog niet (goed) fietsen, dan verwachten we dat je ingaat op het aanbod van de fietslessen. De LO-leerkrachten geven hier uitleg over. Zolang het fietsen niet lukt, moet je aansluiten bij andere klassen die LO hebben op school (als dit praktisch lukt voor de leerkracht).</w:t>
      </w:r>
    </w:p>
    <w:p w14:paraId="41646F90" w14:textId="77777777" w:rsidR="00121605" w:rsidRDefault="00121605" w:rsidP="00121605">
      <w:pPr>
        <w:tabs>
          <w:tab w:val="right" w:pos="7512"/>
        </w:tabs>
        <w:spacing w:line="240" w:lineRule="auto"/>
        <w:rPr>
          <w:rFonts w:ascii="Avenir Next LT Pro" w:hAnsi="Avenir Next LT Pro"/>
          <w:b/>
          <w:bCs/>
        </w:rPr>
      </w:pPr>
    </w:p>
    <w:p w14:paraId="4518CE7D" w14:textId="77777777" w:rsidR="00121605" w:rsidRDefault="00121605" w:rsidP="00121605">
      <w:pPr>
        <w:tabs>
          <w:tab w:val="right" w:pos="7512"/>
        </w:tabs>
        <w:spacing w:line="240" w:lineRule="auto"/>
        <w:rPr>
          <w:rFonts w:ascii="Avenir Next LT Pro" w:hAnsi="Avenir Next LT Pro"/>
          <w:b/>
          <w:bCs/>
        </w:rPr>
      </w:pPr>
      <w:r w:rsidRPr="00573C73">
        <w:rPr>
          <w:rFonts w:ascii="Avenir Next LT Pro" w:hAnsi="Avenir Next LT Pro"/>
          <w:b/>
          <w:bCs/>
        </w:rPr>
        <w:t>Zwemlessen</w:t>
      </w:r>
    </w:p>
    <w:p w14:paraId="63B66FD1" w14:textId="77777777" w:rsidR="00121605" w:rsidRPr="00573C73" w:rsidRDefault="00121605" w:rsidP="00121605">
      <w:pPr>
        <w:tabs>
          <w:tab w:val="right" w:pos="7512"/>
        </w:tabs>
        <w:spacing w:line="240" w:lineRule="auto"/>
        <w:rPr>
          <w:rFonts w:ascii="Avenir Next LT Pro" w:hAnsi="Avenir Next LT Pro"/>
        </w:rPr>
      </w:pPr>
    </w:p>
    <w:p w14:paraId="68ECA008" w14:textId="77777777" w:rsidR="00121605" w:rsidRDefault="00121605" w:rsidP="007E478C">
      <w:pPr>
        <w:pStyle w:val="Lijstalinea"/>
        <w:numPr>
          <w:ilvl w:val="0"/>
          <w:numId w:val="115"/>
        </w:numPr>
        <w:tabs>
          <w:tab w:val="right" w:pos="7512"/>
        </w:tabs>
        <w:spacing w:after="0" w:line="240" w:lineRule="auto"/>
        <w:rPr>
          <w:rFonts w:ascii="Avenir Next LT Pro" w:hAnsi="Avenir Next LT Pro"/>
        </w:rPr>
      </w:pPr>
      <w:r w:rsidRPr="009D203A">
        <w:rPr>
          <w:rFonts w:ascii="Avenir Next LT Pro" w:hAnsi="Avenir Next LT Pro"/>
        </w:rPr>
        <w:t>Je gaat onder begeleiding van de leerkracht met de fiets heen en terug naar het zwembad;</w:t>
      </w:r>
    </w:p>
    <w:p w14:paraId="58C43D74" w14:textId="77777777" w:rsidR="00121605" w:rsidRDefault="00121605" w:rsidP="007E478C">
      <w:pPr>
        <w:pStyle w:val="Lijstalinea"/>
        <w:numPr>
          <w:ilvl w:val="0"/>
          <w:numId w:val="115"/>
        </w:numPr>
        <w:tabs>
          <w:tab w:val="right" w:pos="7512"/>
        </w:tabs>
        <w:spacing w:after="0" w:line="240" w:lineRule="auto"/>
        <w:rPr>
          <w:rFonts w:ascii="Avenir Next LT Pro" w:hAnsi="Avenir Next LT Pro"/>
        </w:rPr>
      </w:pPr>
      <w:r>
        <w:rPr>
          <w:rFonts w:ascii="Avenir Next LT Pro" w:hAnsi="Avenir Next LT Pro"/>
        </w:rPr>
        <w:t>T</w:t>
      </w:r>
      <w:r w:rsidRPr="009D203A">
        <w:rPr>
          <w:rFonts w:ascii="Avenir Next LT Pro" w:hAnsi="Avenir Next LT Pro"/>
        </w:rPr>
        <w:t xml:space="preserve">ijdens de zwemles dragen meisjes een eendelig badpak, de jongens een aansluitende zwembroek. Eventuele mouwen van het badpak moeten boven de </w:t>
      </w:r>
      <w:proofErr w:type="spellStart"/>
      <w:r w:rsidRPr="009D203A">
        <w:rPr>
          <w:rFonts w:ascii="Avenir Next LT Pro" w:hAnsi="Avenir Next LT Pro"/>
        </w:rPr>
        <w:t>elleboog</w:t>
      </w:r>
      <w:proofErr w:type="spellEnd"/>
      <w:r w:rsidRPr="009D203A">
        <w:rPr>
          <w:rFonts w:ascii="Avenir Next LT Pro" w:hAnsi="Avenir Next LT Pro"/>
        </w:rPr>
        <w:t xml:space="preserve"> komen. Broekspijpen moeten tot boven de knie komen. Iedereen draagt een badmuts (verplicht door sportoase, ook aankoop in sportoase bij aanvang eerste zwemles). Voor meer info omtrent zwemkledij zie www.sportoase.be.</w:t>
      </w:r>
    </w:p>
    <w:p w14:paraId="7B767037" w14:textId="77777777" w:rsidR="00121605" w:rsidRDefault="00121605" w:rsidP="007E478C">
      <w:pPr>
        <w:pStyle w:val="Lijstalinea"/>
        <w:numPr>
          <w:ilvl w:val="0"/>
          <w:numId w:val="115"/>
        </w:numPr>
        <w:tabs>
          <w:tab w:val="right" w:pos="7512"/>
        </w:tabs>
        <w:spacing w:after="0" w:line="240" w:lineRule="auto"/>
        <w:rPr>
          <w:rFonts w:ascii="Avenir Next LT Pro" w:hAnsi="Avenir Next LT Pro"/>
        </w:rPr>
      </w:pPr>
      <w:r w:rsidRPr="009D203A">
        <w:rPr>
          <w:rFonts w:ascii="Avenir Next LT Pro" w:hAnsi="Avenir Next LT Pro"/>
        </w:rPr>
        <w:t>Je neemt verplicht een korte douche, zowel voor als na het zwemmen.</w:t>
      </w:r>
    </w:p>
    <w:p w14:paraId="09BBEF76" w14:textId="77777777" w:rsidR="00121605" w:rsidRDefault="00121605" w:rsidP="007E478C">
      <w:pPr>
        <w:pStyle w:val="Lijstalinea"/>
        <w:numPr>
          <w:ilvl w:val="0"/>
          <w:numId w:val="115"/>
        </w:numPr>
        <w:tabs>
          <w:tab w:val="right" w:pos="7512"/>
        </w:tabs>
        <w:spacing w:after="0" w:line="240" w:lineRule="auto"/>
        <w:rPr>
          <w:rFonts w:ascii="Avenir Next LT Pro" w:hAnsi="Avenir Next LT Pro"/>
        </w:rPr>
      </w:pPr>
      <w:r w:rsidRPr="009D203A">
        <w:rPr>
          <w:rFonts w:ascii="Avenir Next LT Pro" w:hAnsi="Avenir Next LT Pro"/>
        </w:rPr>
        <w:t>Je maakt gebruik van de voetsproeiers bij het verlaten van het zwembad.</w:t>
      </w:r>
    </w:p>
    <w:p w14:paraId="09DE308D" w14:textId="77777777" w:rsidR="00121605" w:rsidRDefault="00121605" w:rsidP="007E478C">
      <w:pPr>
        <w:pStyle w:val="Lijstalinea"/>
        <w:numPr>
          <w:ilvl w:val="0"/>
          <w:numId w:val="115"/>
        </w:numPr>
        <w:tabs>
          <w:tab w:val="right" w:pos="7512"/>
        </w:tabs>
        <w:spacing w:after="0" w:line="240" w:lineRule="auto"/>
        <w:rPr>
          <w:rFonts w:ascii="Avenir Next LT Pro" w:hAnsi="Avenir Next LT Pro"/>
        </w:rPr>
      </w:pPr>
      <w:r w:rsidRPr="009D203A">
        <w:rPr>
          <w:rFonts w:ascii="Avenir Next LT Pro" w:hAnsi="Avenir Next LT Pro"/>
        </w:rPr>
        <w:t>Je koopt geen snoep of frisdrank aan de automaat.</w:t>
      </w:r>
    </w:p>
    <w:p w14:paraId="2BF94AEB" w14:textId="77777777" w:rsidR="00121605" w:rsidRDefault="00121605" w:rsidP="007E478C">
      <w:pPr>
        <w:pStyle w:val="Lijstalinea"/>
        <w:numPr>
          <w:ilvl w:val="0"/>
          <w:numId w:val="115"/>
        </w:numPr>
        <w:tabs>
          <w:tab w:val="right" w:pos="7512"/>
        </w:tabs>
        <w:spacing w:after="0" w:line="240" w:lineRule="auto"/>
        <w:rPr>
          <w:rFonts w:ascii="Avenir Next LT Pro" w:hAnsi="Avenir Next LT Pro"/>
        </w:rPr>
      </w:pPr>
      <w:r w:rsidRPr="009D203A">
        <w:rPr>
          <w:rFonts w:ascii="Avenir Next LT Pro" w:hAnsi="Avenir Next LT Pro"/>
        </w:rPr>
        <w:t>Wie geen enkele zwemles mee volgt zonder geldige reden (zie verder), haalt deze in tijdens het inhaalzwemmen op het eind van een trimester. Ben je dan niet aanwezig dan krijg je een nulscore.</w:t>
      </w:r>
    </w:p>
    <w:p w14:paraId="15BBEDF8" w14:textId="77777777" w:rsidR="00121605" w:rsidRPr="00577619" w:rsidRDefault="00121605" w:rsidP="007E478C">
      <w:pPr>
        <w:pStyle w:val="Lijstalinea"/>
        <w:numPr>
          <w:ilvl w:val="0"/>
          <w:numId w:val="115"/>
        </w:numPr>
        <w:tabs>
          <w:tab w:val="right" w:pos="7512"/>
        </w:tabs>
        <w:spacing w:after="0" w:line="240" w:lineRule="auto"/>
        <w:rPr>
          <w:rFonts w:ascii="Avenir Next LT Pro" w:hAnsi="Avenir Next LT Pro"/>
        </w:rPr>
      </w:pPr>
      <w:r>
        <w:rPr>
          <w:rFonts w:ascii="Avenir Next LT Pro" w:hAnsi="Avenir Next LT Pro"/>
        </w:rPr>
        <w:t xml:space="preserve">Enkel een geldig medisch attest geef recht op een vrijstelling voor de zwemlessen. Bij menstruatie (1x per maand) volstaat een schriftelijke melding van de ouders. Bij uitzonderlijke situaties, neem je contact op met de leerlingbegeleiding. </w:t>
      </w:r>
    </w:p>
    <w:p w14:paraId="65A4F957" w14:textId="77777777" w:rsidR="00121605" w:rsidRPr="009D203A" w:rsidRDefault="00121605" w:rsidP="00121605">
      <w:pPr>
        <w:pStyle w:val="Lijstalinea"/>
        <w:tabs>
          <w:tab w:val="right" w:pos="7512"/>
        </w:tabs>
        <w:spacing w:line="240" w:lineRule="auto"/>
        <w:rPr>
          <w:rFonts w:ascii="Avenir Next LT Pro" w:hAnsi="Avenir Next LT Pro"/>
        </w:rPr>
      </w:pPr>
    </w:p>
    <w:p w14:paraId="04FE6BEE" w14:textId="77777777" w:rsidR="00121605" w:rsidRPr="00B31F6E" w:rsidRDefault="00121605" w:rsidP="00121605">
      <w:pPr>
        <w:tabs>
          <w:tab w:val="right" w:pos="7512"/>
        </w:tabs>
        <w:spacing w:line="240" w:lineRule="auto"/>
        <w:rPr>
          <w:rFonts w:ascii="Avenir Next LT Pro" w:hAnsi="Avenir Next LT Pro"/>
          <w:b/>
          <w:bCs/>
        </w:rPr>
      </w:pPr>
      <w:r w:rsidRPr="31FB3A39">
        <w:rPr>
          <w:rFonts w:ascii="Avenir Next LT Pro" w:hAnsi="Avenir Next LT Pro"/>
          <w:b/>
          <w:bCs/>
        </w:rPr>
        <w:t>Niet deelnemen aan de LO - les</w:t>
      </w:r>
    </w:p>
    <w:p w14:paraId="2F7F3D76" w14:textId="77777777" w:rsidR="00121605" w:rsidRDefault="00121605" w:rsidP="007E478C">
      <w:pPr>
        <w:pStyle w:val="Lijstalinea"/>
        <w:numPr>
          <w:ilvl w:val="0"/>
          <w:numId w:val="116"/>
        </w:numPr>
        <w:tabs>
          <w:tab w:val="right" w:pos="7512"/>
        </w:tabs>
        <w:spacing w:after="0" w:line="240" w:lineRule="auto"/>
        <w:rPr>
          <w:rFonts w:ascii="Avenir Next LT Pro" w:hAnsi="Avenir Next LT Pro"/>
        </w:rPr>
      </w:pPr>
      <w:r w:rsidRPr="009D203A">
        <w:rPr>
          <w:rFonts w:ascii="Avenir Next LT Pro" w:hAnsi="Avenir Next LT Pro"/>
        </w:rPr>
        <w:t xml:space="preserve">Indien je kortdurend (vanaf 1 les), niet kan deelnemen </w:t>
      </w:r>
      <w:r>
        <w:rPr>
          <w:rFonts w:ascii="Avenir Next LT Pro" w:hAnsi="Avenir Next LT Pro"/>
        </w:rPr>
        <w:t>omwille van medische redenen proberen</w:t>
      </w:r>
      <w:r w:rsidRPr="009D203A">
        <w:rPr>
          <w:rFonts w:ascii="Avenir Next LT Pro" w:hAnsi="Avenir Next LT Pro"/>
        </w:rPr>
        <w:t xml:space="preserve"> we je zoveel mogelijk in</w:t>
      </w:r>
      <w:r>
        <w:rPr>
          <w:rFonts w:ascii="Avenir Next LT Pro" w:hAnsi="Avenir Next LT Pro"/>
        </w:rPr>
        <w:t xml:space="preserve"> te schakelen</w:t>
      </w:r>
      <w:r w:rsidRPr="009D203A">
        <w:rPr>
          <w:rFonts w:ascii="Avenir Next LT Pro" w:hAnsi="Avenir Next LT Pro"/>
        </w:rPr>
        <w:t>, indien haalbaar, voor andere rollen zoals scheidsrechter, opwarming geven... Lukt dit praktisch niet dan maak je een schriftelijke vervangtaak die verband houdt met bewegen. Op het einde van de les geef je deze taak af aan de leerkracht met toezicht.</w:t>
      </w:r>
    </w:p>
    <w:p w14:paraId="3F65B3F4" w14:textId="77777777" w:rsidR="00121605" w:rsidRPr="009D203A" w:rsidRDefault="00121605" w:rsidP="007E478C">
      <w:pPr>
        <w:pStyle w:val="Lijstalinea"/>
        <w:numPr>
          <w:ilvl w:val="0"/>
          <w:numId w:val="116"/>
        </w:numPr>
        <w:tabs>
          <w:tab w:val="right" w:pos="7512"/>
        </w:tabs>
        <w:spacing w:after="0" w:line="240" w:lineRule="auto"/>
        <w:rPr>
          <w:rFonts w:ascii="Avenir Next LT Pro" w:hAnsi="Avenir Next LT Pro"/>
        </w:rPr>
      </w:pPr>
      <w:r w:rsidRPr="009D203A">
        <w:rPr>
          <w:rFonts w:ascii="Avenir Next LT Pro" w:hAnsi="Avenir Next LT Pro"/>
        </w:rPr>
        <w:t xml:space="preserve">In campus P: je gaat niet zomaar naar de studiezaal. Je spreekt altijd </w:t>
      </w:r>
      <w:r w:rsidRPr="009D203A">
        <w:rPr>
          <w:rFonts w:ascii="Avenir Next LT Pro" w:hAnsi="Avenir Next LT Pro"/>
          <w:b/>
          <w:bCs/>
        </w:rPr>
        <w:t>eerst</w:t>
      </w:r>
      <w:r w:rsidRPr="009D203A">
        <w:rPr>
          <w:rFonts w:ascii="Avenir Next LT Pro" w:hAnsi="Avenir Next LT Pro"/>
        </w:rPr>
        <w:t xml:space="preserve"> af met de LO-leerkracht. In campus D: je spreekt eerst af met de LO-leerkracht en ga je nadien</w:t>
      </w:r>
      <w:r w:rsidRPr="009D203A">
        <w:rPr>
          <w:rFonts w:ascii="Avenir Next LT Pro" w:hAnsi="Avenir Next LT Pro"/>
          <w:b/>
          <w:bCs/>
        </w:rPr>
        <w:t xml:space="preserve"> altijd eerst aanmelden aan de balie voor je naar de refter gaat.</w:t>
      </w:r>
    </w:p>
    <w:p w14:paraId="3BB57A8C" w14:textId="77777777" w:rsidR="00121605" w:rsidRDefault="00121605" w:rsidP="007E478C">
      <w:pPr>
        <w:pStyle w:val="Lijstalinea"/>
        <w:numPr>
          <w:ilvl w:val="0"/>
          <w:numId w:val="116"/>
        </w:numPr>
        <w:tabs>
          <w:tab w:val="right" w:pos="7512"/>
        </w:tabs>
        <w:spacing w:after="0" w:line="240" w:lineRule="auto"/>
        <w:rPr>
          <w:rFonts w:ascii="Avenir Next LT Pro" w:hAnsi="Avenir Next LT Pro"/>
        </w:rPr>
      </w:pPr>
      <w:r w:rsidRPr="009D203A">
        <w:rPr>
          <w:rFonts w:ascii="Avenir Next LT Pro" w:hAnsi="Avenir Next LT Pro"/>
        </w:rPr>
        <w:t xml:space="preserve">Indien je niet kan deelnemen aan de LO - les voor een periode van </w:t>
      </w:r>
      <w:r w:rsidRPr="009D203A">
        <w:rPr>
          <w:rFonts w:ascii="Avenir Next LT Pro" w:hAnsi="Avenir Next LT Pro"/>
          <w:b/>
          <w:bCs/>
        </w:rPr>
        <w:t>meer dan een week</w:t>
      </w:r>
      <w:r w:rsidRPr="009D203A">
        <w:rPr>
          <w:rFonts w:ascii="Avenir Next LT Pro" w:hAnsi="Avenir Next LT Pro"/>
        </w:rPr>
        <w:t xml:space="preserve"> moet je een medisch attest kunnen voorleggen.</w:t>
      </w:r>
    </w:p>
    <w:p w14:paraId="3C2B1DB5" w14:textId="77777777" w:rsidR="00121605" w:rsidRDefault="00121605" w:rsidP="007E478C">
      <w:pPr>
        <w:pStyle w:val="Lijstalinea"/>
        <w:numPr>
          <w:ilvl w:val="0"/>
          <w:numId w:val="116"/>
        </w:numPr>
        <w:tabs>
          <w:tab w:val="right" w:pos="7512"/>
        </w:tabs>
        <w:spacing w:after="0" w:line="240" w:lineRule="auto"/>
        <w:rPr>
          <w:rFonts w:ascii="Avenir Next LT Pro" w:hAnsi="Avenir Next LT Pro"/>
        </w:rPr>
      </w:pPr>
      <w:r w:rsidRPr="009D203A">
        <w:rPr>
          <w:rFonts w:ascii="Avenir Next LT Pro" w:hAnsi="Avenir Next LT Pro"/>
        </w:rPr>
        <w:t xml:space="preserve">Bij langdurig (vanaf een volledige trimester) niet deelnemen aan LO kan er geopteerd worden om geen punten te geven voor het vak LO. We opteren er dan voor om de leerling in kwestie een aangepaste taak te geven. Dit wordt altijd persoonlijk met de leerling en eventueel de ouders overlegd en op maat van de situatie gemaakt. Dit kan bv. oefeningen van kiné laten uitvoeren zijn, een opwarming maken voor de klasgenoten </w:t>
      </w:r>
      <w:proofErr w:type="spellStart"/>
      <w:r w:rsidRPr="009D203A">
        <w:rPr>
          <w:rFonts w:ascii="Avenir Next LT Pro" w:hAnsi="Avenir Next LT Pro"/>
        </w:rPr>
        <w:t>ifv</w:t>
      </w:r>
      <w:proofErr w:type="spellEnd"/>
      <w:r w:rsidRPr="009D203A">
        <w:rPr>
          <w:rFonts w:ascii="Avenir Next LT Pro" w:hAnsi="Avenir Next LT Pro"/>
        </w:rPr>
        <w:t xml:space="preserve"> het thema, een geschreven taak over een thema dat past bij de situatie,...</w:t>
      </w:r>
    </w:p>
    <w:p w14:paraId="5D1F8238" w14:textId="77777777" w:rsidR="00121605" w:rsidRPr="009D203A" w:rsidRDefault="00121605" w:rsidP="007E478C">
      <w:pPr>
        <w:pStyle w:val="Lijstalinea"/>
        <w:numPr>
          <w:ilvl w:val="0"/>
          <w:numId w:val="116"/>
        </w:numPr>
        <w:tabs>
          <w:tab w:val="right" w:pos="7512"/>
        </w:tabs>
        <w:spacing w:after="0" w:line="240" w:lineRule="auto"/>
        <w:rPr>
          <w:rFonts w:ascii="Avenir Next LT Pro" w:hAnsi="Avenir Next LT Pro"/>
        </w:rPr>
      </w:pPr>
      <w:r w:rsidRPr="009D203A">
        <w:rPr>
          <w:rFonts w:ascii="Avenir Next LT Pro" w:hAnsi="Avenir Next LT Pro"/>
        </w:rPr>
        <w:t>De klassenraad kan ook beslissen dat je een aangepast lesprogramma moet volgen. Dit wil zeggen dat je tijdens die uren een ander vak zal volgen. Je kan ingeschakeld worden tijdens de les van een parallelklas (bv. PO, MO) of als “hulp” tijdens de les van een lager leerjaar. Een aangepast lesprogramma maakt deel uit van de eindbeoordeling.</w:t>
      </w:r>
    </w:p>
    <w:p w14:paraId="1CD3738A" w14:textId="77777777" w:rsidR="00121605" w:rsidRPr="00B31F6E" w:rsidRDefault="00121605" w:rsidP="00121605">
      <w:pPr>
        <w:tabs>
          <w:tab w:val="right" w:pos="7512"/>
        </w:tabs>
        <w:spacing w:line="240" w:lineRule="auto"/>
        <w:rPr>
          <w:rFonts w:ascii="Avenir Next LT Pro" w:hAnsi="Avenir Next LT Pro"/>
        </w:rPr>
      </w:pPr>
    </w:p>
    <w:p w14:paraId="77043CC3" w14:textId="77777777" w:rsidR="00121605" w:rsidRPr="00B31F6E" w:rsidRDefault="00121605" w:rsidP="00121605">
      <w:pPr>
        <w:tabs>
          <w:tab w:val="right" w:pos="7512"/>
        </w:tabs>
        <w:spacing w:line="240" w:lineRule="auto"/>
        <w:rPr>
          <w:rFonts w:ascii="Avenir Next LT Pro" w:hAnsi="Avenir Next LT Pro"/>
        </w:rPr>
      </w:pPr>
    </w:p>
    <w:p w14:paraId="789BF78D" w14:textId="77777777" w:rsidR="00121605" w:rsidRPr="00B31F6E" w:rsidRDefault="00121605" w:rsidP="00121605">
      <w:pPr>
        <w:tabs>
          <w:tab w:val="right" w:pos="7512"/>
        </w:tabs>
        <w:spacing w:line="240" w:lineRule="auto"/>
        <w:rPr>
          <w:rFonts w:ascii="Avenir Next LT Pro" w:hAnsi="Avenir Next LT Pro"/>
        </w:rPr>
      </w:pPr>
    </w:p>
    <w:p w14:paraId="1274E006" w14:textId="77777777" w:rsidR="00121605" w:rsidRPr="00B31F6E" w:rsidRDefault="00121605" w:rsidP="00121605">
      <w:pPr>
        <w:tabs>
          <w:tab w:val="right" w:pos="7512"/>
        </w:tabs>
        <w:spacing w:line="240" w:lineRule="auto"/>
        <w:rPr>
          <w:rFonts w:ascii="Avenir Next LT Pro" w:hAnsi="Avenir Next LT Pro"/>
          <w:b/>
          <w:bCs/>
        </w:rPr>
      </w:pPr>
      <w:r w:rsidRPr="00B31F6E">
        <w:rPr>
          <w:rFonts w:ascii="Avenir Next LT Pro" w:hAnsi="Avenir Next LT Pro"/>
          <w:b/>
          <w:bCs/>
        </w:rPr>
        <w:t>· Evaluatie bij afwezigheid</w:t>
      </w:r>
    </w:p>
    <w:p w14:paraId="28C30D23" w14:textId="77777777" w:rsidR="00121605" w:rsidRPr="00B31F6E" w:rsidRDefault="00121605" w:rsidP="007E478C">
      <w:pPr>
        <w:pStyle w:val="Lijstalinea"/>
        <w:numPr>
          <w:ilvl w:val="0"/>
          <w:numId w:val="110"/>
        </w:numPr>
        <w:tabs>
          <w:tab w:val="right" w:pos="7512"/>
        </w:tabs>
        <w:spacing w:after="0" w:line="240" w:lineRule="auto"/>
        <w:rPr>
          <w:rFonts w:ascii="Avenir Next LT Pro" w:hAnsi="Avenir Next LT Pro"/>
        </w:rPr>
      </w:pPr>
      <w:r w:rsidRPr="580715DF">
        <w:rPr>
          <w:rFonts w:ascii="Avenir Next LT Pro" w:hAnsi="Avenir Next LT Pro"/>
        </w:rPr>
        <w:lastRenderedPageBreak/>
        <w:t>Per lesthema worden er indien mogelijk 2 evaluatiemomenten voorzien.</w:t>
      </w:r>
    </w:p>
    <w:p w14:paraId="5DDBD214" w14:textId="77777777" w:rsidR="00121605" w:rsidRPr="00B31F6E" w:rsidRDefault="00121605" w:rsidP="007E478C">
      <w:pPr>
        <w:pStyle w:val="Lijstalinea"/>
        <w:numPr>
          <w:ilvl w:val="0"/>
          <w:numId w:val="110"/>
        </w:numPr>
        <w:tabs>
          <w:tab w:val="right" w:pos="7512"/>
        </w:tabs>
        <w:spacing w:after="0" w:line="240" w:lineRule="auto"/>
        <w:rPr>
          <w:rFonts w:ascii="Avenir Next LT Pro" w:hAnsi="Avenir Next LT Pro"/>
        </w:rPr>
      </w:pPr>
      <w:r w:rsidRPr="580715DF">
        <w:rPr>
          <w:rFonts w:ascii="Avenir Next LT Pro" w:hAnsi="Avenir Next LT Pro"/>
        </w:rPr>
        <w:t>Eenmaal het lesthema voorbij is, is het organisatorisch niet altijd haalbaar om testen in te halen. Als je een ziektebriefje had voor de volledige periode, dan krijg je één of meerdere inhaaltaken (gaande van schrijftaak tot het opnemen van een bepaalde rol tijdens de les zelf (coach, evaluator, scheidsrechter, materiaalmeester...) tijdens de lessen LO) of indien mogelijk kan de test ingehaald worden op een afgesproken moment.</w:t>
      </w:r>
    </w:p>
    <w:p w14:paraId="5517255A" w14:textId="77777777" w:rsidR="00121605" w:rsidRPr="00B31F6E" w:rsidRDefault="00121605" w:rsidP="007E478C">
      <w:pPr>
        <w:pStyle w:val="Lijstalinea"/>
        <w:numPr>
          <w:ilvl w:val="0"/>
          <w:numId w:val="110"/>
        </w:numPr>
        <w:tabs>
          <w:tab w:val="right" w:pos="7512"/>
        </w:tabs>
        <w:spacing w:after="0" w:line="240" w:lineRule="auto"/>
        <w:rPr>
          <w:rFonts w:ascii="Avenir Next LT Pro" w:hAnsi="Avenir Next LT Pro"/>
        </w:rPr>
      </w:pPr>
      <w:r w:rsidRPr="580715DF">
        <w:rPr>
          <w:rFonts w:ascii="Avenir Next LT Pro" w:hAnsi="Avenir Next LT Pro"/>
        </w:rPr>
        <w:t>Ben je een korte periode afwezig en is er voldoende relevante evaluatie binnen het bewegingsgebied, dan vormt de evaluatie van de vervangtaak 10% van het totaal aantal punten.</w:t>
      </w:r>
    </w:p>
    <w:p w14:paraId="7400D099" w14:textId="77777777" w:rsidR="00121605" w:rsidRPr="00B31F6E" w:rsidRDefault="00121605" w:rsidP="007E478C">
      <w:pPr>
        <w:pStyle w:val="Lijstalinea"/>
        <w:numPr>
          <w:ilvl w:val="0"/>
          <w:numId w:val="110"/>
        </w:numPr>
        <w:tabs>
          <w:tab w:val="right" w:pos="7512"/>
        </w:tabs>
        <w:spacing w:after="0" w:line="240" w:lineRule="auto"/>
        <w:rPr>
          <w:rFonts w:ascii="Avenir Next LT Pro" w:hAnsi="Avenir Next LT Pro"/>
        </w:rPr>
      </w:pPr>
      <w:r w:rsidRPr="580715DF">
        <w:rPr>
          <w:rFonts w:ascii="Avenir Next LT Pro" w:hAnsi="Avenir Next LT Pro"/>
        </w:rPr>
        <w:t>Ben je de volledige periode (van een lesthema) afwezig, dan krijg je punten voor je vervangtaak.</w:t>
      </w:r>
    </w:p>
    <w:p w14:paraId="5E4F74CB" w14:textId="77777777" w:rsidR="00121605" w:rsidRPr="00B31F6E" w:rsidRDefault="00121605" w:rsidP="007E478C">
      <w:pPr>
        <w:pStyle w:val="Lijstalinea"/>
        <w:numPr>
          <w:ilvl w:val="0"/>
          <w:numId w:val="110"/>
        </w:numPr>
        <w:tabs>
          <w:tab w:val="right" w:pos="7512"/>
        </w:tabs>
        <w:spacing w:after="0" w:line="240" w:lineRule="auto"/>
        <w:rPr>
          <w:rFonts w:ascii="Avenir Next LT Pro" w:hAnsi="Avenir Next LT Pro"/>
        </w:rPr>
      </w:pPr>
      <w:r w:rsidRPr="580715DF">
        <w:rPr>
          <w:rFonts w:ascii="Avenir Next LT Pro" w:hAnsi="Avenir Next LT Pro"/>
        </w:rPr>
        <w:t>Neem je echter meerdere lesthema's niet deel of het ganse schooljaar (met doktersattest), dan zal je verschillende vervangopdrachten krijgen over de geziene lesonderwerpen die geëvalueerd worden.</w:t>
      </w:r>
    </w:p>
    <w:p w14:paraId="2940694A" w14:textId="77777777" w:rsidR="00121605" w:rsidRPr="00B31F6E" w:rsidRDefault="00121605" w:rsidP="00121605">
      <w:pPr>
        <w:tabs>
          <w:tab w:val="right" w:pos="7512"/>
        </w:tabs>
        <w:spacing w:line="240" w:lineRule="auto"/>
        <w:rPr>
          <w:rFonts w:ascii="Avenir Next LT Pro" w:hAnsi="Avenir Next LT Pro"/>
        </w:rPr>
      </w:pPr>
      <w:r w:rsidRPr="00B31F6E">
        <w:rPr>
          <w:rFonts w:ascii="Avenir Next LT Pro" w:hAnsi="Avenir Next LT Pro"/>
        </w:rPr>
        <w:t>Met dit reglement willen wij de lessen LO vlot en veilig laten verlopen en de leerlingen aanzetten tot sporten in functie van een fitte en gezonde levenswijze.</w:t>
      </w:r>
      <w:r w:rsidRPr="00B31F6E">
        <w:rPr>
          <w:rFonts w:ascii="Avenir Next LT Pro" w:hAnsi="Avenir Next LT Pro"/>
        </w:rPr>
        <w:br/>
      </w:r>
    </w:p>
    <w:p w14:paraId="2713F1AF" w14:textId="77777777" w:rsidR="00121605" w:rsidRPr="00B31F6E" w:rsidRDefault="00121605" w:rsidP="00121605">
      <w:pPr>
        <w:tabs>
          <w:tab w:val="right" w:pos="7512"/>
        </w:tabs>
        <w:spacing w:line="240" w:lineRule="auto"/>
        <w:rPr>
          <w:rFonts w:ascii="Avenir Next LT Pro" w:hAnsi="Avenir Next LT Pro"/>
          <w:i/>
          <w:iCs/>
        </w:rPr>
      </w:pPr>
      <w:r w:rsidRPr="00B31F6E">
        <w:rPr>
          <w:rFonts w:ascii="Avenir Next LT Pro" w:hAnsi="Avenir Next LT Pro"/>
          <w:i/>
          <w:iCs/>
        </w:rPr>
        <w:t>(P) in NOVA campus Polenplein – (D) in NOVA campus Dokter Delbekestraat</w:t>
      </w:r>
    </w:p>
    <w:p w14:paraId="432B8A16" w14:textId="77777777" w:rsidR="00121605" w:rsidRPr="001D047E" w:rsidRDefault="00121605" w:rsidP="00121605">
      <w:pPr>
        <w:tabs>
          <w:tab w:val="right" w:pos="7512"/>
        </w:tabs>
        <w:spacing w:line="240" w:lineRule="auto"/>
        <w:rPr>
          <w:rFonts w:ascii="Avenir Next LT Pro" w:hAnsi="Avenir Next LT Pro"/>
        </w:rPr>
      </w:pPr>
    </w:p>
    <w:p w14:paraId="309D78FA" w14:textId="4BA6BB3F" w:rsidR="00121605" w:rsidRDefault="00121605">
      <w:pPr>
        <w:rPr>
          <w:rFonts w:ascii="Arial" w:hAnsi="Arial" w:cs="Arial"/>
          <w:lang w:val="nl-NL"/>
        </w:rPr>
      </w:pPr>
      <w:r>
        <w:rPr>
          <w:rFonts w:ascii="Arial" w:hAnsi="Arial" w:cs="Arial"/>
          <w:lang w:val="nl-NL"/>
        </w:rPr>
        <w:br w:type="page"/>
      </w:r>
    </w:p>
    <w:p w14:paraId="6E440E68" w14:textId="77777777" w:rsidR="00121605" w:rsidRPr="00121605" w:rsidRDefault="00121605" w:rsidP="00121605">
      <w:pPr>
        <w:spacing w:after="250" w:line="256" w:lineRule="auto"/>
        <w:ind w:left="1"/>
        <w:rPr>
          <w:rFonts w:ascii="Arial" w:eastAsia="Arial" w:hAnsi="Arial" w:cs="Arial"/>
          <w:color w:val="000000"/>
          <w:kern w:val="2"/>
          <w:sz w:val="22"/>
          <w:szCs w:val="24"/>
          <w14:ligatures w14:val="standardContextual"/>
        </w:rPr>
      </w:pPr>
      <w:r w:rsidRPr="00121605">
        <w:rPr>
          <w:rFonts w:ascii="Arial" w:eastAsia="Arial" w:hAnsi="Arial" w:cs="Arial"/>
          <w:b/>
          <w:color w:val="000000"/>
          <w:kern w:val="2"/>
          <w:sz w:val="24"/>
          <w:szCs w:val="24"/>
          <w14:ligatures w14:val="standardContextual"/>
        </w:rPr>
        <w:lastRenderedPageBreak/>
        <w:t>Bijlage 2: Gedragscode sociale media</w:t>
      </w:r>
    </w:p>
    <w:p w14:paraId="43E9A803" w14:textId="77777777" w:rsidR="00121605" w:rsidRPr="00121605" w:rsidRDefault="00121605" w:rsidP="00121605">
      <w:pPr>
        <w:spacing w:after="235" w:line="256" w:lineRule="auto"/>
        <w:ind w:right="29"/>
        <w:jc w:val="center"/>
        <w:rPr>
          <w:rFonts w:ascii="Arial" w:eastAsia="Arial" w:hAnsi="Arial" w:cs="Arial"/>
          <w:color w:val="000000"/>
          <w:kern w:val="2"/>
          <w:sz w:val="22"/>
          <w:szCs w:val="24"/>
          <w14:ligatures w14:val="standardContextual"/>
        </w:rPr>
      </w:pPr>
      <w:r w:rsidRPr="00121605">
        <w:rPr>
          <w:rFonts w:ascii="Arial" w:eastAsia="Arial" w:hAnsi="Arial" w:cs="Arial"/>
          <w:b/>
          <w:color w:val="000000"/>
          <w:kern w:val="2"/>
          <w:sz w:val="24"/>
          <w:szCs w:val="24"/>
          <w14:ligatures w14:val="standardContextual"/>
        </w:rPr>
        <w:t xml:space="preserve">Gedragscode in verband met gebruik van sociale media </w:t>
      </w:r>
    </w:p>
    <w:p w14:paraId="75DF5B38" w14:textId="77777777" w:rsidR="00121605" w:rsidRPr="00121605" w:rsidRDefault="00121605" w:rsidP="00121605">
      <w:pPr>
        <w:spacing w:after="245" w:line="247" w:lineRule="auto"/>
        <w:ind w:left="11"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 xml:space="preserve">Sociale media zijn online platformen (communicatiekanalen) die het mogelijk maken dat mensen online hun mening kunnen zeggen, ervaringen kunnen delen en met elkaar in contact kunnen treden. Dit kan door zelf te publiceren of gebruik te maken van de aanwezige reactiemogelijkheden. Sociale media zijn interactief, transparant en real time. Goed gekende voorbeelden zijn o.a. Facebook, Twitter, TikTok, </w:t>
      </w:r>
      <w:proofErr w:type="spellStart"/>
      <w:r w:rsidRPr="00121605">
        <w:rPr>
          <w:rFonts w:ascii="Arial" w:eastAsia="Arial" w:hAnsi="Arial" w:cs="Arial"/>
          <w:color w:val="000000"/>
          <w:kern w:val="2"/>
          <w:sz w:val="22"/>
          <w:szCs w:val="24"/>
          <w14:ligatures w14:val="standardContextual"/>
        </w:rPr>
        <w:t>Youtube</w:t>
      </w:r>
      <w:proofErr w:type="spellEnd"/>
      <w:r w:rsidRPr="00121605">
        <w:rPr>
          <w:rFonts w:ascii="Arial" w:eastAsia="Arial" w:hAnsi="Arial" w:cs="Arial"/>
          <w:color w:val="000000"/>
          <w:kern w:val="2"/>
          <w:sz w:val="22"/>
          <w:szCs w:val="24"/>
          <w14:ligatures w14:val="standardContextual"/>
        </w:rPr>
        <w:t xml:space="preserve">, blogs, fora... </w:t>
      </w:r>
    </w:p>
    <w:p w14:paraId="14BB7546" w14:textId="77777777" w:rsidR="00121605" w:rsidRPr="00121605" w:rsidRDefault="00121605" w:rsidP="00121605">
      <w:pPr>
        <w:spacing w:after="245" w:line="247" w:lineRule="auto"/>
        <w:ind w:left="11"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NOVA campus VISO heeft een eigen Facebookpagina (</w:t>
      </w:r>
      <w:hyperlink r:id="rId42" w:history="1">
        <w:r w:rsidRPr="00121605">
          <w:rPr>
            <w:rFonts w:ascii="Arial" w:eastAsia="Arial" w:hAnsi="Arial" w:cs="Arial"/>
            <w:color w:val="467886"/>
            <w:kern w:val="2"/>
            <w:sz w:val="22"/>
            <w:szCs w:val="24"/>
            <w:u w:val="single"/>
            <w14:ligatures w14:val="standardContextual"/>
          </w:rPr>
          <w:t>www.facebook.com/NOVAcampusVISO</w:t>
        </w:r>
      </w:hyperlink>
      <w:hyperlink r:id="rId43" w:history="1">
        <w:r w:rsidRPr="00121605">
          <w:rPr>
            <w:rFonts w:ascii="Arial" w:eastAsia="Arial" w:hAnsi="Arial" w:cs="Arial"/>
            <w:color w:val="000000"/>
            <w:kern w:val="2"/>
            <w:sz w:val="22"/>
            <w:szCs w:val="24"/>
            <w14:ligatures w14:val="standardContextual"/>
          </w:rPr>
          <w:t>)</w:t>
        </w:r>
      </w:hyperlink>
      <w:r w:rsidRPr="00121605">
        <w:rPr>
          <w:rFonts w:ascii="Arial" w:eastAsia="Arial" w:hAnsi="Arial" w:cs="Arial"/>
          <w:color w:val="000000"/>
          <w:kern w:val="2"/>
          <w:sz w:val="22"/>
          <w:szCs w:val="24"/>
          <w14:ligatures w14:val="standardContextual"/>
        </w:rPr>
        <w:t>, een eigen instagrampagina (</w:t>
      </w:r>
      <w:hyperlink r:id="rId44" w:history="1">
        <w:r w:rsidRPr="00121605">
          <w:rPr>
            <w:rFonts w:ascii="Arial" w:eastAsia="Arial" w:hAnsi="Arial" w:cs="Arial"/>
            <w:color w:val="467886"/>
            <w:kern w:val="2"/>
            <w:sz w:val="22"/>
            <w:szCs w:val="24"/>
            <w:u w:val="single"/>
            <w14:ligatures w14:val="standardContextual"/>
          </w:rPr>
          <w:t>www.instagram.com/NOVAcampusVISO</w:t>
        </w:r>
      </w:hyperlink>
      <w:hyperlink r:id="rId45" w:history="1">
        <w:r w:rsidRPr="00121605">
          <w:rPr>
            <w:rFonts w:ascii="Arial" w:eastAsia="Arial" w:hAnsi="Arial" w:cs="Arial"/>
            <w:color w:val="000000"/>
            <w:kern w:val="2"/>
            <w:sz w:val="22"/>
            <w:szCs w:val="24"/>
            <w14:ligatures w14:val="standardContextual"/>
          </w:rPr>
          <w:t>)</w:t>
        </w:r>
      </w:hyperlink>
      <w:r w:rsidRPr="00121605">
        <w:rPr>
          <w:rFonts w:ascii="Arial" w:eastAsia="Arial" w:hAnsi="Arial" w:cs="Arial"/>
          <w:color w:val="000000"/>
          <w:kern w:val="2"/>
          <w:sz w:val="22"/>
          <w:szCs w:val="24"/>
          <w14:ligatures w14:val="standardContextual"/>
        </w:rPr>
        <w:t xml:space="preserve"> en vindt sociale media belangrijk. In NOVA zien we kansen in het gebruik van sociale media, zowel voor het leerproces als voor de communicatie met derden. </w:t>
      </w:r>
    </w:p>
    <w:p w14:paraId="768EB0B4" w14:textId="77777777" w:rsidR="00121605" w:rsidRPr="00121605" w:rsidRDefault="00121605" w:rsidP="00121605">
      <w:pPr>
        <w:spacing w:after="5" w:line="247" w:lineRule="auto"/>
        <w:ind w:left="11"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 xml:space="preserve">Heb je vragen omtrent sociale media, bv. rond het zo goed mogelijk instellen van je profiel, dan kun je altijd terecht bij leerkrachten, leerlingenbegeleider of de </w:t>
      </w:r>
      <w:proofErr w:type="spellStart"/>
      <w:r w:rsidRPr="00121605">
        <w:rPr>
          <w:rFonts w:ascii="Arial" w:eastAsia="Arial" w:hAnsi="Arial" w:cs="Arial"/>
          <w:color w:val="000000"/>
          <w:kern w:val="2"/>
          <w:sz w:val="22"/>
          <w:szCs w:val="24"/>
          <w14:ligatures w14:val="standardContextual"/>
        </w:rPr>
        <w:t>ict</w:t>
      </w:r>
      <w:proofErr w:type="spellEnd"/>
      <w:r w:rsidRPr="00121605">
        <w:rPr>
          <w:rFonts w:ascii="Arial" w:eastAsia="Arial" w:hAnsi="Arial" w:cs="Arial"/>
          <w:color w:val="000000"/>
          <w:kern w:val="2"/>
          <w:sz w:val="22"/>
          <w:szCs w:val="24"/>
          <w14:ligatures w14:val="standardContextual"/>
        </w:rPr>
        <w:t xml:space="preserve">-coördinatoren van de school. Concrete informatie rond (veilig) gebruik van internet, sociale media, krijg je in bepaalde lessen. </w:t>
      </w:r>
    </w:p>
    <w:p w14:paraId="5B1DE505" w14:textId="77777777" w:rsidR="00121605" w:rsidRPr="00121605" w:rsidRDefault="00121605" w:rsidP="00121605">
      <w:pPr>
        <w:spacing w:after="244" w:line="247" w:lineRule="auto"/>
        <w:ind w:left="11"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 xml:space="preserve">Wij vragen om zorgzaam met sociale media om te gaan. Daarom maken we afspraken waaraan alle leerlingen zich dienen te houden. </w:t>
      </w:r>
    </w:p>
    <w:p w14:paraId="24E7E5EE" w14:textId="77777777" w:rsidR="00121605" w:rsidRPr="00121605" w:rsidRDefault="00121605" w:rsidP="007E478C">
      <w:pPr>
        <w:keepNext/>
        <w:keepLines/>
        <w:numPr>
          <w:ilvl w:val="0"/>
          <w:numId w:val="98"/>
        </w:numPr>
        <w:tabs>
          <w:tab w:val="num" w:pos="360"/>
        </w:tabs>
        <w:spacing w:after="0" w:line="256" w:lineRule="auto"/>
        <w:ind w:left="181" w:hanging="184"/>
        <w:outlineLvl w:val="0"/>
        <w:rPr>
          <w:rFonts w:ascii="Arial" w:eastAsia="Arial" w:hAnsi="Arial" w:cs="Arial"/>
          <w:color w:val="000000"/>
          <w:kern w:val="2"/>
          <w:sz w:val="22"/>
          <w:szCs w:val="24"/>
          <w:u w:val="single" w:color="000000"/>
          <w14:ligatures w14:val="standardContextual"/>
        </w:rPr>
      </w:pPr>
      <w:r w:rsidRPr="00121605">
        <w:rPr>
          <w:rFonts w:ascii="Arial" w:eastAsia="Arial" w:hAnsi="Arial" w:cs="Arial"/>
          <w:color w:val="000000"/>
          <w:kern w:val="2"/>
          <w:sz w:val="22"/>
          <w:szCs w:val="24"/>
          <w:u w:val="single" w:color="000000"/>
          <w14:ligatures w14:val="standardContextual"/>
        </w:rPr>
        <w:t>Verantwoordelijkheid</w:t>
      </w:r>
      <w:r w:rsidRPr="00121605">
        <w:rPr>
          <w:rFonts w:ascii="Arial" w:eastAsia="Arial" w:hAnsi="Arial" w:cs="Arial"/>
          <w:color w:val="000000"/>
          <w:kern w:val="2"/>
          <w:sz w:val="22"/>
          <w:szCs w:val="24"/>
          <w:u w:color="000000"/>
          <w14:ligatures w14:val="standardContextual"/>
        </w:rPr>
        <w:t xml:space="preserve"> </w:t>
      </w:r>
    </w:p>
    <w:p w14:paraId="6F6CB1A0" w14:textId="77777777" w:rsidR="00121605" w:rsidRPr="00121605" w:rsidRDefault="00121605" w:rsidP="00121605">
      <w:pPr>
        <w:spacing w:after="244" w:line="247" w:lineRule="auto"/>
        <w:ind w:left="541" w:hanging="36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w:t>
      </w:r>
      <w:r w:rsidRPr="00121605">
        <w:rPr>
          <w:rFonts w:ascii="Arial" w:eastAsia="Arial" w:hAnsi="Arial" w:cs="Arial"/>
          <w:color w:val="000000"/>
          <w:kern w:val="2"/>
          <w:sz w:val="22"/>
          <w:szCs w:val="24"/>
          <w14:ligatures w14:val="standardContextual"/>
        </w:rPr>
        <w:tab/>
        <w:t>Je bent zelf verantwoordelijk voor de inhoud die je op sociale media plaatst. Wees voorzichtig met wat je erop plaatst.</w:t>
      </w:r>
    </w:p>
    <w:p w14:paraId="37E742FB" w14:textId="77777777" w:rsidR="00121605" w:rsidRPr="00121605" w:rsidRDefault="00121605" w:rsidP="007E478C">
      <w:pPr>
        <w:keepNext/>
        <w:keepLines/>
        <w:numPr>
          <w:ilvl w:val="0"/>
          <w:numId w:val="98"/>
        </w:numPr>
        <w:tabs>
          <w:tab w:val="num" w:pos="360"/>
        </w:tabs>
        <w:spacing w:after="0" w:line="256" w:lineRule="auto"/>
        <w:ind w:left="181" w:hanging="184"/>
        <w:outlineLvl w:val="0"/>
        <w:rPr>
          <w:rFonts w:ascii="Arial" w:eastAsia="Arial" w:hAnsi="Arial" w:cs="Arial"/>
          <w:color w:val="000000"/>
          <w:kern w:val="2"/>
          <w:sz w:val="22"/>
          <w:szCs w:val="24"/>
          <w:u w:val="single" w:color="000000"/>
          <w14:ligatures w14:val="standardContextual"/>
        </w:rPr>
      </w:pPr>
      <w:r w:rsidRPr="00121605">
        <w:rPr>
          <w:rFonts w:ascii="Arial" w:eastAsia="Arial" w:hAnsi="Arial" w:cs="Arial"/>
          <w:color w:val="000000"/>
          <w:kern w:val="2"/>
          <w:sz w:val="22"/>
          <w:szCs w:val="24"/>
          <w:u w:val="single" w:color="000000"/>
          <w14:ligatures w14:val="standardContextual"/>
        </w:rPr>
        <w:t>Respectvolle en eerlijke communicatie</w:t>
      </w:r>
      <w:r w:rsidRPr="00121605">
        <w:rPr>
          <w:rFonts w:ascii="Arial" w:eastAsia="Arial" w:hAnsi="Arial" w:cs="Arial"/>
          <w:color w:val="000000"/>
          <w:kern w:val="2"/>
          <w:sz w:val="22"/>
          <w:szCs w:val="24"/>
          <w:u w:color="000000"/>
          <w14:ligatures w14:val="standardContextual"/>
        </w:rPr>
        <w:t xml:space="preserve"> </w:t>
      </w:r>
    </w:p>
    <w:p w14:paraId="3E017AC4" w14:textId="77777777" w:rsidR="00121605" w:rsidRPr="00121605" w:rsidRDefault="00121605" w:rsidP="007E478C">
      <w:pPr>
        <w:numPr>
          <w:ilvl w:val="0"/>
          <w:numId w:val="117"/>
        </w:numPr>
        <w:spacing w:after="5" w:line="247" w:lineRule="auto"/>
        <w:ind w:left="541"/>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Maak duidelijk dat je vanuit je persoonlijke rol spreekt en niet uit naam van de school. Gebruik geen nepaccount.</w:t>
      </w:r>
    </w:p>
    <w:p w14:paraId="59CF740A" w14:textId="77777777" w:rsidR="00121605" w:rsidRPr="00121605" w:rsidRDefault="00121605" w:rsidP="007E478C">
      <w:pPr>
        <w:numPr>
          <w:ilvl w:val="0"/>
          <w:numId w:val="117"/>
        </w:numPr>
        <w:spacing w:after="5" w:line="247" w:lineRule="auto"/>
        <w:ind w:left="541"/>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Wees eerlijk en respectvol.</w:t>
      </w:r>
    </w:p>
    <w:p w14:paraId="06A37E60" w14:textId="77777777" w:rsidR="00121605" w:rsidRPr="00121605" w:rsidRDefault="00121605" w:rsidP="00121605">
      <w:pPr>
        <w:spacing w:after="5" w:line="247" w:lineRule="auto"/>
        <w:ind w:left="536"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Als je op sociale media dingen doet/zegt die het imago van de school schaden, kan je door de directie aangesproken worden en/of gesanctioneerd worden.</w:t>
      </w:r>
    </w:p>
    <w:p w14:paraId="4933DB14" w14:textId="77777777" w:rsidR="00121605" w:rsidRPr="00121605" w:rsidRDefault="00121605" w:rsidP="007E478C">
      <w:pPr>
        <w:numPr>
          <w:ilvl w:val="0"/>
          <w:numId w:val="117"/>
        </w:numPr>
        <w:spacing w:after="5" w:line="247" w:lineRule="auto"/>
        <w:ind w:left="541"/>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Geef vergissingen toe en bied zo nodig je verontschuldigingen aan.</w:t>
      </w:r>
    </w:p>
    <w:p w14:paraId="65685C90" w14:textId="77777777" w:rsidR="00121605" w:rsidRPr="00121605" w:rsidRDefault="00121605" w:rsidP="00121605">
      <w:pPr>
        <w:spacing w:after="5" w:line="247" w:lineRule="auto"/>
        <w:ind w:left="536"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Maak je een fout, verbeter deze dan onmiddellijk.</w:t>
      </w:r>
    </w:p>
    <w:p w14:paraId="6FB3F965" w14:textId="77777777" w:rsidR="00121605" w:rsidRPr="00121605" w:rsidRDefault="00121605" w:rsidP="007E478C">
      <w:pPr>
        <w:numPr>
          <w:ilvl w:val="0"/>
          <w:numId w:val="117"/>
        </w:numPr>
        <w:spacing w:after="5" w:line="247" w:lineRule="auto"/>
        <w:ind w:left="541"/>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Je weet dat elke vorm van (cyber-)pesten niet wordt getolereerd en dat dit gesanctioneerd wordt.</w:t>
      </w:r>
    </w:p>
    <w:p w14:paraId="667385E9" w14:textId="77777777" w:rsidR="00121605" w:rsidRPr="00121605" w:rsidRDefault="00121605" w:rsidP="00121605">
      <w:pPr>
        <w:spacing w:after="5" w:line="247" w:lineRule="auto"/>
        <w:ind w:left="536"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Reageer dus gepast tegenover medeleerlingen en anderen, roddel niet en spreek geen kwaad. Toon respect voor de mening, cultuur en levensbeschouwing van anderen.</w:t>
      </w:r>
    </w:p>
    <w:p w14:paraId="78E51CF9" w14:textId="77777777" w:rsidR="00121605" w:rsidRPr="00121605" w:rsidRDefault="00121605" w:rsidP="007E478C">
      <w:pPr>
        <w:numPr>
          <w:ilvl w:val="0"/>
          <w:numId w:val="117"/>
        </w:numPr>
        <w:spacing w:after="5" w:line="247" w:lineRule="auto"/>
        <w:ind w:left="541"/>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Blijf kalm in alle omstandigheden. Een conflict, ruzie los je niet op door (emotionele) discussies op sociale netwerken.</w:t>
      </w:r>
    </w:p>
    <w:p w14:paraId="08957ACA" w14:textId="77777777" w:rsidR="00121605" w:rsidRPr="00121605" w:rsidRDefault="00121605" w:rsidP="007E478C">
      <w:pPr>
        <w:numPr>
          <w:ilvl w:val="0"/>
          <w:numId w:val="117"/>
        </w:numPr>
        <w:spacing w:after="5" w:line="247" w:lineRule="auto"/>
        <w:ind w:left="541"/>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Zie je ongepaste informatie over de school staan, verwittig dan de directie, je titularis, een opvoeder of een ander personeelslid. Probeer dit niet zelf op te lossen.</w:t>
      </w:r>
    </w:p>
    <w:p w14:paraId="69945472" w14:textId="77777777" w:rsidR="00121605" w:rsidRPr="00121605" w:rsidRDefault="00121605" w:rsidP="007E478C">
      <w:pPr>
        <w:numPr>
          <w:ilvl w:val="0"/>
          <w:numId w:val="117"/>
        </w:numPr>
        <w:spacing w:after="244" w:line="247" w:lineRule="auto"/>
        <w:ind w:left="541"/>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Sociale media zijn niet het geschikte kanaal om klachten over de school te formuleren. Je kan altijd mensen op school of het oudercomité aanspreken bij bedenkingen.</w:t>
      </w:r>
    </w:p>
    <w:p w14:paraId="7A789B09" w14:textId="77777777" w:rsidR="00121605" w:rsidRPr="00121605" w:rsidRDefault="00121605" w:rsidP="007E478C">
      <w:pPr>
        <w:keepNext/>
        <w:keepLines/>
        <w:numPr>
          <w:ilvl w:val="0"/>
          <w:numId w:val="98"/>
        </w:numPr>
        <w:tabs>
          <w:tab w:val="num" w:pos="360"/>
        </w:tabs>
        <w:spacing w:after="0" w:line="256" w:lineRule="auto"/>
        <w:ind w:left="181" w:hanging="184"/>
        <w:outlineLvl w:val="0"/>
        <w:rPr>
          <w:rFonts w:ascii="Arial" w:eastAsia="Arial" w:hAnsi="Arial" w:cs="Arial"/>
          <w:color w:val="000000"/>
          <w:kern w:val="2"/>
          <w:sz w:val="22"/>
          <w:szCs w:val="24"/>
          <w:u w:val="single" w:color="000000"/>
          <w14:ligatures w14:val="standardContextual"/>
        </w:rPr>
      </w:pPr>
      <w:r w:rsidRPr="00121605">
        <w:rPr>
          <w:rFonts w:ascii="Arial" w:eastAsia="Arial" w:hAnsi="Arial" w:cs="Arial"/>
          <w:color w:val="000000"/>
          <w:kern w:val="2"/>
          <w:sz w:val="22"/>
          <w:szCs w:val="24"/>
          <w:u w:val="single" w:color="000000"/>
          <w14:ligatures w14:val="standardContextual"/>
        </w:rPr>
        <w:t>Privacy en auteursrecht</w:t>
      </w:r>
      <w:r w:rsidRPr="00121605">
        <w:rPr>
          <w:rFonts w:ascii="Arial" w:eastAsia="Arial" w:hAnsi="Arial" w:cs="Arial"/>
          <w:color w:val="000000"/>
          <w:kern w:val="2"/>
          <w:sz w:val="22"/>
          <w:szCs w:val="24"/>
          <w:u w:color="000000"/>
          <w14:ligatures w14:val="standardContextual"/>
        </w:rPr>
        <w:t xml:space="preserve"> </w:t>
      </w:r>
    </w:p>
    <w:p w14:paraId="7FE0B19C" w14:textId="77777777" w:rsidR="00121605" w:rsidRPr="00121605" w:rsidRDefault="00121605" w:rsidP="007E478C">
      <w:pPr>
        <w:numPr>
          <w:ilvl w:val="0"/>
          <w:numId w:val="118"/>
        </w:numPr>
        <w:spacing w:after="5" w:line="247" w:lineRule="auto"/>
        <w:ind w:left="567"/>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Bescherm je eigen privacy en die van anderen.</w:t>
      </w:r>
    </w:p>
    <w:p w14:paraId="6A0AABEC" w14:textId="77777777" w:rsidR="00121605" w:rsidRPr="00121605" w:rsidRDefault="00121605" w:rsidP="00121605">
      <w:pPr>
        <w:spacing w:after="5" w:line="247" w:lineRule="auto"/>
        <w:ind w:left="567"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Publiceer geen informatie waarvoor je niet bevoegd bent om die te publiceren, als je twijfelt, dan plaats je het niet.</w:t>
      </w:r>
    </w:p>
    <w:p w14:paraId="36727F7C" w14:textId="77777777" w:rsidR="00121605" w:rsidRPr="00121605" w:rsidRDefault="00121605" w:rsidP="00121605">
      <w:pPr>
        <w:spacing w:after="5" w:line="247" w:lineRule="auto"/>
        <w:ind w:left="567"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Het is niet toegestaan persoonlijke gegevens van medeleerlingen of personeelsleden van de school op het internet te plaatsen.</w:t>
      </w:r>
    </w:p>
    <w:p w14:paraId="61919076" w14:textId="77777777" w:rsidR="00121605" w:rsidRPr="00121605" w:rsidRDefault="00121605" w:rsidP="00121605">
      <w:pPr>
        <w:spacing w:after="5" w:line="247" w:lineRule="auto"/>
        <w:ind w:left="567"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 xml:space="preserve">Plaats geen vertrouwelijke informatie die niet voor de buitenwereld bestemd is. </w:t>
      </w:r>
    </w:p>
    <w:p w14:paraId="285FE598" w14:textId="77777777" w:rsidR="00121605" w:rsidRPr="00121605" w:rsidRDefault="00121605" w:rsidP="007E478C">
      <w:pPr>
        <w:numPr>
          <w:ilvl w:val="0"/>
          <w:numId w:val="118"/>
        </w:numPr>
        <w:spacing w:after="5" w:line="247" w:lineRule="auto"/>
        <w:ind w:left="567"/>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Hou rekening met auteursrecht en vermeld de bron van je informatie.</w:t>
      </w:r>
    </w:p>
    <w:p w14:paraId="01F7D330" w14:textId="77777777" w:rsidR="00121605" w:rsidRPr="00121605" w:rsidRDefault="00121605" w:rsidP="007E478C">
      <w:pPr>
        <w:numPr>
          <w:ilvl w:val="0"/>
          <w:numId w:val="118"/>
        </w:numPr>
        <w:spacing w:after="218" w:line="247" w:lineRule="auto"/>
        <w:ind w:left="567"/>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 xml:space="preserve">Je mag beeld- of geluidsopnames waarop medeleerlingen, personeelsleden van de school of andere personen herkenbaar zijn, niet publiceren of doorsturen tenzij je de uitdrukkelijke toestemming hebt van alle betrokkenen. Je mag ook geen beelden (foto's, filmpjes) of geluidsopnames maken van anderen zonder hun toestemming.  </w:t>
      </w:r>
    </w:p>
    <w:p w14:paraId="1B6D792F" w14:textId="77777777" w:rsidR="00121605" w:rsidRPr="00121605" w:rsidRDefault="00121605" w:rsidP="007E478C">
      <w:pPr>
        <w:keepNext/>
        <w:keepLines/>
        <w:numPr>
          <w:ilvl w:val="0"/>
          <w:numId w:val="98"/>
        </w:numPr>
        <w:tabs>
          <w:tab w:val="num" w:pos="360"/>
        </w:tabs>
        <w:spacing w:after="79" w:line="256" w:lineRule="auto"/>
        <w:ind w:left="181" w:hanging="184"/>
        <w:outlineLvl w:val="0"/>
        <w:rPr>
          <w:rFonts w:ascii="Arial" w:eastAsia="Arial" w:hAnsi="Arial" w:cs="Arial"/>
          <w:color w:val="000000"/>
          <w:kern w:val="2"/>
          <w:sz w:val="22"/>
          <w:szCs w:val="24"/>
          <w:u w:val="single" w:color="000000"/>
          <w14:ligatures w14:val="standardContextual"/>
        </w:rPr>
      </w:pPr>
      <w:r w:rsidRPr="00121605">
        <w:rPr>
          <w:rFonts w:ascii="Arial" w:eastAsia="Arial" w:hAnsi="Arial" w:cs="Arial"/>
          <w:color w:val="000000"/>
          <w:kern w:val="2"/>
          <w:sz w:val="22"/>
          <w:szCs w:val="24"/>
          <w:u w:val="single" w:color="000000"/>
          <w14:ligatures w14:val="standardContextual"/>
        </w:rPr>
        <w:lastRenderedPageBreak/>
        <w:t>Sociaal mediagebruik binnen de schooluren</w:t>
      </w:r>
      <w:r w:rsidRPr="00121605">
        <w:rPr>
          <w:rFonts w:ascii="Arial" w:eastAsia="Arial" w:hAnsi="Arial" w:cs="Arial"/>
          <w:color w:val="000000"/>
          <w:kern w:val="2"/>
          <w:sz w:val="22"/>
          <w:szCs w:val="24"/>
          <w:u w:color="000000"/>
          <w14:ligatures w14:val="standardContextual"/>
        </w:rPr>
        <w:t xml:space="preserve"> </w:t>
      </w:r>
    </w:p>
    <w:p w14:paraId="51CEC203" w14:textId="77777777" w:rsidR="00121605" w:rsidRPr="00121605" w:rsidRDefault="00121605" w:rsidP="00121605">
      <w:pPr>
        <w:spacing w:after="303" w:line="247" w:lineRule="auto"/>
        <w:ind w:left="11"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 xml:space="preserve">Het is niet toegestaan om tijdens de lessen actief te zijn op sociale netwerksites, tenzij de leerkracht dit toestaat in het kader van de les. </w:t>
      </w:r>
    </w:p>
    <w:p w14:paraId="03F5D7F1" w14:textId="77777777" w:rsidR="00121605" w:rsidRPr="00121605" w:rsidRDefault="00121605" w:rsidP="007E478C">
      <w:pPr>
        <w:keepNext/>
        <w:keepLines/>
        <w:numPr>
          <w:ilvl w:val="0"/>
          <w:numId w:val="98"/>
        </w:numPr>
        <w:tabs>
          <w:tab w:val="num" w:pos="360"/>
        </w:tabs>
        <w:spacing w:after="80" w:line="256" w:lineRule="auto"/>
        <w:ind w:left="181" w:hanging="184"/>
        <w:outlineLvl w:val="0"/>
        <w:rPr>
          <w:rFonts w:ascii="Arial" w:eastAsia="Arial" w:hAnsi="Arial" w:cs="Arial"/>
          <w:color w:val="000000"/>
          <w:kern w:val="2"/>
          <w:sz w:val="22"/>
          <w:szCs w:val="24"/>
          <w:u w:val="single" w:color="000000"/>
          <w14:ligatures w14:val="standardContextual"/>
        </w:rPr>
      </w:pPr>
      <w:r w:rsidRPr="00121605">
        <w:rPr>
          <w:rFonts w:ascii="Arial" w:eastAsia="Arial" w:hAnsi="Arial" w:cs="Arial"/>
          <w:color w:val="000000"/>
          <w:kern w:val="2"/>
          <w:sz w:val="22"/>
          <w:szCs w:val="24"/>
          <w:u w:val="single" w:color="000000"/>
          <w14:ligatures w14:val="standardContextual"/>
        </w:rPr>
        <w:t>Niet naleven van afspraken</w:t>
      </w:r>
      <w:r w:rsidRPr="00121605">
        <w:rPr>
          <w:rFonts w:ascii="Arial" w:eastAsia="Arial" w:hAnsi="Arial" w:cs="Arial"/>
          <w:color w:val="000000"/>
          <w:kern w:val="2"/>
          <w:sz w:val="22"/>
          <w:szCs w:val="24"/>
          <w:u w:color="000000"/>
          <w14:ligatures w14:val="standardContextual"/>
        </w:rPr>
        <w:t xml:space="preserve"> </w:t>
      </w:r>
    </w:p>
    <w:p w14:paraId="0969ECC8" w14:textId="77777777" w:rsidR="00121605" w:rsidRPr="00121605" w:rsidRDefault="00121605" w:rsidP="00121605">
      <w:pPr>
        <w:spacing w:after="5" w:line="247" w:lineRule="auto"/>
        <w:ind w:left="11"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Afhankelijk van de aard van de overtredingen kan de school je een waarschuwing geven, een ordemaatregel nemen of een tuchtprocedure starten die leidt tot een tijdelijke of definitieve uitsluiting. Zo nodig doet de school aangifte bij de politie.</w:t>
      </w:r>
    </w:p>
    <w:p w14:paraId="3FAD58EC" w14:textId="77777777" w:rsidR="00121605" w:rsidRPr="00121605" w:rsidRDefault="00121605" w:rsidP="00121605">
      <w:pPr>
        <w:spacing w:after="5" w:line="247" w:lineRule="auto"/>
        <w:ind w:left="11" w:hanging="10"/>
        <w:rPr>
          <w:rFonts w:ascii="Arial" w:eastAsia="Arial" w:hAnsi="Arial" w:cs="Arial"/>
          <w:color w:val="000000"/>
          <w:kern w:val="2"/>
          <w:sz w:val="22"/>
          <w:szCs w:val="24"/>
          <w14:ligatures w14:val="standardContextual"/>
        </w:rPr>
      </w:pPr>
      <w:r w:rsidRPr="00121605">
        <w:rPr>
          <w:rFonts w:ascii="Arial" w:eastAsia="Arial" w:hAnsi="Arial" w:cs="Arial"/>
          <w:color w:val="000000"/>
          <w:kern w:val="2"/>
          <w:sz w:val="22"/>
          <w:szCs w:val="24"/>
          <w14:ligatures w14:val="standardContextual"/>
        </w:rPr>
        <w:t>We verwijzen hier ook nog eens naar ons pestbeleid (zie schoolreglement).</w:t>
      </w:r>
    </w:p>
    <w:p w14:paraId="566A49C2" w14:textId="7EE17BD5" w:rsidR="00121605" w:rsidRDefault="00121605">
      <w:pPr>
        <w:rPr>
          <w:rFonts w:ascii="Arial" w:hAnsi="Arial" w:cs="Arial"/>
        </w:rPr>
      </w:pPr>
      <w:r>
        <w:rPr>
          <w:rFonts w:ascii="Arial" w:hAnsi="Arial" w:cs="Arial"/>
        </w:rPr>
        <w:br w:type="page"/>
      </w:r>
    </w:p>
    <w:p w14:paraId="01055FF5" w14:textId="77777777" w:rsidR="00121605" w:rsidRPr="00121605" w:rsidRDefault="00121605" w:rsidP="00121605">
      <w:pPr>
        <w:spacing w:after="0" w:line="256" w:lineRule="auto"/>
        <w:rPr>
          <w:rFonts w:ascii="Arial" w:eastAsia="Times New Roman" w:hAnsi="Arial" w:cs="Arial"/>
          <w:b/>
          <w:color w:val="000000"/>
          <w:szCs w:val="12"/>
          <w:lang w:eastAsia="en-US"/>
        </w:rPr>
      </w:pPr>
      <w:r w:rsidRPr="00121605">
        <w:rPr>
          <w:rFonts w:ascii="Arial" w:eastAsia="Times New Roman" w:hAnsi="Arial" w:cs="Arial"/>
          <w:b/>
          <w:color w:val="000000"/>
          <w:szCs w:val="12"/>
          <w:lang w:eastAsia="en-US"/>
        </w:rPr>
        <w:lastRenderedPageBreak/>
        <w:t>Bijlage 3: Gebruiksovereenkomst en praktische afspraken gebruik laptop</w:t>
      </w:r>
    </w:p>
    <w:p w14:paraId="463EDD98" w14:textId="77777777" w:rsidR="00121605" w:rsidRPr="00121605" w:rsidRDefault="00121605" w:rsidP="00121605">
      <w:pPr>
        <w:spacing w:after="0" w:line="256" w:lineRule="auto"/>
        <w:rPr>
          <w:rFonts w:ascii="Arial" w:eastAsia="Times New Roman" w:hAnsi="Arial" w:cs="Arial"/>
          <w:bCs/>
          <w:color w:val="000000"/>
          <w:szCs w:val="12"/>
          <w:lang w:eastAsia="en-US"/>
        </w:rPr>
      </w:pPr>
    </w:p>
    <w:p w14:paraId="74C7F4C5" w14:textId="77777777" w:rsidR="00121605" w:rsidRPr="00121605" w:rsidRDefault="00121605" w:rsidP="00121605">
      <w:pPr>
        <w:spacing w:after="0" w:line="256" w:lineRule="auto"/>
        <w:rPr>
          <w:rFonts w:ascii="Arial" w:eastAsia="Times New Roman" w:hAnsi="Arial" w:cs="Arial"/>
          <w:b/>
          <w:color w:val="000000"/>
          <w:sz w:val="28"/>
          <w:szCs w:val="18"/>
          <w:lang w:eastAsia="en-US"/>
        </w:rPr>
      </w:pPr>
      <w:r w:rsidRPr="00121605">
        <w:rPr>
          <w:rFonts w:ascii="Arial" w:eastAsia="Times New Roman" w:hAnsi="Arial" w:cs="Arial"/>
          <w:b/>
          <w:color w:val="000000"/>
          <w:sz w:val="28"/>
          <w:szCs w:val="18"/>
          <w:lang w:eastAsia="en-US"/>
        </w:rPr>
        <w:t>Praktische a</w:t>
      </w:r>
      <w:r w:rsidRPr="00121605">
        <w:rPr>
          <w:rFonts w:ascii="Arial" w:eastAsia="Calibri" w:hAnsi="Arial" w:cs="Arial"/>
          <w:b/>
          <w:color w:val="000000"/>
          <w:sz w:val="28"/>
          <w:szCs w:val="18"/>
          <w:lang w:eastAsia="en-US"/>
        </w:rPr>
        <w:t xml:space="preserve">fspraken </w:t>
      </w:r>
      <w:r w:rsidRPr="00121605">
        <w:rPr>
          <w:rFonts w:ascii="Arial" w:eastAsia="Times New Roman" w:hAnsi="Arial" w:cs="Arial"/>
          <w:b/>
          <w:color w:val="000000"/>
          <w:sz w:val="28"/>
          <w:szCs w:val="18"/>
          <w:lang w:eastAsia="en-US"/>
        </w:rPr>
        <w:t>gebruik laptop 2026 – 2027</w:t>
      </w:r>
    </w:p>
    <w:p w14:paraId="36062C18" w14:textId="77777777" w:rsidR="00121605" w:rsidRPr="00121605" w:rsidRDefault="00121605" w:rsidP="00121605">
      <w:pPr>
        <w:spacing w:after="0" w:line="256" w:lineRule="auto"/>
        <w:rPr>
          <w:rFonts w:ascii="Arial" w:eastAsia="Times New Roman" w:hAnsi="Arial" w:cs="Arial"/>
          <w:bCs/>
          <w:i/>
          <w:iCs/>
          <w:color w:val="000000"/>
          <w:sz w:val="16"/>
          <w:szCs w:val="8"/>
          <w:lang w:eastAsia="en-US"/>
        </w:rPr>
      </w:pPr>
    </w:p>
    <w:p w14:paraId="25D65862" w14:textId="77777777" w:rsidR="00121605" w:rsidRPr="00121605" w:rsidRDefault="00121605" w:rsidP="00121605">
      <w:pPr>
        <w:spacing w:after="0" w:line="256" w:lineRule="auto"/>
        <w:rPr>
          <w:rFonts w:ascii="Arial" w:eastAsia="Times New Roman" w:hAnsi="Arial" w:cs="Arial"/>
          <w:bCs/>
          <w:i/>
          <w:iCs/>
          <w:color w:val="000000"/>
          <w:szCs w:val="12"/>
          <w:lang w:eastAsia="en-US"/>
        </w:rPr>
      </w:pPr>
      <w:r w:rsidRPr="00121605">
        <w:rPr>
          <w:rFonts w:ascii="Arial" w:eastAsia="Times New Roman" w:hAnsi="Arial" w:cs="Arial"/>
          <w:bCs/>
          <w:i/>
          <w:iCs/>
          <w:color w:val="000000"/>
          <w:szCs w:val="12"/>
          <w:lang w:eastAsia="en-US"/>
        </w:rPr>
        <w:t>Alle leerlingen, behalve de derdejaars, krijgen een schooltoestel en betalen hiervoor een gebruiksvergoeding. Leerlingen van het 3</w:t>
      </w:r>
      <w:r w:rsidRPr="00121605">
        <w:rPr>
          <w:rFonts w:ascii="Arial" w:eastAsia="Times New Roman" w:hAnsi="Arial" w:cs="Arial"/>
          <w:bCs/>
          <w:i/>
          <w:iCs/>
          <w:color w:val="000000"/>
          <w:szCs w:val="12"/>
          <w:vertAlign w:val="superscript"/>
          <w:lang w:eastAsia="en-US"/>
        </w:rPr>
        <w:t>de</w:t>
      </w:r>
      <w:r w:rsidRPr="00121605">
        <w:rPr>
          <w:rFonts w:ascii="Arial" w:eastAsia="Times New Roman" w:hAnsi="Arial" w:cs="Arial"/>
          <w:bCs/>
          <w:i/>
          <w:iCs/>
          <w:color w:val="000000"/>
          <w:szCs w:val="12"/>
          <w:lang w:eastAsia="en-US"/>
        </w:rPr>
        <w:t xml:space="preserve"> jaar kopen een toestel aan. Dit kan via het aanbod van de school (zie voorwaarden verder). </w:t>
      </w:r>
      <w:r w:rsidRPr="00121605">
        <w:rPr>
          <w:rFonts w:ascii="Arial" w:eastAsia="Times New Roman" w:hAnsi="Arial" w:cs="Arial"/>
          <w:bCs/>
          <w:i/>
          <w:iCs/>
          <w:color w:val="000000"/>
          <w:szCs w:val="12"/>
          <w:lang w:eastAsia="en-US"/>
        </w:rPr>
        <w:br/>
        <w:t xml:space="preserve">De afspraken voor het gebruik van het toestel op school zijn voor alle leerlingen van belang. Afspraken waarbij ‘schoollaptop’ staat, zijn van toepassing voor alle leerlingen die een toestel van de school gebruiken. </w:t>
      </w:r>
    </w:p>
    <w:p w14:paraId="2B095BE7" w14:textId="77777777" w:rsidR="00121605" w:rsidRPr="00121605" w:rsidRDefault="00121605" w:rsidP="00121605">
      <w:pPr>
        <w:spacing w:after="0" w:line="256" w:lineRule="auto"/>
        <w:rPr>
          <w:rFonts w:ascii="Arial" w:eastAsia="Times New Roman" w:hAnsi="Arial" w:cs="Arial"/>
          <w:i/>
          <w:iCs/>
          <w:color w:val="000000"/>
          <w:sz w:val="4"/>
          <w:szCs w:val="8"/>
          <w:lang w:eastAsia="en-US"/>
        </w:rPr>
      </w:pPr>
    </w:p>
    <w:p w14:paraId="21177E84" w14:textId="77777777" w:rsidR="00121605" w:rsidRPr="00121605" w:rsidRDefault="00121605" w:rsidP="007E478C">
      <w:pPr>
        <w:keepNext/>
        <w:keepLines/>
        <w:numPr>
          <w:ilvl w:val="0"/>
          <w:numId w:val="98"/>
        </w:numPr>
        <w:tabs>
          <w:tab w:val="num" w:pos="360"/>
          <w:tab w:val="center" w:pos="1078"/>
        </w:tabs>
        <w:spacing w:after="0" w:line="256" w:lineRule="auto"/>
        <w:ind w:left="0" w:firstLine="0"/>
        <w:outlineLvl w:val="0"/>
        <w:rPr>
          <w:rFonts w:ascii="Calibri" w:eastAsia="Arial" w:hAnsi="Calibri" w:cs="Calibri"/>
          <w:b/>
          <w:color w:val="000000"/>
          <w:sz w:val="22"/>
          <w:szCs w:val="22"/>
        </w:rPr>
      </w:pPr>
      <w:r w:rsidRPr="00121605">
        <w:rPr>
          <w:rFonts w:ascii="Arial" w:eastAsia="Arial" w:hAnsi="Arial" w:cs="Arial"/>
          <w:b/>
          <w:color w:val="000000"/>
          <w:sz w:val="10"/>
          <w:szCs w:val="14"/>
        </w:rPr>
        <w:br/>
      </w:r>
      <w:r w:rsidRPr="00121605">
        <w:rPr>
          <w:rFonts w:ascii="Calibri" w:eastAsia="Arial" w:hAnsi="Calibri" w:cs="Calibri"/>
          <w:b/>
          <w:color w:val="000000"/>
          <w:sz w:val="22"/>
          <w:szCs w:val="22"/>
        </w:rPr>
        <w:t xml:space="preserve">Beschikbaarheid </w:t>
      </w:r>
    </w:p>
    <w:p w14:paraId="1D5D6060" w14:textId="77777777" w:rsidR="00121605" w:rsidRPr="00121605" w:rsidRDefault="00121605" w:rsidP="007E478C">
      <w:pPr>
        <w:numPr>
          <w:ilvl w:val="0"/>
          <w:numId w:val="119"/>
        </w:numPr>
        <w:spacing w:after="26"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De schoollaptop die je persoonlijk ter beschikking krijgt, blijft eigendom van de school. </w:t>
      </w:r>
    </w:p>
    <w:p w14:paraId="22471539" w14:textId="77777777" w:rsidR="00121605" w:rsidRPr="00121605" w:rsidRDefault="00121605" w:rsidP="007E478C">
      <w:pPr>
        <w:numPr>
          <w:ilvl w:val="0"/>
          <w:numId w:val="119"/>
        </w:numPr>
        <w:spacing w:after="26"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Je brengt je laptop (en pen) elke dag mee naar school, behalve op uitstappen. </w:t>
      </w:r>
    </w:p>
    <w:p w14:paraId="1C05F716" w14:textId="77777777" w:rsidR="00121605" w:rsidRPr="00121605" w:rsidRDefault="00121605" w:rsidP="007E478C">
      <w:pPr>
        <w:numPr>
          <w:ilvl w:val="0"/>
          <w:numId w:val="119"/>
        </w:numPr>
        <w:spacing w:after="51" w:line="249" w:lineRule="auto"/>
        <w:rPr>
          <w:rFonts w:ascii="Calibri" w:eastAsia="Times New Roman" w:hAnsi="Calibri" w:cs="Arial"/>
          <w:sz w:val="22"/>
          <w:szCs w:val="22"/>
          <w:lang w:eastAsia="en-US"/>
        </w:rPr>
      </w:pPr>
      <w:r w:rsidRPr="00121605">
        <w:rPr>
          <w:rFonts w:ascii="Calibri" w:eastAsia="Times New Roman" w:hAnsi="Calibri" w:cs="Arial"/>
          <w:sz w:val="22"/>
          <w:szCs w:val="22"/>
          <w:lang w:eastAsia="en-US"/>
        </w:rPr>
        <w:t xml:space="preserve">Je batterij heb je thuis steeds volledig opgeladen. Je start de schooldag met een volle batterij.  Het is niet toegelaten om je toestel op school op te laden. </w:t>
      </w:r>
    </w:p>
    <w:p w14:paraId="2BE4D67E" w14:textId="77777777" w:rsidR="00121605" w:rsidRPr="00121605" w:rsidRDefault="00121605" w:rsidP="007E478C">
      <w:pPr>
        <w:numPr>
          <w:ilvl w:val="0"/>
          <w:numId w:val="119"/>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Je hebt steeds oortjes of een koptelefoon bij.</w:t>
      </w:r>
    </w:p>
    <w:p w14:paraId="05056EE7" w14:textId="77777777" w:rsidR="00121605" w:rsidRPr="00121605" w:rsidRDefault="00121605" w:rsidP="007E478C">
      <w:pPr>
        <w:numPr>
          <w:ilvl w:val="0"/>
          <w:numId w:val="119"/>
        </w:numPr>
        <w:spacing w:after="0" w:line="249" w:lineRule="auto"/>
        <w:ind w:left="981"/>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Ook tijdens de studie mag je de laptop gebruiken voor het maken van (les)opdrachten. Het gebruik van het laptop en toebehoren zoals oortjes, en bijgevolg ook surfen op het internet, moet zoals elders op school in functie zijn van studie en huiswerk. Het personeelslid van toezicht heeft steeds de eindbeslissing, bijv. om het gebruik te verbieden bij niet naleven van de regels. </w:t>
      </w:r>
    </w:p>
    <w:p w14:paraId="3C7C4033" w14:textId="77777777" w:rsidR="00121605" w:rsidRPr="00121605" w:rsidRDefault="00121605" w:rsidP="007E478C">
      <w:pPr>
        <w:numPr>
          <w:ilvl w:val="0"/>
          <w:numId w:val="119"/>
        </w:numPr>
        <w:spacing w:after="0" w:line="249" w:lineRule="auto"/>
        <w:ind w:left="981"/>
        <w:rPr>
          <w:rFonts w:ascii="Calibri" w:eastAsia="Yu Mincho" w:hAnsi="Calibri" w:cs="Calibri"/>
          <w:sz w:val="22"/>
          <w:szCs w:val="22"/>
          <w:lang w:eastAsia="en-US"/>
        </w:rPr>
      </w:pPr>
      <w:r w:rsidRPr="00121605">
        <w:rPr>
          <w:rFonts w:ascii="Calibri" w:eastAsia="Times New Roman" w:hAnsi="Calibri" w:cs="Calibri"/>
          <w:sz w:val="22"/>
          <w:szCs w:val="22"/>
          <w:lang w:eastAsia="en-US"/>
        </w:rPr>
        <w:t xml:space="preserve">Elke avond moet de laptop mee naar huis. </w:t>
      </w:r>
      <w:r w:rsidRPr="00121605">
        <w:rPr>
          <w:rFonts w:ascii="Calibri" w:eastAsia="Calibri" w:hAnsi="Calibri" w:cs="Calibri"/>
          <w:sz w:val="22"/>
          <w:szCs w:val="22"/>
          <w:lang w:eastAsia="en-US"/>
        </w:rPr>
        <w:t>Het toestel moet elke dag volledig opgeladen zijn</w:t>
      </w:r>
      <w:r w:rsidRPr="00121605">
        <w:rPr>
          <w:rFonts w:ascii="Calibri" w:eastAsia="Times New Roman" w:hAnsi="Calibri" w:cs="Calibri"/>
          <w:sz w:val="22"/>
          <w:szCs w:val="22"/>
          <w:lang w:eastAsia="en-US"/>
        </w:rPr>
        <w:t xml:space="preserve">. </w:t>
      </w:r>
    </w:p>
    <w:p w14:paraId="05B7CBC8" w14:textId="77777777" w:rsidR="00121605" w:rsidRPr="00121605" w:rsidRDefault="00121605" w:rsidP="007E478C">
      <w:pPr>
        <w:numPr>
          <w:ilvl w:val="0"/>
          <w:numId w:val="119"/>
        </w:numPr>
        <w:spacing w:after="0" w:line="249" w:lineRule="auto"/>
        <w:ind w:left="981"/>
        <w:rPr>
          <w:rFonts w:ascii="Calibri" w:eastAsia="Yu Mincho" w:hAnsi="Calibri" w:cs="Calibri"/>
          <w:sz w:val="22"/>
          <w:szCs w:val="22"/>
          <w:lang w:eastAsia="en-US"/>
        </w:rPr>
      </w:pPr>
      <w:r w:rsidRPr="00121605">
        <w:rPr>
          <w:rFonts w:ascii="Calibri" w:eastAsia="Times New Roman" w:hAnsi="Calibri" w:cs="Calibri"/>
          <w:sz w:val="22"/>
          <w:szCs w:val="22"/>
          <w:lang w:eastAsia="en-US"/>
        </w:rPr>
        <w:t>Er zijn geen vervangtoestellen indien je je laptop thuis vergeten bent.</w:t>
      </w:r>
    </w:p>
    <w:p w14:paraId="771176AB" w14:textId="77777777" w:rsidR="00121605" w:rsidRPr="00121605" w:rsidRDefault="00121605" w:rsidP="007E478C">
      <w:pPr>
        <w:numPr>
          <w:ilvl w:val="0"/>
          <w:numId w:val="119"/>
        </w:numPr>
        <w:spacing w:after="0" w:line="249" w:lineRule="auto"/>
        <w:ind w:left="981"/>
        <w:rPr>
          <w:rFonts w:ascii="Calibri" w:eastAsia="Yu Mincho" w:hAnsi="Calibri" w:cs="Calibri"/>
          <w:color w:val="000000"/>
          <w:sz w:val="22"/>
          <w:szCs w:val="22"/>
          <w:lang w:eastAsia="en-US"/>
        </w:rPr>
      </w:pPr>
      <w:r w:rsidRPr="00121605">
        <w:rPr>
          <w:rFonts w:ascii="Calibri" w:eastAsia="Times New Roman" w:hAnsi="Calibri" w:cs="Calibri"/>
          <w:sz w:val="22"/>
          <w:szCs w:val="22"/>
          <w:lang w:eastAsia="en-US"/>
        </w:rPr>
        <w:t xml:space="preserve">Een leerling kan een eigen toestel (niet in bruikleen van de school of niet via </w:t>
      </w:r>
      <w:proofErr w:type="spellStart"/>
      <w:r w:rsidRPr="00121605">
        <w:rPr>
          <w:rFonts w:ascii="Calibri" w:eastAsia="Times New Roman" w:hAnsi="Calibri" w:cs="Calibri"/>
          <w:sz w:val="22"/>
          <w:szCs w:val="22"/>
          <w:lang w:eastAsia="en-US"/>
        </w:rPr>
        <w:t>Signpost</w:t>
      </w:r>
      <w:proofErr w:type="spellEnd"/>
      <w:r w:rsidRPr="00121605">
        <w:rPr>
          <w:rFonts w:ascii="Calibri" w:eastAsia="Times New Roman" w:hAnsi="Calibri" w:cs="Calibri"/>
          <w:sz w:val="22"/>
          <w:szCs w:val="22"/>
          <w:lang w:eastAsia="en-US"/>
        </w:rPr>
        <w:t xml:space="preserve"> aangekocht) gebruiken. We raden dit echter sterk af. Als school voorzien we geen technische ondersteuning op eigen toestellen. Bij een defect moet ook voor een vervangtoestel gezorgd worden. Het eigen toestel moet voldoen aan alle specificaties die beschreven staan op de infofolder laptop. Je spreekt hiervoor af met de </w:t>
      </w:r>
      <w:proofErr w:type="spellStart"/>
      <w:r w:rsidRPr="00121605">
        <w:rPr>
          <w:rFonts w:ascii="Calibri" w:eastAsia="Times New Roman" w:hAnsi="Calibri" w:cs="Calibri"/>
          <w:sz w:val="22"/>
          <w:szCs w:val="22"/>
          <w:lang w:eastAsia="en-US"/>
        </w:rPr>
        <w:t>ict</w:t>
      </w:r>
      <w:proofErr w:type="spellEnd"/>
      <w:r w:rsidRPr="00121605">
        <w:rPr>
          <w:rFonts w:ascii="Calibri" w:eastAsia="Times New Roman" w:hAnsi="Calibri" w:cs="Calibri"/>
          <w:sz w:val="22"/>
          <w:szCs w:val="22"/>
          <w:lang w:eastAsia="en-US"/>
        </w:rPr>
        <w:t>-coördinator.</w:t>
      </w:r>
    </w:p>
    <w:p w14:paraId="7402751B" w14:textId="77777777" w:rsidR="00121605" w:rsidRPr="00121605" w:rsidRDefault="00121605" w:rsidP="007E478C">
      <w:pPr>
        <w:numPr>
          <w:ilvl w:val="0"/>
          <w:numId w:val="119"/>
        </w:numPr>
        <w:spacing w:after="0" w:line="249" w:lineRule="auto"/>
        <w:ind w:left="981"/>
        <w:rPr>
          <w:rFonts w:ascii="Calibri" w:eastAsia="Yu Mincho" w:hAnsi="Calibri" w:cs="Calibri"/>
          <w:color w:val="000000"/>
          <w:sz w:val="22"/>
          <w:szCs w:val="22"/>
          <w:lang w:eastAsia="en-US"/>
        </w:rPr>
      </w:pPr>
      <w:r w:rsidRPr="00121605">
        <w:rPr>
          <w:rFonts w:ascii="Calibri" w:eastAsia="Times New Roman" w:hAnsi="Calibri" w:cs="Calibri"/>
          <w:sz w:val="22"/>
          <w:szCs w:val="22"/>
          <w:lang w:eastAsia="en-US"/>
        </w:rPr>
        <w:t xml:space="preserve">Indien je je laptop niet bij hebt, werk je zonder toestel. Is het niet opgeladen, dan kun je eenmalig een oplader gebruiken van het secretariaat, maar krijg je een nota. Heb je je oortjes niet bij, dan koop je er aan in het secretariaat voor een bedrag van 3 euro. </w:t>
      </w:r>
    </w:p>
    <w:p w14:paraId="1D5377BC" w14:textId="77777777" w:rsidR="00121605" w:rsidRPr="00121605" w:rsidRDefault="00121605" w:rsidP="00121605">
      <w:pPr>
        <w:spacing w:after="0" w:line="249" w:lineRule="auto"/>
        <w:ind w:left="981"/>
        <w:rPr>
          <w:rFonts w:ascii="Calibri" w:eastAsia="Times New Roman" w:hAnsi="Calibri" w:cs="Calibri"/>
          <w:sz w:val="12"/>
          <w:szCs w:val="12"/>
          <w:lang w:eastAsia="en-US"/>
        </w:rPr>
      </w:pPr>
    </w:p>
    <w:p w14:paraId="26252291" w14:textId="77777777" w:rsidR="00121605" w:rsidRPr="00121605" w:rsidRDefault="00121605" w:rsidP="007E478C">
      <w:pPr>
        <w:keepNext/>
        <w:keepLines/>
        <w:numPr>
          <w:ilvl w:val="0"/>
          <w:numId w:val="98"/>
        </w:numPr>
        <w:tabs>
          <w:tab w:val="num" w:pos="360"/>
          <w:tab w:val="center" w:pos="1078"/>
        </w:tabs>
        <w:spacing w:after="0" w:line="256" w:lineRule="auto"/>
        <w:ind w:left="0" w:firstLine="0"/>
        <w:outlineLvl w:val="0"/>
        <w:rPr>
          <w:rFonts w:ascii="Calibri" w:eastAsia="Arial" w:hAnsi="Calibri" w:cs="Calibri"/>
          <w:b/>
          <w:color w:val="000000"/>
          <w:sz w:val="22"/>
          <w:szCs w:val="22"/>
        </w:rPr>
      </w:pPr>
      <w:r w:rsidRPr="00121605">
        <w:rPr>
          <w:rFonts w:ascii="Calibri" w:eastAsia="Arial" w:hAnsi="Calibri" w:cs="Calibri"/>
          <w:b/>
          <w:color w:val="000000"/>
          <w:sz w:val="22"/>
          <w:szCs w:val="22"/>
        </w:rPr>
        <w:t xml:space="preserve">Beveiliging  </w:t>
      </w:r>
    </w:p>
    <w:p w14:paraId="79ABE226" w14:textId="77777777" w:rsidR="00121605" w:rsidRPr="00121605" w:rsidRDefault="00121605" w:rsidP="007E478C">
      <w:pPr>
        <w:numPr>
          <w:ilvl w:val="0"/>
          <w:numId w:val="120"/>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Je transporteert je schoollaptop altijd in de meegeleverde beschermhoes, ook in je boekentas. Dit zorgt voor extra bescherming.  Je mag je schoollaptop nooit los in je boekentas stoppen. Als een leerkracht dit ziet, dan krijg je een nota fout gedrag. De aangekochte laptop van de 3des zit in een shockcase. Laat die daar ook in zitten om schade te vermijden. </w:t>
      </w:r>
    </w:p>
    <w:p w14:paraId="520FC4F7" w14:textId="77777777" w:rsidR="00121605" w:rsidRPr="00121605" w:rsidRDefault="00121605" w:rsidP="007E478C">
      <w:pPr>
        <w:numPr>
          <w:ilvl w:val="0"/>
          <w:numId w:val="120"/>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De schoollaptop is in onze administratie op naam geregistreerd door middel van het serienummer (dat ook digitaal in het geheugen van de laptop is opgeslagen) en is voorzien van een label. Je kan/mag je toestel bijgevolg dus niet onderling wisselen. Op die manier weten we als school wie welk toestel in bruikleen heeft. </w:t>
      </w:r>
    </w:p>
    <w:p w14:paraId="420406A1" w14:textId="77777777" w:rsidR="00121605" w:rsidRPr="00121605" w:rsidRDefault="00121605" w:rsidP="007E478C">
      <w:pPr>
        <w:numPr>
          <w:ilvl w:val="0"/>
          <w:numId w:val="120"/>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Je logt in op je laptop met je Microsoft-</w:t>
      </w:r>
      <w:r w:rsidRPr="00121605">
        <w:rPr>
          <w:rFonts w:ascii="Calibri" w:eastAsia="Calibri" w:hAnsi="Calibri" w:cs="Calibri"/>
          <w:sz w:val="22"/>
          <w:szCs w:val="22"/>
          <w:lang w:eastAsia="en-US"/>
        </w:rPr>
        <w:t>account van de school (je ‘</w:t>
      </w:r>
      <w:r w:rsidRPr="00121605">
        <w:rPr>
          <w:rFonts w:ascii="Calibri" w:eastAsia="Times New Roman" w:hAnsi="Calibri" w:cs="Calibri"/>
          <w:sz w:val="22"/>
          <w:szCs w:val="22"/>
          <w:lang w:eastAsia="en-US"/>
        </w:rPr>
        <w:t>Sint-M</w:t>
      </w:r>
      <w:r w:rsidRPr="00121605">
        <w:rPr>
          <w:rFonts w:ascii="Calibri" w:eastAsia="Calibri" w:hAnsi="Calibri" w:cs="Calibri"/>
          <w:sz w:val="22"/>
          <w:szCs w:val="22"/>
          <w:lang w:eastAsia="en-US"/>
        </w:rPr>
        <w:t xml:space="preserve">ichieladres’).  </w:t>
      </w:r>
      <w:r w:rsidRPr="00121605">
        <w:rPr>
          <w:rFonts w:ascii="Calibri" w:eastAsia="Times New Roman" w:hAnsi="Calibri" w:cs="Calibri"/>
          <w:sz w:val="22"/>
          <w:szCs w:val="22"/>
          <w:lang w:eastAsia="en-US"/>
        </w:rPr>
        <w:t xml:space="preserve">Dit account is van jou persoonlijk en wordt niet doorgegeven! Enkel jij kan dus gebruik maken van je laptop. Je kiest je wachtwoord zelf en zorgt ervoor dit niet te vergeten. </w:t>
      </w:r>
    </w:p>
    <w:p w14:paraId="2F7F3298" w14:textId="77777777" w:rsidR="00121605" w:rsidRPr="00121605" w:rsidRDefault="00121605" w:rsidP="007E478C">
      <w:pPr>
        <w:numPr>
          <w:ilvl w:val="0"/>
          <w:numId w:val="120"/>
        </w:numPr>
        <w:spacing w:after="26"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Je leent je laptop nooit uit! Ook niet aan een medeleerling wanneer jij het toestel een lesuur niet nodig hebt.  </w:t>
      </w:r>
    </w:p>
    <w:p w14:paraId="3DC4BE78" w14:textId="77777777" w:rsidR="00121605" w:rsidRPr="00121605" w:rsidRDefault="00121605" w:rsidP="007E478C">
      <w:pPr>
        <w:numPr>
          <w:ilvl w:val="0"/>
          <w:numId w:val="120"/>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Bij het wegbergen van je schooltoestel: zorg ervoor dat je het toestel dicht klapt zoals een gewone laptop (je touchscreen mag niet zichtbaar zijn indien je je toestel wegbergt in het hoesje). </w:t>
      </w:r>
    </w:p>
    <w:p w14:paraId="3FCBE5D9" w14:textId="77777777" w:rsidR="00121605" w:rsidRPr="00121605" w:rsidRDefault="00121605" w:rsidP="007E478C">
      <w:pPr>
        <w:numPr>
          <w:ilvl w:val="0"/>
          <w:numId w:val="120"/>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Let er zeker ook op dat je nooit harde voorwerpen (de lader, een balpen, cursusbladen met </w:t>
      </w:r>
      <w:r w:rsidRPr="00121605">
        <w:rPr>
          <w:rFonts w:ascii="Calibri" w:eastAsia="Calibri" w:hAnsi="Calibri" w:cs="Calibri"/>
          <w:sz w:val="22"/>
          <w:szCs w:val="22"/>
          <w:lang w:eastAsia="en-US"/>
        </w:rPr>
        <w:t xml:space="preserve">nietjes…) samen met </w:t>
      </w:r>
      <w:r w:rsidRPr="00121605">
        <w:rPr>
          <w:rFonts w:ascii="Calibri" w:eastAsia="Times New Roman" w:hAnsi="Calibri" w:cs="Calibri"/>
          <w:sz w:val="22"/>
          <w:szCs w:val="22"/>
          <w:lang w:eastAsia="en-US"/>
        </w:rPr>
        <w:t>je laptop opbergt, zeker niet ín de hoes of tussen de laptop: dit is een vaak voorkomende oorzaak van schermbreuk!</w:t>
      </w:r>
    </w:p>
    <w:p w14:paraId="0C3D9106" w14:textId="77777777" w:rsidR="00121605" w:rsidRPr="00121605" w:rsidRDefault="00121605" w:rsidP="007E478C">
      <w:pPr>
        <w:numPr>
          <w:ilvl w:val="0"/>
          <w:numId w:val="120"/>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lastRenderedPageBreak/>
        <w:t xml:space="preserve">De pen die bij je schoollaptop hoort, wordt van een label in opvallende kleur voorzien zodat je die niet snel tussen je klavier en scherm laat liggen bij het dichtklappen.  </w:t>
      </w:r>
    </w:p>
    <w:p w14:paraId="30F148D4" w14:textId="77777777" w:rsidR="00121605" w:rsidRPr="00121605" w:rsidRDefault="00121605" w:rsidP="007E478C">
      <w:pPr>
        <w:numPr>
          <w:ilvl w:val="0"/>
          <w:numId w:val="120"/>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Het principe is dat je laptop zich altijd in een beschermde situatie bevindt: ofwel blijf je in de omgeving van je device dat in je boekentas zit, of je laptop is opgeborgen in je locker op school. Dit laatste is bv. verplicht over de middag. Als je laptop over de middag of op een ander moment op de speelplaats rondslingert, krijg je een nota fout gedrag. Je laptop kan ook in het klaslokaal liggen op de aangewezen plaats van dat moment (na afspraak met de leerkracht).  </w:t>
      </w:r>
    </w:p>
    <w:p w14:paraId="3383C8F4" w14:textId="77777777" w:rsidR="00121605" w:rsidRPr="00121605" w:rsidRDefault="00121605" w:rsidP="007E478C">
      <w:pPr>
        <w:numPr>
          <w:ilvl w:val="0"/>
          <w:numId w:val="120"/>
        </w:numPr>
        <w:spacing w:after="51" w:line="249" w:lineRule="auto"/>
        <w:rPr>
          <w:rFonts w:ascii="Calibri" w:eastAsia="Yu Mincho" w:hAnsi="Calibri" w:cs="Calibri"/>
          <w:color w:val="000000"/>
          <w:sz w:val="22"/>
          <w:szCs w:val="22"/>
          <w:lang w:eastAsia="en-US"/>
        </w:rPr>
      </w:pPr>
      <w:r w:rsidRPr="00121605">
        <w:rPr>
          <w:rFonts w:ascii="Calibri" w:eastAsia="Calibri" w:hAnsi="Calibri" w:cs="Calibri"/>
          <w:sz w:val="22"/>
          <w:szCs w:val="22"/>
          <w:lang w:eastAsia="en-US"/>
        </w:rPr>
        <w:t>Je laptop mag je niet gebruiken op de speelplaats, in het restaurant, in de gangen ….</w:t>
      </w:r>
      <w:r w:rsidRPr="00121605">
        <w:rPr>
          <w:rFonts w:ascii="Calibri" w:eastAsia="Times New Roman" w:hAnsi="Calibri" w:cs="Calibri"/>
          <w:sz w:val="22"/>
          <w:szCs w:val="22"/>
          <w:lang w:eastAsia="en-US"/>
        </w:rPr>
        <w:t xml:space="preserve"> Voor groepswerk over de middag, spreek je met een leerkracht af. </w:t>
      </w:r>
    </w:p>
    <w:p w14:paraId="61C10D9C" w14:textId="77777777" w:rsidR="00121605" w:rsidRPr="00121605" w:rsidRDefault="00121605" w:rsidP="007E478C">
      <w:pPr>
        <w:numPr>
          <w:ilvl w:val="0"/>
          <w:numId w:val="120"/>
        </w:numPr>
        <w:spacing w:after="8"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Bij herstellingen kan het systeem op elk moment gereset worden of hardware vervangen </w:t>
      </w:r>
      <w:r w:rsidRPr="00121605">
        <w:rPr>
          <w:rFonts w:ascii="Calibri" w:eastAsia="Calibri" w:hAnsi="Calibri" w:cs="Calibri"/>
          <w:sz w:val="22"/>
          <w:szCs w:val="22"/>
          <w:lang w:eastAsia="en-US"/>
        </w:rPr>
        <w:t xml:space="preserve">worden. Lokaal opgeslagen bestanden en zelf geïnstalleerde programma’s gaan dan verloren </w:t>
      </w:r>
      <w:r w:rsidRPr="00121605">
        <w:rPr>
          <w:rFonts w:ascii="Calibri" w:eastAsia="Times New Roman" w:hAnsi="Calibri" w:cs="Calibri"/>
          <w:sz w:val="22"/>
          <w:szCs w:val="22"/>
          <w:lang w:eastAsia="en-US"/>
        </w:rPr>
        <w:t xml:space="preserve">en je device wordt weer in de begintoestand teruggezet. In dat geval is de school of de leverancier niet aansprakelijk voor gegevensverlies. Het is dus belangrijk dat je je bestanden altijd online opslaat: zo kan je steeds -ook na reset- je bestanden daar terugvinden.  </w:t>
      </w:r>
    </w:p>
    <w:p w14:paraId="4633F2C3" w14:textId="77777777" w:rsidR="00121605" w:rsidRPr="00121605" w:rsidRDefault="00121605" w:rsidP="00121605">
      <w:pPr>
        <w:spacing w:after="186" w:line="240" w:lineRule="auto"/>
        <w:ind w:left="999"/>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In de les leer je hoe je best je OneDrive instelt en kan organiseren in mappen.  </w:t>
      </w:r>
    </w:p>
    <w:p w14:paraId="51F4FB8E" w14:textId="77777777" w:rsidR="00121605" w:rsidRPr="00121605" w:rsidRDefault="00121605" w:rsidP="007E478C">
      <w:pPr>
        <w:keepNext/>
        <w:keepLines/>
        <w:numPr>
          <w:ilvl w:val="0"/>
          <w:numId w:val="98"/>
        </w:numPr>
        <w:tabs>
          <w:tab w:val="num" w:pos="360"/>
          <w:tab w:val="center" w:pos="1078"/>
        </w:tabs>
        <w:spacing w:after="0" w:line="256" w:lineRule="auto"/>
        <w:ind w:left="0" w:firstLine="0"/>
        <w:outlineLvl w:val="0"/>
        <w:rPr>
          <w:rFonts w:ascii="Calibri" w:eastAsia="Arial" w:hAnsi="Calibri" w:cs="Calibri"/>
          <w:b/>
          <w:color w:val="000000"/>
          <w:sz w:val="22"/>
          <w:szCs w:val="22"/>
        </w:rPr>
      </w:pPr>
      <w:r w:rsidRPr="00121605">
        <w:rPr>
          <w:rFonts w:ascii="Calibri" w:eastAsia="Arial" w:hAnsi="Calibri" w:cs="Calibri"/>
          <w:b/>
          <w:color w:val="000000"/>
          <w:sz w:val="22"/>
          <w:szCs w:val="22"/>
        </w:rPr>
        <w:t xml:space="preserve">Installatie </w:t>
      </w:r>
    </w:p>
    <w:p w14:paraId="3E6352D3" w14:textId="77777777" w:rsidR="00121605" w:rsidRPr="00121605" w:rsidRDefault="00121605" w:rsidP="007E478C">
      <w:pPr>
        <w:numPr>
          <w:ilvl w:val="0"/>
          <w:numId w:val="121"/>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Als leerling van 1, 2, 4, 5, 6 en 7 huur je het schooltoestel; het blijft dus eigendom van de school. De school voorziet een standaardinstallatie op het toestel met software waarmee je in alle lessen aan de slag kan. Deze software mag niet verwijderd worden.  </w:t>
      </w:r>
    </w:p>
    <w:p w14:paraId="036D3323" w14:textId="77777777" w:rsidR="00121605" w:rsidRPr="00121605" w:rsidRDefault="00121605" w:rsidP="007E478C">
      <w:pPr>
        <w:numPr>
          <w:ilvl w:val="0"/>
          <w:numId w:val="121"/>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Elke leerling kan op zijn/haar schooltoestel ook zelf </w:t>
      </w:r>
      <w:r w:rsidRPr="00121605">
        <w:rPr>
          <w:rFonts w:ascii="Calibri" w:eastAsia="Calibri" w:hAnsi="Calibri" w:cs="Calibri"/>
          <w:sz w:val="22"/>
          <w:szCs w:val="22"/>
          <w:lang w:eastAsia="en-US"/>
        </w:rPr>
        <w:t>programma’s, apparatuur installeren, instellingen aanpassen</w:t>
      </w:r>
      <w:r w:rsidRPr="00121605">
        <w:rPr>
          <w:rFonts w:ascii="Calibri" w:eastAsia="Times New Roman" w:hAnsi="Calibri" w:cs="Calibri"/>
          <w:sz w:val="22"/>
          <w:szCs w:val="22"/>
          <w:lang w:eastAsia="en-US"/>
        </w:rPr>
        <w:t xml:space="preserve"> </w:t>
      </w:r>
      <w:r w:rsidRPr="00121605">
        <w:rPr>
          <w:rFonts w:ascii="Calibri" w:eastAsia="Calibri" w:hAnsi="Calibri" w:cs="Calibri"/>
          <w:sz w:val="22"/>
          <w:szCs w:val="22"/>
          <w:lang w:eastAsia="en-US"/>
        </w:rPr>
        <w:t>…</w:t>
      </w:r>
      <w:r w:rsidRPr="00121605">
        <w:rPr>
          <w:rFonts w:ascii="Calibri" w:eastAsia="Times New Roman" w:hAnsi="Calibri" w:cs="Calibri"/>
          <w:sz w:val="22"/>
          <w:szCs w:val="22"/>
          <w:lang w:eastAsia="en-US"/>
        </w:rPr>
        <w:t xml:space="preserve"> </w:t>
      </w:r>
    </w:p>
    <w:p w14:paraId="0F4F67F6" w14:textId="77777777" w:rsidR="00121605" w:rsidRPr="00121605" w:rsidRDefault="00121605" w:rsidP="007E478C">
      <w:pPr>
        <w:numPr>
          <w:ilvl w:val="0"/>
          <w:numId w:val="121"/>
        </w:numPr>
        <w:spacing w:after="8" w:line="249" w:lineRule="auto"/>
        <w:rPr>
          <w:rFonts w:ascii="Calibri" w:eastAsia="Times New Roman" w:hAnsi="Calibri" w:cs="Calibri"/>
          <w:sz w:val="22"/>
          <w:szCs w:val="22"/>
          <w:lang w:eastAsia="en-US"/>
        </w:rPr>
      </w:pPr>
      <w:r w:rsidRPr="00121605">
        <w:rPr>
          <w:rFonts w:ascii="Calibri" w:eastAsia="Calibri" w:hAnsi="Calibri" w:cs="Calibri"/>
          <w:sz w:val="22"/>
          <w:szCs w:val="22"/>
          <w:lang w:eastAsia="en-US"/>
        </w:rPr>
        <w:t>Er worden geen beperkingen ingesteld qua programma’s, websites, inhoud, …</w:t>
      </w:r>
      <w:r w:rsidRPr="00121605">
        <w:rPr>
          <w:rFonts w:ascii="Calibri" w:eastAsia="Times New Roman" w:hAnsi="Calibri" w:cs="Calibri"/>
          <w:sz w:val="22"/>
          <w:szCs w:val="22"/>
          <w:lang w:eastAsia="en-US"/>
        </w:rPr>
        <w:t xml:space="preserve"> die je kunt toevoegen, maar je handelt altijd overeenkomstig de waarden en normen van de school en de </w:t>
      </w:r>
      <w:proofErr w:type="spellStart"/>
      <w:r w:rsidRPr="00121605">
        <w:rPr>
          <w:rFonts w:ascii="Calibri" w:eastAsia="Times New Roman" w:hAnsi="Calibri" w:cs="Calibri"/>
          <w:sz w:val="22"/>
          <w:szCs w:val="22"/>
          <w:lang w:eastAsia="en-US"/>
        </w:rPr>
        <w:t>ict</w:t>
      </w:r>
      <w:proofErr w:type="spellEnd"/>
      <w:r w:rsidRPr="00121605">
        <w:rPr>
          <w:rFonts w:ascii="Calibri" w:eastAsia="Times New Roman" w:hAnsi="Calibri" w:cs="Calibri"/>
          <w:sz w:val="22"/>
          <w:szCs w:val="22"/>
          <w:lang w:eastAsia="en-US"/>
        </w:rPr>
        <w:t xml:space="preserve">-afspraken (zie schoolreglement). Wat je installeert, mag de snelheid en werking van de schoollaptop niet negatief beïnvloeden. Spring hier dus wijs mee om. </w:t>
      </w:r>
    </w:p>
    <w:p w14:paraId="7453FC37" w14:textId="77777777" w:rsidR="00121605" w:rsidRPr="00121605" w:rsidRDefault="00121605" w:rsidP="00121605">
      <w:pPr>
        <w:spacing w:after="0" w:line="240" w:lineRule="auto"/>
        <w:ind w:left="999"/>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Bij een eventueel noodzakelijke reset zullen je zelf-</w:t>
      </w:r>
      <w:r w:rsidRPr="00121605">
        <w:rPr>
          <w:rFonts w:ascii="Calibri" w:eastAsia="Calibri" w:hAnsi="Calibri" w:cs="Calibri"/>
          <w:sz w:val="22"/>
          <w:szCs w:val="22"/>
          <w:lang w:eastAsia="en-US"/>
        </w:rPr>
        <w:t xml:space="preserve">geïnstalleerde programma’s en </w:t>
      </w:r>
      <w:r w:rsidRPr="00121605">
        <w:rPr>
          <w:rFonts w:ascii="Calibri" w:eastAsia="Times New Roman" w:hAnsi="Calibri" w:cs="Calibri"/>
          <w:sz w:val="22"/>
          <w:szCs w:val="22"/>
          <w:lang w:eastAsia="en-US"/>
        </w:rPr>
        <w:t xml:space="preserve">persoonlijke instellingen verloren gaan.  </w:t>
      </w:r>
    </w:p>
    <w:p w14:paraId="54FFBE7E" w14:textId="77777777" w:rsidR="00121605" w:rsidRPr="00121605" w:rsidRDefault="00121605" w:rsidP="007E478C">
      <w:pPr>
        <w:numPr>
          <w:ilvl w:val="0"/>
          <w:numId w:val="121"/>
        </w:numPr>
        <w:spacing w:after="205"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Er wordt in het begin van het schooljaar voor elke klas info voorzien waarin stapsgewijs het instellen en gebruik van de laptop uitgelegd wordt. Je krijgt dan ook de praktische afspraken.</w:t>
      </w:r>
    </w:p>
    <w:p w14:paraId="723BD2FE" w14:textId="77777777" w:rsidR="00121605" w:rsidRPr="00121605" w:rsidRDefault="00121605" w:rsidP="007E478C">
      <w:pPr>
        <w:keepNext/>
        <w:keepLines/>
        <w:numPr>
          <w:ilvl w:val="0"/>
          <w:numId w:val="98"/>
        </w:numPr>
        <w:tabs>
          <w:tab w:val="num" w:pos="360"/>
          <w:tab w:val="center" w:pos="1078"/>
        </w:tabs>
        <w:spacing w:after="0" w:line="256" w:lineRule="auto"/>
        <w:ind w:left="0" w:firstLine="0"/>
        <w:outlineLvl w:val="0"/>
        <w:rPr>
          <w:rFonts w:ascii="Calibri" w:eastAsia="Arial" w:hAnsi="Calibri" w:cs="Calibri"/>
          <w:b/>
          <w:color w:val="000000"/>
          <w:sz w:val="22"/>
          <w:szCs w:val="22"/>
        </w:rPr>
      </w:pPr>
      <w:r w:rsidRPr="00121605">
        <w:rPr>
          <w:rFonts w:ascii="Calibri" w:eastAsia="Arial" w:hAnsi="Calibri" w:cs="Calibri"/>
          <w:b/>
          <w:color w:val="000000"/>
          <w:sz w:val="22"/>
          <w:szCs w:val="22"/>
        </w:rPr>
        <w:t xml:space="preserve">Schade en herstellingen </w:t>
      </w:r>
    </w:p>
    <w:p w14:paraId="7C1A57B3" w14:textId="77777777" w:rsidR="00121605" w:rsidRPr="00121605" w:rsidRDefault="00121605" w:rsidP="007E478C">
      <w:pPr>
        <w:numPr>
          <w:ilvl w:val="0"/>
          <w:numId w:val="121"/>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Bij ontvangst van je schoollaptop krijg je een blad waarop je de huidige stand van het toestel kan noteren (bv. een deuk links, een kras bovenaan). Noteer hier nauwgezet hoe het toestel is en dien het in volgens de afspraken. Bij het indienen op het einde van het jaar wordt op basis van dit blad gekeken welke eventuele extra schade er bij gekomen is.  </w:t>
      </w:r>
    </w:p>
    <w:p w14:paraId="19A370EE" w14:textId="77777777" w:rsidR="00121605" w:rsidRPr="00121605" w:rsidRDefault="00121605" w:rsidP="007E478C">
      <w:pPr>
        <w:numPr>
          <w:ilvl w:val="0"/>
          <w:numId w:val="121"/>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In geval van diefstal of schade aan de schoollaptop verwijzen we naar de </w:t>
      </w:r>
      <w:proofErr w:type="spellStart"/>
      <w:r w:rsidRPr="00121605">
        <w:rPr>
          <w:rFonts w:ascii="Calibri" w:eastAsia="Times New Roman" w:hAnsi="Calibri" w:cs="Calibri"/>
          <w:sz w:val="22"/>
          <w:szCs w:val="22"/>
          <w:lang w:eastAsia="en-US"/>
        </w:rPr>
        <w:t>gebruiksovereenkomt</w:t>
      </w:r>
      <w:proofErr w:type="spellEnd"/>
      <w:r w:rsidRPr="00121605">
        <w:rPr>
          <w:rFonts w:ascii="Calibri" w:eastAsia="Times New Roman" w:hAnsi="Calibri" w:cs="Calibri"/>
          <w:sz w:val="22"/>
          <w:szCs w:val="22"/>
          <w:lang w:eastAsia="en-US"/>
        </w:rPr>
        <w:t xml:space="preserve">. Die moet onmiddellijk gemeld worden aan de </w:t>
      </w:r>
      <w:proofErr w:type="spellStart"/>
      <w:r w:rsidRPr="00121605">
        <w:rPr>
          <w:rFonts w:ascii="Calibri" w:eastAsia="Times New Roman" w:hAnsi="Calibri" w:cs="Calibri"/>
          <w:sz w:val="22"/>
          <w:szCs w:val="22"/>
          <w:lang w:eastAsia="en-US"/>
        </w:rPr>
        <w:t>ict</w:t>
      </w:r>
      <w:proofErr w:type="spellEnd"/>
      <w:r w:rsidRPr="00121605">
        <w:rPr>
          <w:rFonts w:ascii="Calibri" w:eastAsia="Times New Roman" w:hAnsi="Calibri" w:cs="Calibri"/>
          <w:sz w:val="22"/>
          <w:szCs w:val="22"/>
          <w:lang w:eastAsia="en-US"/>
        </w:rPr>
        <w:t xml:space="preserve">-coördinator in het secretariaat. </w:t>
      </w:r>
    </w:p>
    <w:p w14:paraId="2E301A87" w14:textId="77777777" w:rsidR="00121605" w:rsidRPr="00121605" w:rsidRDefault="00121605" w:rsidP="007E478C">
      <w:pPr>
        <w:numPr>
          <w:ilvl w:val="0"/>
          <w:numId w:val="121"/>
        </w:numPr>
        <w:spacing w:after="51" w:line="249" w:lineRule="auto"/>
        <w:rPr>
          <w:rFonts w:ascii="Calibri" w:eastAsia="Yu Mincho" w:hAnsi="Calibri" w:cs="Calibri"/>
          <w:sz w:val="22"/>
          <w:szCs w:val="22"/>
          <w:lang w:eastAsia="en-US"/>
        </w:rPr>
      </w:pPr>
      <w:r w:rsidRPr="00121605">
        <w:rPr>
          <w:rFonts w:ascii="Calibri" w:eastAsia="Times New Roman" w:hAnsi="Calibri" w:cs="Calibri"/>
          <w:sz w:val="22"/>
          <w:szCs w:val="22"/>
          <w:lang w:eastAsia="en-US"/>
        </w:rPr>
        <w:t xml:space="preserve">In geval van een technisch probleem met de laptop, meld je je in het secretariaat met je laptop, de hoes en het probleem zo goed mogelijk omschreven </w:t>
      </w:r>
      <w:r w:rsidRPr="00121605">
        <w:rPr>
          <w:rFonts w:ascii="Calibri" w:eastAsia="Calibri" w:hAnsi="Calibri" w:cs="Calibri"/>
          <w:sz w:val="22"/>
          <w:szCs w:val="22"/>
          <w:lang w:eastAsia="en-US"/>
        </w:rPr>
        <w:t>op het sjabloon dat je op Smartschool vindt</w:t>
      </w:r>
      <w:r w:rsidRPr="00121605">
        <w:rPr>
          <w:rFonts w:ascii="Calibri" w:eastAsia="Times New Roman" w:hAnsi="Calibri" w:cs="Calibri"/>
          <w:sz w:val="22"/>
          <w:szCs w:val="22"/>
          <w:lang w:eastAsia="en-US"/>
        </w:rPr>
        <w:t xml:space="preserve">. Wij proberen eerst op school de herstelling uit te voeren (vaak door een reset), zo niet wordt een technieker van de leverancier ingeschakeld. Je krijgt indien nodig een vervangtoestel tot de herstelling is uitgevoerd. </w:t>
      </w:r>
    </w:p>
    <w:p w14:paraId="06766C23" w14:textId="77777777" w:rsidR="00121605" w:rsidRPr="00121605" w:rsidRDefault="00121605" w:rsidP="007E478C">
      <w:pPr>
        <w:numPr>
          <w:ilvl w:val="0"/>
          <w:numId w:val="121"/>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Als je schooltoestel uiterlijk beschadigd is (deuken en krassen), dan zal een herstelling moeten gebeuren en worden de kosten doorgerekend. </w:t>
      </w:r>
    </w:p>
    <w:p w14:paraId="081F2BF2" w14:textId="77777777" w:rsidR="00121605" w:rsidRPr="00121605" w:rsidRDefault="00121605" w:rsidP="007E478C">
      <w:pPr>
        <w:numPr>
          <w:ilvl w:val="0"/>
          <w:numId w:val="121"/>
        </w:numPr>
        <w:spacing w:after="51" w:line="249" w:lineRule="auto"/>
        <w:rPr>
          <w:rFonts w:ascii="Calibri" w:eastAsia="Times New Roman" w:hAnsi="Calibri" w:cs="Arial"/>
          <w:sz w:val="22"/>
          <w:szCs w:val="22"/>
          <w:lang w:eastAsia="en-US"/>
        </w:rPr>
      </w:pPr>
      <w:r w:rsidRPr="00121605">
        <w:rPr>
          <w:rFonts w:ascii="Calibri" w:eastAsia="Times New Roman" w:hAnsi="Calibri" w:cs="Arial"/>
          <w:sz w:val="22"/>
          <w:szCs w:val="22"/>
          <w:lang w:eastAsia="en-US"/>
        </w:rPr>
        <w:t xml:space="preserve">Het is niet toegelaten de schoollaptop te laten herstellen door externen: elke herstelling moet gebeuren via de school. Heb je een probleem tijdens de vakantie, dan kun je terecht in een </w:t>
      </w:r>
      <w:proofErr w:type="spellStart"/>
      <w:r w:rsidRPr="00121605">
        <w:rPr>
          <w:rFonts w:ascii="Calibri" w:eastAsia="Times New Roman" w:hAnsi="Calibri" w:cs="Arial"/>
          <w:sz w:val="22"/>
          <w:szCs w:val="22"/>
          <w:lang w:eastAsia="en-US"/>
        </w:rPr>
        <w:t>Signpost</w:t>
      </w:r>
      <w:proofErr w:type="spellEnd"/>
      <w:r w:rsidRPr="00121605">
        <w:rPr>
          <w:rFonts w:ascii="Calibri" w:eastAsia="Times New Roman" w:hAnsi="Calibri" w:cs="Arial"/>
          <w:sz w:val="22"/>
          <w:szCs w:val="22"/>
          <w:lang w:eastAsia="en-US"/>
        </w:rPr>
        <w:t xml:space="preserve"> service center. Meer info vind je via </w:t>
      </w:r>
      <w:hyperlink r:id="rId46" w:anchor="service-centra" w:history="1">
        <w:r w:rsidRPr="00121605">
          <w:rPr>
            <w:rFonts w:ascii="Calibri" w:eastAsia="Times New Roman" w:hAnsi="Calibri" w:cs="Arial"/>
            <w:color w:val="0563C1"/>
            <w:sz w:val="22"/>
            <w:szCs w:val="22"/>
            <w:u w:val="single"/>
            <w:lang w:eastAsia="en-US"/>
          </w:rPr>
          <w:t>deze website</w:t>
        </w:r>
      </w:hyperlink>
      <w:r w:rsidRPr="00121605">
        <w:rPr>
          <w:rFonts w:ascii="Calibri" w:eastAsia="Times New Roman" w:hAnsi="Calibri" w:cs="Arial"/>
          <w:sz w:val="22"/>
          <w:szCs w:val="22"/>
          <w:lang w:eastAsia="en-US"/>
        </w:rPr>
        <w:t>.</w:t>
      </w:r>
    </w:p>
    <w:p w14:paraId="2EE5A35B" w14:textId="77777777" w:rsidR="00121605" w:rsidRPr="00121605" w:rsidRDefault="00121605" w:rsidP="007E478C">
      <w:pPr>
        <w:numPr>
          <w:ilvl w:val="0"/>
          <w:numId w:val="121"/>
        </w:numPr>
        <w:spacing w:after="51" w:line="249" w:lineRule="auto"/>
        <w:rPr>
          <w:rFonts w:ascii="Calibri" w:eastAsia="Times New Roman" w:hAnsi="Calibri" w:cs="Arial"/>
          <w:sz w:val="22"/>
          <w:szCs w:val="22"/>
          <w:lang w:eastAsia="en-US"/>
        </w:rPr>
      </w:pPr>
      <w:r w:rsidRPr="00121605">
        <w:rPr>
          <w:rFonts w:ascii="Calibri" w:eastAsia="Times New Roman" w:hAnsi="Calibri" w:cs="Arial"/>
          <w:sz w:val="22"/>
          <w:szCs w:val="22"/>
          <w:lang w:eastAsia="en-US"/>
        </w:rPr>
        <w:t xml:space="preserve">Je mag je schoollaptop niet personaliseren door stickers of andere moeilijk te verwijderen dingen op het toestel, de pen of de hoes te bevestigen. Als je de school verlaat, moet het toestel </w:t>
      </w:r>
      <w:r w:rsidRPr="00121605">
        <w:rPr>
          <w:rFonts w:ascii="Calibri" w:eastAsia="Times New Roman" w:hAnsi="Calibri" w:cs="Arial"/>
          <w:sz w:val="22"/>
          <w:szCs w:val="22"/>
          <w:lang w:eastAsia="en-US"/>
        </w:rPr>
        <w:lastRenderedPageBreak/>
        <w:t xml:space="preserve">opnieuw zonder stickers e.d. ingediend worden. Dit toestel wordt daarna door iemand anders gebruikt. Als er toch zaken verwijderd moeten worden, dan zal hiervoor een kost aangerekend worden. </w:t>
      </w:r>
    </w:p>
    <w:p w14:paraId="3AB895A1" w14:textId="77777777" w:rsidR="00121605" w:rsidRPr="00121605" w:rsidRDefault="00121605" w:rsidP="007E478C">
      <w:pPr>
        <w:numPr>
          <w:ilvl w:val="0"/>
          <w:numId w:val="121"/>
        </w:numPr>
        <w:spacing w:after="182"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Bij aanschaf van het schooltoestel betaalde je een waarborg. Afhankelijk van de aard van de schade zal (een deel van) die waarborg ingehouden worden. In sommige gevallen kan ook de volledige vergoeding van het toestel geraagd worden (zie gebruikersvergoeding). Zorg dus heel goed voor je schoollaptop!</w:t>
      </w:r>
    </w:p>
    <w:p w14:paraId="56510479" w14:textId="77777777" w:rsidR="00121605" w:rsidRPr="00121605" w:rsidRDefault="00121605" w:rsidP="00121605">
      <w:pPr>
        <w:spacing w:after="0" w:line="240" w:lineRule="auto"/>
        <w:rPr>
          <w:rFonts w:ascii="Calibri" w:eastAsia="Times New Roman" w:hAnsi="Calibri" w:cs="Calibri"/>
          <w:b/>
          <w:bCs/>
          <w:sz w:val="22"/>
          <w:szCs w:val="22"/>
          <w:lang w:eastAsia="en-US"/>
        </w:rPr>
      </w:pPr>
      <w:r w:rsidRPr="00121605">
        <w:rPr>
          <w:rFonts w:ascii="Calibri" w:eastAsia="Times New Roman" w:hAnsi="Calibri" w:cs="Calibri"/>
          <w:b/>
          <w:bCs/>
          <w:sz w:val="22"/>
          <w:szCs w:val="22"/>
          <w:lang w:eastAsia="en-US"/>
        </w:rPr>
        <w:t>Veel voorkomende schade</w:t>
      </w:r>
    </w:p>
    <w:p w14:paraId="7D257EA1" w14:textId="77777777" w:rsidR="00121605" w:rsidRPr="00121605" w:rsidRDefault="00121605" w:rsidP="00121605">
      <w:pPr>
        <w:autoSpaceDE w:val="0"/>
        <w:autoSpaceDN w:val="0"/>
        <w:adjustRightInd w:val="0"/>
        <w:spacing w:after="0" w:line="240" w:lineRule="auto"/>
        <w:ind w:firstLine="624"/>
        <w:rPr>
          <w:rFonts w:ascii="Calibri" w:eastAsia="Times New Roman" w:hAnsi="Calibri" w:cs="Calibri"/>
          <w:b/>
          <w:bCs/>
          <w:i/>
          <w:iCs/>
          <w:color w:val="000000"/>
          <w:sz w:val="12"/>
          <w:szCs w:val="12"/>
        </w:rPr>
      </w:pPr>
    </w:p>
    <w:p w14:paraId="2277DD2D" w14:textId="77777777" w:rsidR="00121605" w:rsidRPr="00121605" w:rsidRDefault="00121605" w:rsidP="00121605">
      <w:pPr>
        <w:autoSpaceDE w:val="0"/>
        <w:autoSpaceDN w:val="0"/>
        <w:adjustRightInd w:val="0"/>
        <w:spacing w:after="0" w:line="240" w:lineRule="auto"/>
        <w:ind w:firstLine="624"/>
        <w:rPr>
          <w:rFonts w:ascii="Calibri" w:eastAsia="Times New Roman" w:hAnsi="Calibri" w:cs="Calibri"/>
          <w:i/>
          <w:iCs/>
          <w:color w:val="000000"/>
          <w:sz w:val="22"/>
          <w:szCs w:val="22"/>
        </w:rPr>
      </w:pPr>
      <w:r w:rsidRPr="00121605">
        <w:rPr>
          <w:rFonts w:ascii="Calibri" w:eastAsia="Times New Roman" w:hAnsi="Calibri" w:cs="Calibri"/>
          <w:b/>
          <w:bCs/>
          <w:i/>
          <w:iCs/>
          <w:color w:val="000000"/>
          <w:sz w:val="22"/>
          <w:szCs w:val="22"/>
        </w:rPr>
        <w:t xml:space="preserve">Een gebroken beeldscherm </w:t>
      </w:r>
    </w:p>
    <w:p w14:paraId="6B6CD665" w14:textId="77777777" w:rsidR="00121605" w:rsidRPr="00121605" w:rsidRDefault="00121605" w:rsidP="00121605">
      <w:pPr>
        <w:spacing w:after="182" w:line="240" w:lineRule="auto"/>
        <w:ind w:left="624"/>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Het beeldscherm breekt als er druk wordt op uitgeoefend, zowel langs de voorzijde als de achterzijde. Evenmin mag je het scherm dichtklappen met een voorwerp (bv. de pen) ertussen of je laptop in een overvolle boekentas wringen.</w:t>
      </w:r>
    </w:p>
    <w:p w14:paraId="4969D2BB" w14:textId="77777777" w:rsidR="00121605" w:rsidRPr="00121605" w:rsidRDefault="00121605" w:rsidP="00121605">
      <w:pPr>
        <w:spacing w:after="182" w:line="240" w:lineRule="auto"/>
        <w:ind w:firstLine="708"/>
        <w:rPr>
          <w:rFonts w:ascii="Calibri" w:eastAsia="Times New Roman" w:hAnsi="Calibri" w:cs="Calibri"/>
          <w:sz w:val="22"/>
          <w:szCs w:val="22"/>
          <w:lang w:eastAsia="en-US"/>
        </w:rPr>
      </w:pPr>
      <w:r w:rsidRPr="00121605">
        <w:rPr>
          <w:rFonts w:ascii="Calibri" w:eastAsia="Times New Roman" w:hAnsi="Calibri" w:cs="Calibri"/>
          <w:noProof/>
          <w:sz w:val="22"/>
          <w:szCs w:val="22"/>
        </w:rPr>
        <w:drawing>
          <wp:inline distT="0" distB="0" distL="0" distR="0" wp14:anchorId="0D308C48" wp14:editId="1A82501E">
            <wp:extent cx="1352550" cy="723900"/>
            <wp:effectExtent l="0" t="0" r="0" b="0"/>
            <wp:docPr id="155504081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52550" cy="723900"/>
                    </a:xfrm>
                    <a:prstGeom prst="rect">
                      <a:avLst/>
                    </a:prstGeom>
                    <a:noFill/>
                    <a:ln>
                      <a:noFill/>
                    </a:ln>
                  </pic:spPr>
                </pic:pic>
              </a:graphicData>
            </a:graphic>
          </wp:inline>
        </w:drawing>
      </w:r>
      <w:r w:rsidRPr="00121605">
        <w:rPr>
          <w:rFonts w:ascii="Calibri" w:eastAsia="Times New Roman" w:hAnsi="Calibri" w:cs="Calibri"/>
          <w:sz w:val="22"/>
          <w:szCs w:val="22"/>
          <w:lang w:eastAsia="en-US"/>
        </w:rPr>
        <w:t xml:space="preserve"> </w:t>
      </w:r>
      <w:r w:rsidRPr="00121605">
        <w:rPr>
          <w:rFonts w:ascii="Calibri" w:eastAsia="Times New Roman" w:hAnsi="Calibri" w:cs="Calibri"/>
          <w:noProof/>
          <w:sz w:val="22"/>
          <w:szCs w:val="22"/>
        </w:rPr>
        <w:drawing>
          <wp:inline distT="0" distB="0" distL="0" distR="0" wp14:anchorId="14485DF3" wp14:editId="3748FEF5">
            <wp:extent cx="1314450" cy="742950"/>
            <wp:effectExtent l="0" t="0" r="0" b="0"/>
            <wp:docPr id="202715642" name="Afbeelding 5" descr="Afbeelding met gord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descr="Afbeelding met gordijn&#10;&#10;Automatisch gegenereerde beschrijvi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14450" cy="742950"/>
                    </a:xfrm>
                    <a:prstGeom prst="rect">
                      <a:avLst/>
                    </a:prstGeom>
                    <a:noFill/>
                    <a:ln>
                      <a:noFill/>
                    </a:ln>
                  </pic:spPr>
                </pic:pic>
              </a:graphicData>
            </a:graphic>
          </wp:inline>
        </w:drawing>
      </w:r>
    </w:p>
    <w:p w14:paraId="7BC63B74" w14:textId="77777777" w:rsidR="00121605" w:rsidRPr="00121605" w:rsidRDefault="00121605" w:rsidP="00121605">
      <w:pPr>
        <w:autoSpaceDE w:val="0"/>
        <w:autoSpaceDN w:val="0"/>
        <w:adjustRightInd w:val="0"/>
        <w:spacing w:after="0" w:line="240" w:lineRule="auto"/>
        <w:ind w:firstLine="708"/>
        <w:rPr>
          <w:rFonts w:ascii="Calibri" w:eastAsia="Times New Roman" w:hAnsi="Calibri" w:cs="Calibri"/>
          <w:i/>
          <w:iCs/>
          <w:color w:val="000000"/>
          <w:sz w:val="22"/>
          <w:szCs w:val="22"/>
        </w:rPr>
      </w:pPr>
      <w:r w:rsidRPr="00121605">
        <w:rPr>
          <w:rFonts w:ascii="Calibri" w:eastAsia="Times New Roman" w:hAnsi="Calibri" w:cs="Calibri"/>
          <w:b/>
          <w:bCs/>
          <w:i/>
          <w:iCs/>
          <w:color w:val="000000"/>
          <w:sz w:val="22"/>
          <w:szCs w:val="22"/>
        </w:rPr>
        <w:t xml:space="preserve">Stekker van de lader </w:t>
      </w:r>
    </w:p>
    <w:p w14:paraId="7EE3C414" w14:textId="77777777" w:rsidR="00121605" w:rsidRPr="00121605" w:rsidRDefault="00121605" w:rsidP="00121605">
      <w:pPr>
        <w:spacing w:after="182" w:line="240" w:lineRule="auto"/>
        <w:ind w:left="708"/>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Brutaal de lader aan de laptop koppelen kan de oplader scheef trekken. Opladen is dan niet meer mogelijk.</w:t>
      </w:r>
    </w:p>
    <w:p w14:paraId="02E625AF" w14:textId="77777777" w:rsidR="00121605" w:rsidRPr="00121605" w:rsidRDefault="00121605" w:rsidP="00121605">
      <w:pPr>
        <w:spacing w:after="182" w:line="240" w:lineRule="auto"/>
        <w:ind w:firstLine="708"/>
        <w:rPr>
          <w:rFonts w:ascii="Calibri" w:eastAsia="Times New Roman" w:hAnsi="Calibri" w:cs="Calibri"/>
          <w:sz w:val="22"/>
          <w:szCs w:val="22"/>
          <w:lang w:eastAsia="en-US"/>
        </w:rPr>
      </w:pPr>
      <w:r w:rsidRPr="00121605">
        <w:rPr>
          <w:rFonts w:ascii="Calibri" w:eastAsia="Times New Roman" w:hAnsi="Calibri" w:cs="Calibri"/>
          <w:noProof/>
          <w:sz w:val="22"/>
          <w:szCs w:val="22"/>
        </w:rPr>
        <w:drawing>
          <wp:inline distT="0" distB="0" distL="0" distR="0" wp14:anchorId="0669C204" wp14:editId="2244D218">
            <wp:extent cx="971550" cy="647700"/>
            <wp:effectExtent l="0" t="0" r="0" b="0"/>
            <wp:docPr id="69634908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71550" cy="647700"/>
                    </a:xfrm>
                    <a:prstGeom prst="rect">
                      <a:avLst/>
                    </a:prstGeom>
                    <a:noFill/>
                    <a:ln>
                      <a:noFill/>
                    </a:ln>
                  </pic:spPr>
                </pic:pic>
              </a:graphicData>
            </a:graphic>
          </wp:inline>
        </w:drawing>
      </w:r>
    </w:p>
    <w:p w14:paraId="52406C23" w14:textId="77777777" w:rsidR="00121605" w:rsidRPr="00121605" w:rsidRDefault="00121605" w:rsidP="00121605">
      <w:pPr>
        <w:autoSpaceDE w:val="0"/>
        <w:autoSpaceDN w:val="0"/>
        <w:adjustRightInd w:val="0"/>
        <w:spacing w:after="0" w:line="240" w:lineRule="auto"/>
        <w:ind w:firstLine="708"/>
        <w:rPr>
          <w:rFonts w:ascii="Calibri" w:eastAsia="Times New Roman" w:hAnsi="Calibri" w:cs="Calibri"/>
          <w:i/>
          <w:iCs/>
          <w:color w:val="000000"/>
          <w:sz w:val="22"/>
          <w:szCs w:val="22"/>
        </w:rPr>
      </w:pPr>
      <w:r w:rsidRPr="00121605">
        <w:rPr>
          <w:rFonts w:ascii="Calibri" w:eastAsia="Times New Roman" w:hAnsi="Calibri" w:cs="Calibri"/>
          <w:b/>
          <w:bCs/>
          <w:i/>
          <w:iCs/>
          <w:color w:val="000000"/>
          <w:sz w:val="22"/>
          <w:szCs w:val="22"/>
        </w:rPr>
        <w:t xml:space="preserve">Val-, hoek-, of kabelschade </w:t>
      </w:r>
    </w:p>
    <w:p w14:paraId="0C815216" w14:textId="77777777" w:rsidR="00121605" w:rsidRPr="00121605" w:rsidRDefault="00121605" w:rsidP="00121605">
      <w:pPr>
        <w:spacing w:after="182" w:line="240" w:lineRule="auto"/>
        <w:ind w:left="708"/>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Door ergens tegenaan te botsen, barst of breekt dikwijls een stuk af van de hoek. Hierdoor kan de bekabeling naar het scherm beschadigd geraken.</w:t>
      </w:r>
    </w:p>
    <w:p w14:paraId="5836D887" w14:textId="77777777" w:rsidR="00121605" w:rsidRPr="00121605" w:rsidRDefault="00121605" w:rsidP="00121605">
      <w:pPr>
        <w:spacing w:after="182" w:line="240" w:lineRule="auto"/>
        <w:ind w:firstLine="708"/>
        <w:rPr>
          <w:rFonts w:ascii="Calibri" w:eastAsia="Times New Roman" w:hAnsi="Calibri" w:cs="Calibri"/>
          <w:sz w:val="22"/>
          <w:szCs w:val="22"/>
          <w:lang w:eastAsia="en-US"/>
        </w:rPr>
      </w:pPr>
      <w:r w:rsidRPr="00121605">
        <w:rPr>
          <w:rFonts w:ascii="Calibri" w:eastAsia="Times New Roman" w:hAnsi="Calibri" w:cs="Calibri"/>
          <w:noProof/>
          <w:sz w:val="22"/>
          <w:szCs w:val="22"/>
        </w:rPr>
        <w:drawing>
          <wp:inline distT="0" distB="0" distL="0" distR="0" wp14:anchorId="453CB6DD" wp14:editId="45401573">
            <wp:extent cx="1685925" cy="904875"/>
            <wp:effectExtent l="0" t="0" r="9525" b="9525"/>
            <wp:docPr id="206920399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85925" cy="904875"/>
                    </a:xfrm>
                    <a:prstGeom prst="rect">
                      <a:avLst/>
                    </a:prstGeom>
                    <a:noFill/>
                    <a:ln>
                      <a:noFill/>
                    </a:ln>
                  </pic:spPr>
                </pic:pic>
              </a:graphicData>
            </a:graphic>
          </wp:inline>
        </w:drawing>
      </w:r>
      <w:r w:rsidRPr="00121605">
        <w:rPr>
          <w:rFonts w:ascii="Calibri" w:eastAsia="Times New Roman" w:hAnsi="Calibri" w:cs="Calibri"/>
          <w:sz w:val="22"/>
          <w:szCs w:val="22"/>
          <w:lang w:eastAsia="en-US"/>
        </w:rPr>
        <w:t xml:space="preserve"> </w:t>
      </w:r>
      <w:r w:rsidRPr="00121605">
        <w:rPr>
          <w:rFonts w:ascii="Calibri" w:eastAsia="Times New Roman" w:hAnsi="Calibri" w:cs="Calibri"/>
          <w:noProof/>
          <w:sz w:val="22"/>
          <w:szCs w:val="22"/>
        </w:rPr>
        <w:drawing>
          <wp:inline distT="0" distB="0" distL="0" distR="0" wp14:anchorId="4683BC76" wp14:editId="46E1D2FC">
            <wp:extent cx="1714500" cy="904875"/>
            <wp:effectExtent l="0" t="0" r="0" b="9525"/>
            <wp:docPr id="100597836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14500" cy="904875"/>
                    </a:xfrm>
                    <a:prstGeom prst="rect">
                      <a:avLst/>
                    </a:prstGeom>
                    <a:noFill/>
                    <a:ln>
                      <a:noFill/>
                    </a:ln>
                  </pic:spPr>
                </pic:pic>
              </a:graphicData>
            </a:graphic>
          </wp:inline>
        </w:drawing>
      </w:r>
      <w:r w:rsidRPr="00121605">
        <w:rPr>
          <w:rFonts w:ascii="Calibri" w:eastAsia="Times New Roman" w:hAnsi="Calibri" w:cs="Calibri"/>
          <w:noProof/>
          <w:sz w:val="22"/>
          <w:szCs w:val="22"/>
        </w:rPr>
        <w:drawing>
          <wp:inline distT="0" distB="0" distL="0" distR="0" wp14:anchorId="6067D866" wp14:editId="0AE5AC81">
            <wp:extent cx="1647825" cy="904875"/>
            <wp:effectExtent l="0" t="0" r="9525" b="9525"/>
            <wp:docPr id="4112833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47825" cy="904875"/>
                    </a:xfrm>
                    <a:prstGeom prst="rect">
                      <a:avLst/>
                    </a:prstGeom>
                    <a:noFill/>
                    <a:ln>
                      <a:noFill/>
                    </a:ln>
                  </pic:spPr>
                </pic:pic>
              </a:graphicData>
            </a:graphic>
          </wp:inline>
        </w:drawing>
      </w:r>
    </w:p>
    <w:p w14:paraId="4B1D9845" w14:textId="77777777" w:rsidR="00121605" w:rsidRPr="00121605" w:rsidRDefault="00121605" w:rsidP="00121605">
      <w:pPr>
        <w:autoSpaceDE w:val="0"/>
        <w:autoSpaceDN w:val="0"/>
        <w:adjustRightInd w:val="0"/>
        <w:spacing w:after="0" w:line="240" w:lineRule="auto"/>
        <w:ind w:firstLine="708"/>
        <w:rPr>
          <w:rFonts w:ascii="Calibri" w:eastAsia="Times New Roman" w:hAnsi="Calibri" w:cs="Calibri"/>
          <w:i/>
          <w:iCs/>
          <w:color w:val="000000"/>
          <w:sz w:val="22"/>
          <w:szCs w:val="22"/>
        </w:rPr>
      </w:pPr>
      <w:r w:rsidRPr="00121605">
        <w:rPr>
          <w:rFonts w:ascii="Calibri" w:eastAsia="Times New Roman" w:hAnsi="Calibri" w:cs="Calibri"/>
          <w:b/>
          <w:bCs/>
          <w:i/>
          <w:iCs/>
          <w:color w:val="000000"/>
          <w:sz w:val="22"/>
          <w:szCs w:val="22"/>
        </w:rPr>
        <w:t xml:space="preserve">Vloeistof in de laptop </w:t>
      </w:r>
    </w:p>
    <w:p w14:paraId="4967781E" w14:textId="77777777" w:rsidR="00121605" w:rsidRPr="00121605" w:rsidRDefault="00121605" w:rsidP="00121605">
      <w:pPr>
        <w:spacing w:after="182" w:line="240" w:lineRule="auto"/>
        <w:ind w:left="708"/>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Drinken én op de laptop werken gaan niet samen. Het gevaar voor een kortsluiting is hierbij reëel. </w:t>
      </w:r>
    </w:p>
    <w:p w14:paraId="2177E3B4" w14:textId="77777777" w:rsidR="00121605" w:rsidRPr="00121605" w:rsidRDefault="00121605" w:rsidP="00121605">
      <w:pPr>
        <w:spacing w:after="182" w:line="240" w:lineRule="auto"/>
        <w:ind w:firstLine="708"/>
        <w:rPr>
          <w:rFonts w:ascii="Calibri" w:eastAsia="Times New Roman" w:hAnsi="Calibri" w:cs="Calibri"/>
          <w:sz w:val="22"/>
          <w:szCs w:val="22"/>
          <w:lang w:eastAsia="en-US"/>
        </w:rPr>
      </w:pPr>
      <w:r w:rsidRPr="00121605">
        <w:rPr>
          <w:rFonts w:ascii="Calibri" w:eastAsia="Times New Roman" w:hAnsi="Calibri" w:cs="Calibri"/>
          <w:noProof/>
          <w:sz w:val="22"/>
          <w:szCs w:val="22"/>
        </w:rPr>
        <w:drawing>
          <wp:inline distT="0" distB="0" distL="0" distR="0" wp14:anchorId="28179679" wp14:editId="6FE0E34A">
            <wp:extent cx="1419225" cy="904875"/>
            <wp:effectExtent l="0" t="0" r="9525" b="9525"/>
            <wp:docPr id="687353349" name="Afbeelding 8" descr="Tips voor uw MacBook met waterschade - Repair IT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8" descr="Tips voor uw MacBook met waterschade - Repair IT Now"/>
                    <pic:cNvPicPr>
                      <a:picLocks noChangeAspect="1" noChangeArrowheads="1"/>
                    </pic:cNvPicPr>
                  </pic:nvPicPr>
                  <pic:blipFill>
                    <a:blip r:embed="rId53" cstate="print">
                      <a:extLst>
                        <a:ext uri="{28A0092B-C50C-407E-A947-70E740481C1C}">
                          <a14:useLocalDpi xmlns:a14="http://schemas.microsoft.com/office/drawing/2010/main" val="0"/>
                        </a:ext>
                      </a:extLst>
                    </a:blip>
                    <a:srcRect l="56500" t="17406" b="24956"/>
                    <a:stretch>
                      <a:fillRect/>
                    </a:stretch>
                  </pic:blipFill>
                  <pic:spPr bwMode="auto">
                    <a:xfrm>
                      <a:off x="0" y="0"/>
                      <a:ext cx="1419225" cy="904875"/>
                    </a:xfrm>
                    <a:prstGeom prst="rect">
                      <a:avLst/>
                    </a:prstGeom>
                    <a:noFill/>
                    <a:ln>
                      <a:noFill/>
                    </a:ln>
                  </pic:spPr>
                </pic:pic>
              </a:graphicData>
            </a:graphic>
          </wp:inline>
        </w:drawing>
      </w:r>
    </w:p>
    <w:p w14:paraId="0F672AD7" w14:textId="77777777" w:rsidR="00121605" w:rsidRPr="00121605" w:rsidRDefault="00121605" w:rsidP="00121605">
      <w:pPr>
        <w:autoSpaceDE w:val="0"/>
        <w:autoSpaceDN w:val="0"/>
        <w:adjustRightInd w:val="0"/>
        <w:spacing w:after="0" w:line="240" w:lineRule="auto"/>
        <w:ind w:firstLine="708"/>
        <w:rPr>
          <w:rFonts w:ascii="Calibri" w:eastAsia="Times New Roman" w:hAnsi="Calibri" w:cs="Calibri"/>
          <w:i/>
          <w:iCs/>
          <w:color w:val="000000"/>
          <w:sz w:val="22"/>
          <w:szCs w:val="22"/>
        </w:rPr>
      </w:pPr>
      <w:r w:rsidRPr="00121605">
        <w:rPr>
          <w:rFonts w:ascii="Calibri" w:eastAsia="Times New Roman" w:hAnsi="Calibri" w:cs="Calibri"/>
          <w:b/>
          <w:bCs/>
          <w:i/>
          <w:iCs/>
          <w:color w:val="000000"/>
          <w:sz w:val="22"/>
          <w:szCs w:val="22"/>
        </w:rPr>
        <w:t xml:space="preserve">Oververhitting </w:t>
      </w:r>
    </w:p>
    <w:p w14:paraId="03E3214C" w14:textId="77777777" w:rsidR="00121605" w:rsidRPr="00121605" w:rsidRDefault="00121605" w:rsidP="00121605">
      <w:pPr>
        <w:spacing w:after="182" w:line="240" w:lineRule="auto"/>
        <w:ind w:left="708"/>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De laptop in de beschermhoes bewaren is goed. Zorg er tijdens het gebruik wel voor dat het toestel kan koelen en scherm de koelribben onderaan en aan de zijkanten niet af. Het beste is het toestel vrij te zetten op een harde ondergrond.</w:t>
      </w:r>
    </w:p>
    <w:p w14:paraId="3B811403" w14:textId="77777777" w:rsidR="00121605" w:rsidRPr="00121605" w:rsidRDefault="00121605" w:rsidP="00121605">
      <w:pPr>
        <w:spacing w:after="182" w:line="240" w:lineRule="auto"/>
        <w:ind w:left="708"/>
        <w:rPr>
          <w:rFonts w:ascii="Calibri" w:eastAsia="Times New Roman" w:hAnsi="Calibri" w:cs="Calibri"/>
          <w:b/>
          <w:bCs/>
          <w:i/>
          <w:iCs/>
          <w:sz w:val="22"/>
          <w:szCs w:val="22"/>
          <w:lang w:eastAsia="en-US"/>
        </w:rPr>
      </w:pPr>
      <w:r w:rsidRPr="00121605">
        <w:rPr>
          <w:rFonts w:ascii="Calibri" w:eastAsia="Times New Roman" w:hAnsi="Calibri" w:cs="Calibri"/>
          <w:b/>
          <w:bCs/>
          <w:i/>
          <w:iCs/>
          <w:sz w:val="22"/>
          <w:szCs w:val="22"/>
          <w:lang w:eastAsia="en-US"/>
        </w:rPr>
        <w:t>Stof</w:t>
      </w:r>
    </w:p>
    <w:p w14:paraId="61E981CB" w14:textId="77777777" w:rsidR="00121605" w:rsidRPr="00121605" w:rsidRDefault="00121605" w:rsidP="00121605">
      <w:pPr>
        <w:spacing w:after="182" w:line="240" w:lineRule="auto"/>
        <w:ind w:left="708"/>
        <w:rPr>
          <w:rFonts w:ascii="Calibri" w:eastAsia="Times New Roman" w:hAnsi="Calibri" w:cs="Calibri"/>
          <w:sz w:val="22"/>
          <w:szCs w:val="22"/>
          <w:lang w:eastAsia="en-US"/>
        </w:rPr>
      </w:pPr>
      <w:r w:rsidRPr="00121605">
        <w:rPr>
          <w:rFonts w:ascii="Calibri" w:eastAsia="Times New Roman" w:hAnsi="Calibri" w:cs="Calibri"/>
          <w:sz w:val="22"/>
          <w:szCs w:val="22"/>
          <w:lang w:eastAsia="en-US"/>
        </w:rPr>
        <w:lastRenderedPageBreak/>
        <w:t xml:space="preserve">Gebruik je laptop niet op een kussen of deken, maar altijd op een harde ondergrond. Aan de onderkant van het toestel zit een ventilator die stof opzuigt van kussens en dekens. Als er te veel stof in zit, dan is een herstelling noodzakelijk. </w:t>
      </w:r>
    </w:p>
    <w:p w14:paraId="56252641" w14:textId="77777777" w:rsidR="00121605" w:rsidRPr="00121605" w:rsidRDefault="00121605" w:rsidP="007E478C">
      <w:pPr>
        <w:keepNext/>
        <w:keepLines/>
        <w:numPr>
          <w:ilvl w:val="0"/>
          <w:numId w:val="98"/>
        </w:numPr>
        <w:tabs>
          <w:tab w:val="num" w:pos="360"/>
          <w:tab w:val="center" w:pos="1078"/>
        </w:tabs>
        <w:spacing w:after="0" w:line="256" w:lineRule="auto"/>
        <w:ind w:left="0" w:firstLine="0"/>
        <w:outlineLvl w:val="0"/>
        <w:rPr>
          <w:rFonts w:ascii="Calibri" w:eastAsia="Arial" w:hAnsi="Calibri" w:cs="Calibri"/>
          <w:b/>
          <w:color w:val="000000"/>
          <w:sz w:val="22"/>
          <w:szCs w:val="22"/>
        </w:rPr>
      </w:pPr>
      <w:r w:rsidRPr="00121605">
        <w:rPr>
          <w:rFonts w:ascii="Calibri" w:eastAsia="Arial" w:hAnsi="Calibri" w:cs="Calibri"/>
          <w:b/>
          <w:color w:val="000000"/>
          <w:sz w:val="22"/>
          <w:szCs w:val="22"/>
        </w:rPr>
        <w:t>Didactisch gebruik</w:t>
      </w:r>
    </w:p>
    <w:p w14:paraId="6A397FD3" w14:textId="77777777" w:rsidR="00121605" w:rsidRPr="00121605" w:rsidRDefault="00121605" w:rsidP="007E478C">
      <w:pPr>
        <w:numPr>
          <w:ilvl w:val="0"/>
          <w:numId w:val="122"/>
        </w:numPr>
        <w:spacing w:after="9"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Elke leerling heeft zowel een Teamsaccount als een Smartschoolaccount.  </w:t>
      </w:r>
    </w:p>
    <w:p w14:paraId="3AE9B74A" w14:textId="77777777" w:rsidR="00121605" w:rsidRPr="00121605" w:rsidRDefault="00121605" w:rsidP="00121605">
      <w:pPr>
        <w:spacing w:after="0" w:line="240" w:lineRule="auto"/>
        <w:ind w:left="999"/>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We houden daarbij deze onderverdeling in functionaliteit aan: </w:t>
      </w:r>
    </w:p>
    <w:p w14:paraId="33297277" w14:textId="77777777" w:rsidR="00121605" w:rsidRPr="00121605" w:rsidRDefault="00121605" w:rsidP="007E478C">
      <w:pPr>
        <w:numPr>
          <w:ilvl w:val="1"/>
          <w:numId w:val="122"/>
        </w:numPr>
        <w:spacing w:after="51" w:line="249" w:lineRule="auto"/>
        <w:ind w:left="1418"/>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Smartschool wordt gebruikt voor: </w:t>
      </w:r>
    </w:p>
    <w:p w14:paraId="58191E3D" w14:textId="77777777" w:rsidR="00121605" w:rsidRPr="00121605" w:rsidRDefault="00121605" w:rsidP="007E478C">
      <w:pPr>
        <w:numPr>
          <w:ilvl w:val="2"/>
          <w:numId w:val="123"/>
        </w:numPr>
        <w:spacing w:after="51" w:line="249" w:lineRule="auto"/>
        <w:ind w:left="1843"/>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alles wat interne communicatie inhoudt: berichten tussen leerlingen of ouders, leerkrachten, opvoeders, leerlingbegeleiding, directie;</w:t>
      </w:r>
    </w:p>
    <w:p w14:paraId="56A9F049" w14:textId="77777777" w:rsidR="00121605" w:rsidRPr="00121605" w:rsidRDefault="00121605" w:rsidP="007E478C">
      <w:pPr>
        <w:numPr>
          <w:ilvl w:val="2"/>
          <w:numId w:val="123"/>
        </w:numPr>
        <w:spacing w:after="51" w:line="249" w:lineRule="auto"/>
        <w:ind w:left="1843"/>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de digitale agenda, rapporten, puntenboekje;  </w:t>
      </w:r>
    </w:p>
    <w:p w14:paraId="50741076" w14:textId="77777777" w:rsidR="00121605" w:rsidRPr="00121605" w:rsidRDefault="00121605" w:rsidP="007E478C">
      <w:pPr>
        <w:numPr>
          <w:ilvl w:val="2"/>
          <w:numId w:val="123"/>
        </w:numPr>
        <w:spacing w:after="51" w:line="249" w:lineRule="auto"/>
        <w:ind w:left="1843"/>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communicatie over sancties, medische interventies…  </w:t>
      </w:r>
    </w:p>
    <w:p w14:paraId="0FA866F2" w14:textId="77777777" w:rsidR="00121605" w:rsidRPr="00121605" w:rsidRDefault="00121605" w:rsidP="007E478C">
      <w:pPr>
        <w:numPr>
          <w:ilvl w:val="1"/>
          <w:numId w:val="122"/>
        </w:numPr>
        <w:spacing w:after="51" w:line="249" w:lineRule="auto"/>
        <w:ind w:left="1418"/>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Teams wordt gebruikt voor: </w:t>
      </w:r>
    </w:p>
    <w:p w14:paraId="4A8210DA" w14:textId="77777777" w:rsidR="00121605" w:rsidRPr="00121605" w:rsidRDefault="00121605" w:rsidP="007E478C">
      <w:pPr>
        <w:numPr>
          <w:ilvl w:val="2"/>
          <w:numId w:val="124"/>
        </w:numPr>
        <w:spacing w:after="51" w:line="249" w:lineRule="auto"/>
        <w:ind w:left="1843"/>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alles wat het aanbod van digitaal lesmateriaal bevat; </w:t>
      </w:r>
    </w:p>
    <w:p w14:paraId="7ACD6B36" w14:textId="77777777" w:rsidR="00121605" w:rsidRPr="00121605" w:rsidRDefault="00121605" w:rsidP="007E478C">
      <w:pPr>
        <w:numPr>
          <w:ilvl w:val="2"/>
          <w:numId w:val="124"/>
        </w:numPr>
        <w:spacing w:after="51" w:line="249" w:lineRule="auto"/>
        <w:ind w:left="1843"/>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alles wat het aanbieden en indienen van opdrachten in digitale vorm betreft. </w:t>
      </w:r>
    </w:p>
    <w:p w14:paraId="3596E5A9" w14:textId="77777777" w:rsidR="00121605" w:rsidRPr="00121605" w:rsidRDefault="00121605" w:rsidP="007E478C">
      <w:pPr>
        <w:numPr>
          <w:ilvl w:val="0"/>
          <w:numId w:val="122"/>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In de lessen wordt de nodige tijd uitgetrokken om met zowel Smartschool als met Teams te leren werken en daarrond de nodige afspraken te maken.  </w:t>
      </w:r>
    </w:p>
    <w:p w14:paraId="78F565B9" w14:textId="77777777" w:rsidR="00121605" w:rsidRPr="00121605" w:rsidRDefault="00121605" w:rsidP="00121605">
      <w:pPr>
        <w:spacing w:after="51" w:line="249" w:lineRule="auto"/>
        <w:ind w:left="984"/>
        <w:rPr>
          <w:rFonts w:ascii="Calibri" w:eastAsia="Times New Roman" w:hAnsi="Calibri" w:cs="Calibri"/>
          <w:sz w:val="12"/>
          <w:szCs w:val="12"/>
          <w:lang w:eastAsia="en-US"/>
        </w:rPr>
      </w:pPr>
    </w:p>
    <w:p w14:paraId="794C6888" w14:textId="77777777" w:rsidR="00121605" w:rsidRPr="00121605" w:rsidRDefault="00121605" w:rsidP="007E478C">
      <w:pPr>
        <w:keepNext/>
        <w:keepLines/>
        <w:numPr>
          <w:ilvl w:val="0"/>
          <w:numId w:val="98"/>
        </w:numPr>
        <w:tabs>
          <w:tab w:val="num" w:pos="360"/>
          <w:tab w:val="center" w:pos="1078"/>
        </w:tabs>
        <w:spacing w:after="0" w:line="256" w:lineRule="auto"/>
        <w:ind w:left="0" w:firstLine="0"/>
        <w:outlineLvl w:val="0"/>
        <w:rPr>
          <w:rFonts w:ascii="Calibri" w:eastAsia="Arial" w:hAnsi="Calibri" w:cs="Calibri"/>
          <w:b/>
          <w:color w:val="000000"/>
          <w:sz w:val="22"/>
          <w:szCs w:val="22"/>
        </w:rPr>
      </w:pPr>
      <w:r w:rsidRPr="00121605">
        <w:rPr>
          <w:rFonts w:ascii="Calibri" w:eastAsia="Arial" w:hAnsi="Calibri" w:cs="Calibri"/>
          <w:b/>
          <w:color w:val="000000"/>
          <w:sz w:val="22"/>
          <w:szCs w:val="22"/>
        </w:rPr>
        <w:t xml:space="preserve">Praktische afspraken tijdens de les </w:t>
      </w:r>
    </w:p>
    <w:p w14:paraId="03533334" w14:textId="77777777" w:rsidR="00121605" w:rsidRPr="00121605" w:rsidRDefault="00121605" w:rsidP="007E478C">
      <w:pPr>
        <w:numPr>
          <w:ilvl w:val="0"/>
          <w:numId w:val="125"/>
        </w:numPr>
        <w:spacing w:after="9"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Je laptop, pen en oortjes heb je binnen handbereik aan het begin van elke les. </w:t>
      </w:r>
    </w:p>
    <w:p w14:paraId="29E006DE" w14:textId="77777777" w:rsidR="00121605" w:rsidRPr="00121605" w:rsidRDefault="00121605" w:rsidP="007E478C">
      <w:pPr>
        <w:numPr>
          <w:ilvl w:val="0"/>
          <w:numId w:val="125"/>
        </w:numPr>
        <w:spacing w:after="9"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Als je je laptop niet gebruikt, klap je hem steeds dicht tot je leerkracht vraagt hem te gebruiken.</w:t>
      </w:r>
      <w:r w:rsidRPr="00121605">
        <w:rPr>
          <w:rFonts w:ascii="Calibri" w:eastAsia="Segoe UI" w:hAnsi="Calibri" w:cs="Calibri"/>
          <w:sz w:val="22"/>
          <w:szCs w:val="22"/>
          <w:lang w:eastAsia="en-US"/>
        </w:rPr>
        <w:t xml:space="preserve"> </w:t>
      </w:r>
    </w:p>
    <w:p w14:paraId="1274363D" w14:textId="77777777" w:rsidR="00121605" w:rsidRPr="00121605" w:rsidRDefault="00121605" w:rsidP="007E478C">
      <w:pPr>
        <w:numPr>
          <w:ilvl w:val="0"/>
          <w:numId w:val="125"/>
        </w:numPr>
        <w:spacing w:after="9" w:line="249" w:lineRule="auto"/>
        <w:rPr>
          <w:rFonts w:ascii="Calibri" w:eastAsia="Times New Roman" w:hAnsi="Calibri" w:cs="Calibri"/>
          <w:sz w:val="22"/>
          <w:szCs w:val="22"/>
          <w:lang w:eastAsia="en-US"/>
        </w:rPr>
      </w:pPr>
      <w:r w:rsidRPr="00121605">
        <w:rPr>
          <w:rFonts w:ascii="Calibri" w:eastAsia="Times New Roman" w:hAnsi="Calibri" w:cs="Calibri"/>
          <w:color w:val="000000"/>
          <w:sz w:val="22"/>
          <w:szCs w:val="22"/>
          <w:lang w:eastAsia="en-US"/>
        </w:rPr>
        <w:t xml:space="preserve">Tussen twee lessen is je laptop dicht. </w:t>
      </w:r>
    </w:p>
    <w:p w14:paraId="0F518680" w14:textId="77777777" w:rsidR="00121605" w:rsidRPr="00121605" w:rsidRDefault="00121605" w:rsidP="007E478C">
      <w:pPr>
        <w:numPr>
          <w:ilvl w:val="0"/>
          <w:numId w:val="125"/>
        </w:numPr>
        <w:spacing w:after="0" w:line="249" w:lineRule="auto"/>
        <w:rPr>
          <w:rFonts w:ascii="Calibri" w:eastAsia="Times New Roman" w:hAnsi="Calibri" w:cs="Calibri"/>
          <w:sz w:val="22"/>
          <w:szCs w:val="22"/>
          <w:lang w:eastAsia="en-US"/>
        </w:rPr>
      </w:pPr>
      <w:r w:rsidRPr="00121605">
        <w:rPr>
          <w:rFonts w:ascii="Calibri" w:eastAsia="Calibri" w:hAnsi="Calibri" w:cs="Calibri"/>
          <w:sz w:val="22"/>
          <w:szCs w:val="22"/>
          <w:lang w:eastAsia="en-US"/>
        </w:rPr>
        <w:t>Je neemt geen foto’s en maakt geen video</w:t>
      </w:r>
      <w:r w:rsidRPr="00121605">
        <w:rPr>
          <w:rFonts w:ascii="Calibri" w:eastAsia="Times New Roman" w:hAnsi="Calibri" w:cs="Calibri"/>
          <w:sz w:val="22"/>
          <w:szCs w:val="22"/>
          <w:lang w:eastAsia="en-US"/>
        </w:rPr>
        <w:t xml:space="preserve">- en geluidsopnames tijdens de lesuren en leswissels, tenzij dit expliciet gevraagd wordt door de leerkracht. Het overtreden van deze regel is immers een schending van de privacy </w:t>
      </w:r>
      <w:r w:rsidRPr="00121605">
        <w:rPr>
          <w:rFonts w:ascii="Calibri" w:eastAsia="Calibri" w:hAnsi="Calibri" w:cs="Calibri"/>
          <w:sz w:val="22"/>
          <w:szCs w:val="22"/>
          <w:lang w:eastAsia="en-US"/>
        </w:rPr>
        <w:t>–</w:t>
      </w:r>
      <w:r w:rsidRPr="00121605">
        <w:rPr>
          <w:rFonts w:ascii="Calibri" w:eastAsia="Times New Roman" w:hAnsi="Calibri" w:cs="Calibri"/>
          <w:sz w:val="22"/>
          <w:szCs w:val="22"/>
          <w:lang w:eastAsia="en-US"/>
        </w:rPr>
        <w:t xml:space="preserve"> de school hanteert hier een nultolerantie. </w:t>
      </w:r>
      <w:r w:rsidRPr="00121605">
        <w:rPr>
          <w:rFonts w:ascii="Calibri" w:eastAsia="Segoe UI" w:hAnsi="Calibri" w:cs="Calibri"/>
          <w:sz w:val="22"/>
          <w:szCs w:val="22"/>
          <w:lang w:eastAsia="en-US"/>
        </w:rPr>
        <w:t xml:space="preserve"> </w:t>
      </w:r>
    </w:p>
    <w:p w14:paraId="45A182CA" w14:textId="77777777" w:rsidR="00121605" w:rsidRPr="00121605" w:rsidRDefault="00121605" w:rsidP="007E478C">
      <w:pPr>
        <w:numPr>
          <w:ilvl w:val="0"/>
          <w:numId w:val="125"/>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Je opent tijdens de les </w:t>
      </w:r>
      <w:r w:rsidRPr="00121605">
        <w:rPr>
          <w:rFonts w:ascii="Calibri" w:eastAsia="Calibri" w:hAnsi="Calibri" w:cs="Calibri"/>
          <w:sz w:val="22"/>
          <w:szCs w:val="22"/>
          <w:lang w:eastAsia="en-US"/>
        </w:rPr>
        <w:t>enkel de programma’s</w:t>
      </w:r>
      <w:r w:rsidRPr="00121605">
        <w:rPr>
          <w:rFonts w:ascii="Calibri" w:eastAsia="Times New Roman" w:hAnsi="Calibri" w:cs="Calibri"/>
          <w:sz w:val="22"/>
          <w:szCs w:val="22"/>
          <w:lang w:eastAsia="en-US"/>
        </w:rPr>
        <w:t xml:space="preserve"> en apps die gevraagd worden door de leerkracht. Je gebruikt dus geen sociale media, speelt geen spelletjes, bezoekt geen sites, gebruikt de foto-app niet, enzovoort, tenzij anders aangegeven door je leerkracht. </w:t>
      </w:r>
      <w:r w:rsidRPr="00121605">
        <w:rPr>
          <w:rFonts w:ascii="Calibri" w:eastAsia="Segoe UI" w:hAnsi="Calibri" w:cs="Calibri"/>
          <w:sz w:val="22"/>
          <w:szCs w:val="22"/>
          <w:lang w:eastAsia="en-US"/>
        </w:rPr>
        <w:t xml:space="preserve"> </w:t>
      </w:r>
    </w:p>
    <w:p w14:paraId="60235240" w14:textId="77777777" w:rsidR="00121605" w:rsidRPr="00121605" w:rsidRDefault="00121605" w:rsidP="007E478C">
      <w:pPr>
        <w:numPr>
          <w:ilvl w:val="0"/>
          <w:numId w:val="125"/>
        </w:numPr>
        <w:spacing w:after="9"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Het geluid is altijd gedempt, tenzij je een opdracht uitvoert met oortjes.</w:t>
      </w:r>
      <w:r w:rsidRPr="00121605">
        <w:rPr>
          <w:rFonts w:ascii="Calibri" w:eastAsia="Segoe UI" w:hAnsi="Calibri" w:cs="Calibri"/>
          <w:sz w:val="22"/>
          <w:szCs w:val="22"/>
          <w:lang w:eastAsia="en-US"/>
        </w:rPr>
        <w:t xml:space="preserve"> </w:t>
      </w:r>
    </w:p>
    <w:p w14:paraId="46175D68" w14:textId="77777777" w:rsidR="00121605" w:rsidRPr="00121605" w:rsidRDefault="00121605" w:rsidP="007E478C">
      <w:pPr>
        <w:numPr>
          <w:ilvl w:val="0"/>
          <w:numId w:val="125"/>
        </w:numPr>
        <w:spacing w:after="2" w:line="249" w:lineRule="auto"/>
        <w:rPr>
          <w:rFonts w:ascii="Calibri" w:eastAsia="Calibri" w:hAnsi="Calibri" w:cs="Calibri"/>
          <w:sz w:val="22"/>
          <w:szCs w:val="22"/>
          <w:lang w:eastAsia="en-US"/>
        </w:rPr>
      </w:pPr>
      <w:r w:rsidRPr="00121605">
        <w:rPr>
          <w:rFonts w:ascii="Calibri" w:eastAsia="Times New Roman" w:hAnsi="Calibri" w:cs="Calibri"/>
          <w:sz w:val="22"/>
          <w:szCs w:val="22"/>
          <w:lang w:eastAsia="en-US"/>
        </w:rPr>
        <w:t>Je eet of drinkt niet als je met je laptop bezig bent</w:t>
      </w:r>
      <w:r w:rsidRPr="00121605">
        <w:rPr>
          <w:rFonts w:ascii="Calibri" w:eastAsia="Segoe UI" w:hAnsi="Calibri" w:cs="Calibri"/>
          <w:sz w:val="22"/>
          <w:szCs w:val="22"/>
          <w:lang w:eastAsia="en-US"/>
        </w:rPr>
        <w:t>.</w:t>
      </w:r>
    </w:p>
    <w:p w14:paraId="096737CD" w14:textId="77777777" w:rsidR="00121605" w:rsidRPr="00121605" w:rsidRDefault="00121605" w:rsidP="007E478C">
      <w:pPr>
        <w:numPr>
          <w:ilvl w:val="0"/>
          <w:numId w:val="125"/>
        </w:numPr>
        <w:spacing w:after="2"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Je laptop gaat na gebruik altijd terug in de hoes. </w:t>
      </w:r>
    </w:p>
    <w:p w14:paraId="57D45EDB" w14:textId="77777777" w:rsidR="00121605" w:rsidRPr="00121605" w:rsidRDefault="00121605" w:rsidP="007E478C">
      <w:pPr>
        <w:numPr>
          <w:ilvl w:val="0"/>
          <w:numId w:val="125"/>
        </w:numPr>
        <w:spacing w:after="2"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Een leerkracht of opvoeder kan op zijn of haar eigen toestel tijdens de les of in de studie het scherm van de leerlingen bekijken. Dit om didactisch doeleinden (hulp, projecteren van oefeningen…) of om na te gaan of er schoolwerk gedaan wordt. </w:t>
      </w:r>
    </w:p>
    <w:p w14:paraId="0947D7EC" w14:textId="77777777" w:rsidR="00121605" w:rsidRPr="00121605" w:rsidRDefault="00121605" w:rsidP="00121605">
      <w:pPr>
        <w:spacing w:after="0" w:line="256" w:lineRule="auto"/>
        <w:ind w:left="999"/>
        <w:rPr>
          <w:rFonts w:ascii="Calibri" w:eastAsia="Times New Roman" w:hAnsi="Calibri" w:cs="Calibri"/>
          <w:sz w:val="12"/>
          <w:szCs w:val="12"/>
          <w:lang w:eastAsia="en-US"/>
        </w:rPr>
      </w:pPr>
      <w:r w:rsidRPr="00121605">
        <w:rPr>
          <w:rFonts w:ascii="Calibri" w:eastAsia="Times New Roman" w:hAnsi="Calibri" w:cs="Calibri"/>
          <w:sz w:val="12"/>
          <w:szCs w:val="12"/>
          <w:lang w:eastAsia="en-US"/>
        </w:rPr>
        <w:t xml:space="preserve"> </w:t>
      </w:r>
    </w:p>
    <w:p w14:paraId="24331C7A" w14:textId="77777777" w:rsidR="00121605" w:rsidRPr="00121605" w:rsidRDefault="00121605" w:rsidP="007E478C">
      <w:pPr>
        <w:keepNext/>
        <w:keepLines/>
        <w:numPr>
          <w:ilvl w:val="0"/>
          <w:numId w:val="98"/>
        </w:numPr>
        <w:tabs>
          <w:tab w:val="num" w:pos="360"/>
          <w:tab w:val="center" w:pos="1078"/>
        </w:tabs>
        <w:spacing w:after="0" w:line="256" w:lineRule="auto"/>
        <w:ind w:left="0" w:firstLine="0"/>
        <w:outlineLvl w:val="0"/>
        <w:rPr>
          <w:rFonts w:ascii="Calibri" w:eastAsia="Arial" w:hAnsi="Calibri" w:cs="Calibri"/>
          <w:b/>
          <w:color w:val="000000"/>
          <w:sz w:val="22"/>
          <w:szCs w:val="22"/>
        </w:rPr>
      </w:pPr>
      <w:r w:rsidRPr="00121605">
        <w:rPr>
          <w:rFonts w:ascii="Calibri" w:eastAsia="Arial" w:hAnsi="Calibri" w:cs="Calibri"/>
          <w:b/>
          <w:color w:val="000000"/>
          <w:sz w:val="22"/>
          <w:szCs w:val="22"/>
        </w:rPr>
        <w:t xml:space="preserve">Aanvullende informatie of vragen </w:t>
      </w:r>
    </w:p>
    <w:p w14:paraId="57D84072" w14:textId="77777777" w:rsidR="00121605" w:rsidRPr="00121605" w:rsidRDefault="00121605" w:rsidP="007E478C">
      <w:pPr>
        <w:numPr>
          <w:ilvl w:val="0"/>
          <w:numId w:val="126"/>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Voor aanvullende informatie of met vragen kun je steeds mailen naar </w:t>
      </w:r>
      <w:r w:rsidRPr="00121605">
        <w:rPr>
          <w:rFonts w:ascii="Calibri" w:eastAsia="Calibri" w:hAnsi="Calibri" w:cs="Calibri"/>
          <w:i/>
          <w:color w:val="0563C1"/>
          <w:sz w:val="22"/>
          <w:szCs w:val="22"/>
          <w:u w:val="single" w:color="0563C1"/>
          <w:lang w:eastAsia="en-US"/>
        </w:rPr>
        <w:t>ict.</w:t>
      </w:r>
      <w:r w:rsidRPr="00121605">
        <w:rPr>
          <w:rFonts w:ascii="Calibri" w:eastAsia="Times New Roman" w:hAnsi="Calibri" w:cs="Calibri"/>
          <w:i/>
          <w:color w:val="0563C1"/>
          <w:sz w:val="22"/>
          <w:szCs w:val="22"/>
          <w:u w:val="single" w:color="0563C1"/>
          <w:lang w:eastAsia="en-US"/>
        </w:rPr>
        <w:t>viso</w:t>
      </w:r>
      <w:r w:rsidRPr="00121605">
        <w:rPr>
          <w:rFonts w:ascii="Calibri" w:eastAsia="Calibri" w:hAnsi="Calibri" w:cs="Calibri"/>
          <w:i/>
          <w:color w:val="0563C1"/>
          <w:sz w:val="22"/>
          <w:szCs w:val="22"/>
          <w:u w:val="single" w:color="0563C1"/>
          <w:lang w:eastAsia="en-US"/>
        </w:rPr>
        <w:t>@sint-michiel.be</w:t>
      </w:r>
      <w:r w:rsidRPr="00121605">
        <w:rPr>
          <w:rFonts w:ascii="Calibri" w:eastAsia="Times New Roman" w:hAnsi="Calibri" w:cs="Calibri"/>
          <w:sz w:val="22"/>
          <w:szCs w:val="22"/>
          <w:lang w:eastAsia="en-US"/>
        </w:rPr>
        <w:t xml:space="preserve">.  </w:t>
      </w:r>
    </w:p>
    <w:p w14:paraId="1E2D443C" w14:textId="77777777" w:rsidR="00121605" w:rsidRPr="00121605" w:rsidRDefault="00121605" w:rsidP="007E478C">
      <w:pPr>
        <w:numPr>
          <w:ilvl w:val="0"/>
          <w:numId w:val="126"/>
        </w:numPr>
        <w:spacing w:after="8"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 xml:space="preserve">Antwoorden op vaak terugkerende vragen komen op Smartschool bij documenten voor ouders en </w:t>
      </w:r>
      <w:proofErr w:type="spellStart"/>
      <w:r w:rsidRPr="00121605">
        <w:rPr>
          <w:rFonts w:ascii="Calibri" w:eastAsia="Times New Roman" w:hAnsi="Calibri" w:cs="Calibri"/>
          <w:sz w:val="22"/>
          <w:szCs w:val="22"/>
          <w:lang w:eastAsia="en-US"/>
        </w:rPr>
        <w:t>lln</w:t>
      </w:r>
      <w:proofErr w:type="spellEnd"/>
      <w:r w:rsidRPr="00121605">
        <w:rPr>
          <w:rFonts w:ascii="Calibri" w:eastAsia="Times New Roman" w:hAnsi="Calibri" w:cs="Calibri"/>
          <w:sz w:val="22"/>
          <w:szCs w:val="22"/>
          <w:lang w:eastAsia="en-US"/>
        </w:rPr>
        <w:t xml:space="preserve"> -&gt; gebruik laptop.  </w:t>
      </w:r>
    </w:p>
    <w:p w14:paraId="499F7E13" w14:textId="77777777" w:rsidR="00121605" w:rsidRPr="00121605" w:rsidRDefault="00121605" w:rsidP="00121605">
      <w:pPr>
        <w:spacing w:after="8" w:line="249" w:lineRule="auto"/>
        <w:ind w:left="984"/>
        <w:rPr>
          <w:rFonts w:ascii="Calibri" w:eastAsia="Times New Roman" w:hAnsi="Calibri" w:cs="Calibri"/>
          <w:sz w:val="12"/>
          <w:szCs w:val="12"/>
          <w:lang w:eastAsia="en-US"/>
        </w:rPr>
      </w:pPr>
    </w:p>
    <w:p w14:paraId="06B4754C" w14:textId="77777777" w:rsidR="00121605" w:rsidRPr="00121605" w:rsidRDefault="00121605" w:rsidP="007E478C">
      <w:pPr>
        <w:keepNext/>
        <w:keepLines/>
        <w:numPr>
          <w:ilvl w:val="0"/>
          <w:numId w:val="98"/>
        </w:numPr>
        <w:tabs>
          <w:tab w:val="num" w:pos="360"/>
          <w:tab w:val="center" w:pos="1078"/>
        </w:tabs>
        <w:spacing w:after="0" w:line="256" w:lineRule="auto"/>
        <w:ind w:left="0" w:firstLine="0"/>
        <w:outlineLvl w:val="0"/>
        <w:rPr>
          <w:rFonts w:ascii="Calibri" w:eastAsia="Arial" w:hAnsi="Calibri" w:cs="Calibri"/>
          <w:b/>
          <w:color w:val="000000"/>
          <w:sz w:val="22"/>
          <w:szCs w:val="22"/>
        </w:rPr>
      </w:pPr>
      <w:r w:rsidRPr="00121605">
        <w:rPr>
          <w:rFonts w:ascii="Calibri" w:eastAsia="Arial" w:hAnsi="Calibri" w:cs="Calibri"/>
          <w:b/>
          <w:color w:val="000000"/>
          <w:sz w:val="22"/>
          <w:szCs w:val="22"/>
        </w:rPr>
        <w:t>Aankoop laptop 3des – gebruik eigen laptop</w:t>
      </w:r>
    </w:p>
    <w:p w14:paraId="5404A8A5" w14:textId="77777777" w:rsidR="00121605" w:rsidRPr="00121605" w:rsidRDefault="00121605" w:rsidP="007E478C">
      <w:pPr>
        <w:numPr>
          <w:ilvl w:val="0"/>
          <w:numId w:val="126"/>
        </w:numPr>
        <w:spacing w:after="51" w:line="249" w:lineRule="auto"/>
        <w:rPr>
          <w:rFonts w:ascii="Calibri" w:eastAsia="Times New Roman" w:hAnsi="Calibri" w:cs="Calibri"/>
          <w:sz w:val="22"/>
          <w:szCs w:val="22"/>
          <w:lang w:eastAsia="en-US"/>
        </w:rPr>
      </w:pPr>
      <w:r w:rsidRPr="00121605">
        <w:rPr>
          <w:rFonts w:ascii="Calibri" w:eastAsia="Times New Roman" w:hAnsi="Calibri" w:cs="Calibri"/>
          <w:sz w:val="22"/>
          <w:szCs w:val="22"/>
          <w:lang w:eastAsia="en-US"/>
        </w:rPr>
        <w:t>Voor informatie over de aankoop van de laptop in het 3</w:t>
      </w:r>
      <w:r w:rsidRPr="00121605">
        <w:rPr>
          <w:rFonts w:ascii="Calibri" w:eastAsia="Times New Roman" w:hAnsi="Calibri" w:cs="Calibri"/>
          <w:sz w:val="22"/>
          <w:szCs w:val="22"/>
          <w:vertAlign w:val="superscript"/>
          <w:lang w:eastAsia="en-US"/>
        </w:rPr>
        <w:t>de</w:t>
      </w:r>
      <w:r w:rsidRPr="00121605">
        <w:rPr>
          <w:rFonts w:ascii="Calibri" w:eastAsia="Times New Roman" w:hAnsi="Calibri" w:cs="Calibri"/>
          <w:sz w:val="22"/>
          <w:szCs w:val="22"/>
          <w:lang w:eastAsia="en-US"/>
        </w:rPr>
        <w:t xml:space="preserve"> jaar of het gebruik van een eigen laptop verwijzen we naar Smartschool -&gt; </w:t>
      </w:r>
      <w:proofErr w:type="spellStart"/>
      <w:r w:rsidRPr="00121605">
        <w:rPr>
          <w:rFonts w:ascii="Calibri" w:eastAsia="Times New Roman" w:hAnsi="Calibri" w:cs="Calibri"/>
          <w:sz w:val="22"/>
          <w:szCs w:val="22"/>
          <w:lang w:eastAsia="en-US"/>
        </w:rPr>
        <w:t>intradesk</w:t>
      </w:r>
      <w:proofErr w:type="spellEnd"/>
      <w:r w:rsidRPr="00121605">
        <w:rPr>
          <w:rFonts w:ascii="Calibri" w:eastAsia="Times New Roman" w:hAnsi="Calibri" w:cs="Calibri"/>
          <w:sz w:val="22"/>
          <w:szCs w:val="22"/>
          <w:lang w:eastAsia="en-US"/>
        </w:rPr>
        <w:t xml:space="preserve"> -&gt; </w:t>
      </w:r>
      <w:proofErr w:type="spellStart"/>
      <w:r w:rsidRPr="00121605">
        <w:rPr>
          <w:rFonts w:ascii="Calibri" w:eastAsia="Times New Roman" w:hAnsi="Calibri" w:cs="Calibri"/>
          <w:sz w:val="22"/>
          <w:szCs w:val="22"/>
          <w:lang w:eastAsia="en-US"/>
        </w:rPr>
        <w:t>doc</w:t>
      </w:r>
      <w:proofErr w:type="spellEnd"/>
      <w:r w:rsidRPr="00121605">
        <w:rPr>
          <w:rFonts w:ascii="Calibri" w:eastAsia="Times New Roman" w:hAnsi="Calibri" w:cs="Calibri"/>
          <w:sz w:val="22"/>
          <w:szCs w:val="22"/>
          <w:lang w:eastAsia="en-US"/>
        </w:rPr>
        <w:t xml:space="preserve">. voor ouders en </w:t>
      </w:r>
      <w:proofErr w:type="spellStart"/>
      <w:r w:rsidRPr="00121605">
        <w:rPr>
          <w:rFonts w:ascii="Calibri" w:eastAsia="Times New Roman" w:hAnsi="Calibri" w:cs="Calibri"/>
          <w:sz w:val="22"/>
          <w:szCs w:val="22"/>
          <w:lang w:eastAsia="en-US"/>
        </w:rPr>
        <w:t>lln</w:t>
      </w:r>
      <w:proofErr w:type="spellEnd"/>
      <w:r w:rsidRPr="00121605">
        <w:rPr>
          <w:rFonts w:ascii="Calibri" w:eastAsia="Times New Roman" w:hAnsi="Calibri" w:cs="Calibri"/>
          <w:sz w:val="22"/>
          <w:szCs w:val="22"/>
          <w:lang w:eastAsia="en-US"/>
        </w:rPr>
        <w:t xml:space="preserve"> -&gt; gebruik laptop.  </w:t>
      </w:r>
    </w:p>
    <w:p w14:paraId="51C69915" w14:textId="77777777" w:rsidR="00121605" w:rsidRPr="00121605" w:rsidRDefault="00121605" w:rsidP="00121605">
      <w:pPr>
        <w:spacing w:after="0" w:line="240" w:lineRule="auto"/>
        <w:rPr>
          <w:rFonts w:ascii="Calibri" w:eastAsia="Times New Roman" w:hAnsi="Calibri" w:cs="Calibri"/>
          <w:b/>
          <w:bCs/>
          <w:sz w:val="28"/>
          <w:szCs w:val="28"/>
          <w:lang w:eastAsia="en-US"/>
        </w:rPr>
      </w:pPr>
      <w:r w:rsidRPr="00121605">
        <w:rPr>
          <w:rFonts w:ascii="Calibri" w:eastAsia="Times New Roman" w:hAnsi="Calibri" w:cs="Calibri"/>
          <w:b/>
          <w:bCs/>
          <w:sz w:val="28"/>
          <w:szCs w:val="28"/>
          <w:lang w:eastAsia="en-US"/>
        </w:rPr>
        <w:t>Gebruiksovereenkomst laptop met pen voor leerlingen</w:t>
      </w:r>
    </w:p>
    <w:p w14:paraId="4AEB9DFC" w14:textId="77777777" w:rsidR="00121605" w:rsidRPr="00121605" w:rsidRDefault="00121605" w:rsidP="00121605">
      <w:pPr>
        <w:spacing w:after="0" w:line="240" w:lineRule="auto"/>
        <w:rPr>
          <w:rFonts w:ascii="Calibri" w:eastAsia="Times New Roman" w:hAnsi="Calibri" w:cs="Calibri"/>
          <w:lang w:eastAsia="en-US"/>
        </w:rPr>
      </w:pPr>
    </w:p>
    <w:p w14:paraId="4C18A0D7" w14:textId="77777777" w:rsidR="00121605" w:rsidRPr="00121605" w:rsidRDefault="00121605" w:rsidP="00121605">
      <w:pPr>
        <w:spacing w:after="0" w:line="240" w:lineRule="auto"/>
        <w:rPr>
          <w:rFonts w:ascii="Calibri" w:eastAsia="Times New Roman" w:hAnsi="Calibri" w:cs="Calibri"/>
          <w:lang w:eastAsia="en-US"/>
        </w:rPr>
      </w:pPr>
      <w:r w:rsidRPr="00121605">
        <w:rPr>
          <w:rFonts w:ascii="Calibri" w:eastAsia="Times New Roman" w:hAnsi="Calibri" w:cs="Calibri"/>
          <w:lang w:eastAsia="en-US"/>
        </w:rPr>
        <w:t>DE ONDERGETEKENDEN:</w:t>
      </w:r>
      <w:r w:rsidRPr="00121605">
        <w:rPr>
          <w:rFonts w:ascii="Calibri" w:eastAsia="Times New Roman" w:hAnsi="Calibri" w:cs="Calibri"/>
          <w:lang w:eastAsia="en-US"/>
        </w:rPr>
        <w:br/>
      </w:r>
    </w:p>
    <w:p w14:paraId="67DF3F34" w14:textId="77777777" w:rsidR="00121605" w:rsidRPr="00121605" w:rsidRDefault="00121605" w:rsidP="00121605">
      <w:pPr>
        <w:spacing w:after="0" w:line="240" w:lineRule="auto"/>
        <w:rPr>
          <w:rFonts w:ascii="Calibri" w:eastAsia="Times New Roman" w:hAnsi="Calibri" w:cs="Calibri"/>
          <w:lang w:eastAsia="en-US"/>
        </w:rPr>
      </w:pPr>
      <w:r w:rsidRPr="00121605">
        <w:rPr>
          <w:rFonts w:ascii="Calibri" w:eastAsia="Times New Roman" w:hAnsi="Calibri" w:cs="Calibri"/>
          <w:lang w:eastAsia="en-US"/>
        </w:rPr>
        <w:t>Scholengroep Sint-Michiel vzw, NOVA campus VISO, hierna te noemen: "school",</w:t>
      </w:r>
      <w:r w:rsidRPr="00121605">
        <w:rPr>
          <w:rFonts w:ascii="Calibri" w:eastAsia="Times New Roman" w:hAnsi="Calibri" w:cs="Calibri"/>
          <w:lang w:eastAsia="en-US"/>
        </w:rPr>
        <w:br/>
        <w:t>en ouder/voogd van ………………………..………………………………………….. (naam leerling), hierna te noemen: “leerling”</w:t>
      </w:r>
    </w:p>
    <w:p w14:paraId="7A88ABB1" w14:textId="77777777" w:rsidR="00121605" w:rsidRPr="00121605" w:rsidRDefault="00121605" w:rsidP="00121605">
      <w:pPr>
        <w:spacing w:after="0" w:line="240" w:lineRule="auto"/>
        <w:rPr>
          <w:rFonts w:ascii="Calibri" w:eastAsia="Times New Roman" w:hAnsi="Calibri" w:cs="Calibri"/>
          <w:lang w:eastAsia="en-US"/>
        </w:rPr>
      </w:pPr>
    </w:p>
    <w:p w14:paraId="682FA487" w14:textId="77777777" w:rsidR="00121605" w:rsidRPr="00121605" w:rsidRDefault="00121605" w:rsidP="00121605">
      <w:pPr>
        <w:spacing w:after="0" w:line="240" w:lineRule="auto"/>
        <w:rPr>
          <w:rFonts w:ascii="Calibri" w:eastAsia="Times New Roman" w:hAnsi="Calibri" w:cs="Calibri"/>
          <w:lang w:eastAsia="en-US"/>
        </w:rPr>
      </w:pPr>
      <w:r w:rsidRPr="00121605">
        <w:rPr>
          <w:rFonts w:ascii="Calibri" w:eastAsia="Times New Roman" w:hAnsi="Calibri" w:cs="Calibri"/>
          <w:lang w:eastAsia="en-US"/>
        </w:rPr>
        <w:lastRenderedPageBreak/>
        <w:t>VERKLAREN TE ZIJN OVEREENGEKOMEN:</w:t>
      </w:r>
      <w:r w:rsidRPr="00121605">
        <w:rPr>
          <w:rFonts w:ascii="Calibri" w:eastAsia="Times New Roman" w:hAnsi="Calibri" w:cs="Calibri"/>
          <w:lang w:eastAsia="en-US"/>
        </w:rPr>
        <w:br/>
      </w:r>
    </w:p>
    <w:p w14:paraId="06C7B95F" w14:textId="77777777" w:rsidR="00121605" w:rsidRPr="00121605" w:rsidRDefault="00121605" w:rsidP="00121605">
      <w:pPr>
        <w:spacing w:after="0" w:line="240" w:lineRule="auto"/>
        <w:ind w:left="142"/>
        <w:rPr>
          <w:rFonts w:ascii="Calibri" w:eastAsia="Times New Roman" w:hAnsi="Calibri" w:cs="Calibri"/>
          <w:lang w:eastAsia="en-US"/>
        </w:rPr>
      </w:pPr>
      <w:r w:rsidRPr="00121605">
        <w:rPr>
          <w:rFonts w:ascii="Calibri" w:eastAsia="Times New Roman" w:hAnsi="Calibri" w:cs="Calibri"/>
          <w:lang w:eastAsia="en-US"/>
        </w:rPr>
        <w:t>De school verstrekt aan de leerling een laptop (inclusief laptoptas en voedingsadapter) hierna te noemen: “de apparatuur” voor de uitoefening van werkzaamheden en het volgen van lessen.</w:t>
      </w:r>
    </w:p>
    <w:p w14:paraId="371F1B53" w14:textId="77777777" w:rsidR="00121605" w:rsidRPr="00121605" w:rsidRDefault="00121605" w:rsidP="007E478C">
      <w:pPr>
        <w:numPr>
          <w:ilvl w:val="3"/>
          <w:numId w:val="127"/>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De apparatuur is eigendom van de school en is in gebruik gegeven aan de leerling;</w:t>
      </w:r>
    </w:p>
    <w:p w14:paraId="3F680044" w14:textId="77777777" w:rsidR="00121605" w:rsidRPr="00121605" w:rsidRDefault="00121605" w:rsidP="007E478C">
      <w:pPr>
        <w:numPr>
          <w:ilvl w:val="0"/>
          <w:numId w:val="127"/>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in deze overeenkomst worden de nadere gebruiksvoorwaarden bepaald waaronder de leerling de apparatuur kan gebruiken.</w:t>
      </w:r>
    </w:p>
    <w:p w14:paraId="13DF04A0" w14:textId="77777777" w:rsidR="00121605" w:rsidRPr="00121605" w:rsidRDefault="00121605" w:rsidP="00121605">
      <w:pPr>
        <w:spacing w:after="0" w:line="240" w:lineRule="auto"/>
        <w:rPr>
          <w:rFonts w:ascii="Calibri" w:eastAsia="Times New Roman" w:hAnsi="Calibri" w:cs="Calibri"/>
          <w:b/>
          <w:lang w:eastAsia="en-US"/>
        </w:rPr>
      </w:pPr>
      <w:r w:rsidRPr="00121605">
        <w:rPr>
          <w:rFonts w:ascii="Calibri" w:eastAsia="Times New Roman" w:hAnsi="Calibri" w:cs="Calibri"/>
          <w:b/>
          <w:lang w:eastAsia="en-US"/>
        </w:rPr>
        <w:t>Artikel 1. Aard en uitvoering</w:t>
      </w:r>
    </w:p>
    <w:p w14:paraId="6DC13262" w14:textId="77777777" w:rsidR="00121605" w:rsidRPr="00121605" w:rsidRDefault="00121605" w:rsidP="00121605">
      <w:pPr>
        <w:spacing w:after="0" w:line="240" w:lineRule="auto"/>
        <w:contextualSpacing/>
        <w:rPr>
          <w:rFonts w:ascii="Calibri" w:eastAsia="Yu Mincho" w:hAnsi="Calibri" w:cs="Calibri"/>
          <w:lang w:val="nl-NL" w:eastAsia="nl-NL"/>
        </w:rPr>
      </w:pPr>
      <w:r w:rsidRPr="00121605">
        <w:rPr>
          <w:rFonts w:ascii="Calibri" w:eastAsia="Yu Mincho" w:hAnsi="Calibri" w:cs="Calibri"/>
          <w:lang w:val="nl-NL" w:eastAsia="nl-NL"/>
        </w:rPr>
        <w:t>Het type apparatuur wordt door de school vastgesteld en aangeschaft.  In de productfiche wordt beschreven welke apparatuur in gebruik gegeven wordt aan de leerling en in welke toestand die zich bevindt.</w:t>
      </w:r>
    </w:p>
    <w:p w14:paraId="27B6C5A6" w14:textId="77777777" w:rsidR="00121605" w:rsidRPr="00121605" w:rsidRDefault="00121605" w:rsidP="00121605">
      <w:pPr>
        <w:spacing w:after="0" w:line="240" w:lineRule="auto"/>
        <w:rPr>
          <w:rFonts w:ascii="Calibri" w:eastAsia="Times New Roman" w:hAnsi="Calibri" w:cs="Calibri"/>
          <w:b/>
          <w:lang w:eastAsia="en-US"/>
        </w:rPr>
      </w:pPr>
      <w:r w:rsidRPr="00121605">
        <w:rPr>
          <w:rFonts w:ascii="Calibri" w:eastAsia="Times New Roman" w:hAnsi="Calibri" w:cs="Calibri"/>
          <w:b/>
          <w:lang w:eastAsia="en-US"/>
        </w:rPr>
        <w:t>Artikel 2. Rechten en plichten van de leerling</w:t>
      </w:r>
    </w:p>
    <w:p w14:paraId="29C94873" w14:textId="77777777" w:rsidR="00121605" w:rsidRPr="00121605" w:rsidRDefault="00121605" w:rsidP="007E478C">
      <w:pPr>
        <w:numPr>
          <w:ilvl w:val="0"/>
          <w:numId w:val="128"/>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De leerling verklaart de apparatuur in goede staat te hebben ontvangen.</w:t>
      </w:r>
    </w:p>
    <w:p w14:paraId="29ED20C5" w14:textId="77777777" w:rsidR="00121605" w:rsidRPr="00121605" w:rsidRDefault="00121605" w:rsidP="007E478C">
      <w:pPr>
        <w:numPr>
          <w:ilvl w:val="0"/>
          <w:numId w:val="128"/>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De apparatuur is strikt persoonlijk en kan niet aan derden worden overgedragen of door derden worden gebruikt.</w:t>
      </w:r>
    </w:p>
    <w:p w14:paraId="090EF9DD" w14:textId="77777777" w:rsidR="00121605" w:rsidRPr="00121605" w:rsidRDefault="00121605" w:rsidP="007E478C">
      <w:pPr>
        <w:numPr>
          <w:ilvl w:val="0"/>
          <w:numId w:val="128"/>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De leerling is verantwoordelijk voor het in goede staat houden van de apparatuur.</w:t>
      </w:r>
    </w:p>
    <w:p w14:paraId="1E945407" w14:textId="77777777" w:rsidR="00121605" w:rsidRPr="00121605" w:rsidRDefault="00121605" w:rsidP="007E478C">
      <w:pPr>
        <w:numPr>
          <w:ilvl w:val="0"/>
          <w:numId w:val="128"/>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Het is de leerling verboden de apparatuur te gebruiken voor activiteiten die in strijd zijn met de schooldoelstellingen of het imago van de school kunnen schaden.</w:t>
      </w:r>
    </w:p>
    <w:p w14:paraId="3B68419F" w14:textId="77777777" w:rsidR="00121605" w:rsidRPr="00121605" w:rsidRDefault="00121605" w:rsidP="00121605">
      <w:pPr>
        <w:spacing w:after="0" w:line="240" w:lineRule="auto"/>
        <w:rPr>
          <w:rFonts w:ascii="Calibri" w:eastAsia="Times New Roman" w:hAnsi="Calibri" w:cs="Calibri"/>
          <w:b/>
          <w:lang w:eastAsia="en-US"/>
        </w:rPr>
      </w:pPr>
      <w:r w:rsidRPr="00121605">
        <w:rPr>
          <w:rFonts w:ascii="Calibri" w:eastAsia="Times New Roman" w:hAnsi="Calibri" w:cs="Calibri"/>
          <w:b/>
          <w:lang w:eastAsia="en-US"/>
        </w:rPr>
        <w:t>Artikel 3. Gebruik van de apparatuur door de leerling</w:t>
      </w:r>
    </w:p>
    <w:p w14:paraId="29AA49A1" w14:textId="77777777" w:rsidR="00121605" w:rsidRPr="00121605" w:rsidRDefault="00121605" w:rsidP="007E478C">
      <w:pPr>
        <w:numPr>
          <w:ilvl w:val="0"/>
          <w:numId w:val="129"/>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De leerling wordt voor de uitoefening van werkzaamheden en het volgen van lessen apparatuur ter beschikking gesteld die hij/zij uitsluitend hiervoor dient te gebruiken.</w:t>
      </w:r>
    </w:p>
    <w:p w14:paraId="04D7694D" w14:textId="77777777" w:rsidR="00121605" w:rsidRPr="00121605" w:rsidRDefault="00121605" w:rsidP="007E478C">
      <w:pPr>
        <w:numPr>
          <w:ilvl w:val="0"/>
          <w:numId w:val="129"/>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Op de apparatuur staat de nodige software voor het gebruik. Het betreft zowel beheersoftware als software voor het volgen van de lessen en maken van taken. Het is niet toegestaan om deze software te verwijderen.</w:t>
      </w:r>
    </w:p>
    <w:p w14:paraId="56EF7135" w14:textId="77777777" w:rsidR="00121605" w:rsidRPr="00121605" w:rsidRDefault="00121605" w:rsidP="00121605">
      <w:pPr>
        <w:spacing w:after="0" w:line="240" w:lineRule="auto"/>
        <w:rPr>
          <w:rFonts w:ascii="Calibri" w:eastAsia="Times New Roman" w:hAnsi="Calibri" w:cs="Calibri"/>
          <w:b/>
          <w:lang w:eastAsia="en-US"/>
        </w:rPr>
      </w:pPr>
      <w:r w:rsidRPr="00121605">
        <w:rPr>
          <w:rFonts w:ascii="Calibri" w:eastAsia="Times New Roman" w:hAnsi="Calibri" w:cs="Calibri"/>
          <w:b/>
          <w:lang w:eastAsia="en-US"/>
        </w:rPr>
        <w:t>Artikel 4. Termijn van gebruik</w:t>
      </w:r>
    </w:p>
    <w:p w14:paraId="3AD6EDF9" w14:textId="77777777" w:rsidR="00121605" w:rsidRPr="00121605" w:rsidRDefault="00121605" w:rsidP="007E478C">
      <w:pPr>
        <w:numPr>
          <w:ilvl w:val="0"/>
          <w:numId w:val="130"/>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De leerling dient de apparatuur terug in binnen de afgesproken gebruikstermijn in geval van noodzakelijk onderhoud of andere redenen. Indien er geen afgesproken gebruikstermijn is dan gebeurt de teruggave bij de beëindiging van het schoolverband of op het einde van het tweede middelbaar (30 juni van het betrokken schooljaar). De apparatuur wordt in  volledige en correct werkende staat terugbezorgd aan de ICT-dienst van de school . De apparatuur wordt daar gecontroleerd.</w:t>
      </w:r>
    </w:p>
    <w:p w14:paraId="62743CA0" w14:textId="77777777" w:rsidR="00121605" w:rsidRPr="00121605" w:rsidRDefault="00121605" w:rsidP="007E478C">
      <w:pPr>
        <w:numPr>
          <w:ilvl w:val="0"/>
          <w:numId w:val="130"/>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 xml:space="preserve">Bij verzuim hiertoe, verbindt de leerling zich tot betaling van de restwaarde van de apparatuur aan de school. </w:t>
      </w:r>
      <w:r w:rsidRPr="00121605">
        <w:rPr>
          <w:rFonts w:ascii="Calibri" w:eastAsia="Yu Mincho" w:hAnsi="Calibri" w:cs="Calibri"/>
          <w:lang w:val="nl-NL" w:eastAsia="nl-NL"/>
        </w:rPr>
        <w:br/>
        <w:t>De restwaarde wordt bepaald met een afschrijving van 20% / jaar in gebruik ( startend vanaf het tijdstip van ingebruikneming van de nieuwe apparatuur), met een minimale restwaarde van 100€. Na beëindiging van het schoolverband kan er niet meer aangemeld worden op het toestel.</w:t>
      </w:r>
    </w:p>
    <w:p w14:paraId="2046B7CB" w14:textId="77777777" w:rsidR="00121605" w:rsidRPr="00121605" w:rsidRDefault="00121605" w:rsidP="00121605">
      <w:pPr>
        <w:spacing w:after="0" w:line="240" w:lineRule="auto"/>
        <w:rPr>
          <w:rFonts w:ascii="Calibri" w:eastAsia="Times New Roman" w:hAnsi="Calibri" w:cs="Calibri"/>
          <w:b/>
          <w:lang w:eastAsia="en-US"/>
        </w:rPr>
      </w:pPr>
      <w:r w:rsidRPr="00121605">
        <w:rPr>
          <w:rFonts w:ascii="Calibri" w:eastAsia="Times New Roman" w:hAnsi="Calibri" w:cs="Calibri"/>
          <w:b/>
          <w:lang w:eastAsia="en-US"/>
        </w:rPr>
        <w:t>Artikel 5. Diefstal en beschadiging</w:t>
      </w:r>
    </w:p>
    <w:p w14:paraId="5405AF47" w14:textId="77777777" w:rsidR="00121605" w:rsidRPr="00121605" w:rsidRDefault="00121605" w:rsidP="007E478C">
      <w:pPr>
        <w:numPr>
          <w:ilvl w:val="0"/>
          <w:numId w:val="131"/>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De leerling dient alle zorgvuldigheid in acht te nemen ter voorkoming van beschadiging, diefstal of verlies van de apparatuur.</w:t>
      </w:r>
    </w:p>
    <w:p w14:paraId="79220A09" w14:textId="77777777" w:rsidR="00121605" w:rsidRPr="00121605" w:rsidRDefault="00121605" w:rsidP="007E478C">
      <w:pPr>
        <w:numPr>
          <w:ilvl w:val="0"/>
          <w:numId w:val="131"/>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 xml:space="preserve">De leerling is gehouden aan de verzekeringsbepalingen ten aanzien van diefstal en moet deze onmiddellijk, uiterlijk binnen de 24 uur, melden aan de school. De leerling neemt hiervoor contact op met de </w:t>
      </w:r>
      <w:proofErr w:type="spellStart"/>
      <w:r w:rsidRPr="00121605">
        <w:rPr>
          <w:rFonts w:ascii="Calibri" w:eastAsia="Yu Mincho" w:hAnsi="Calibri" w:cs="Calibri"/>
          <w:lang w:val="nl-NL" w:eastAsia="nl-NL"/>
        </w:rPr>
        <w:t>ict</w:t>
      </w:r>
      <w:proofErr w:type="spellEnd"/>
      <w:r w:rsidRPr="00121605">
        <w:rPr>
          <w:rFonts w:ascii="Calibri" w:eastAsia="Yu Mincho" w:hAnsi="Calibri" w:cs="Calibri"/>
          <w:lang w:val="nl-NL" w:eastAsia="nl-NL"/>
        </w:rPr>
        <w:t xml:space="preserve">-dienst op school via </w:t>
      </w:r>
      <w:hyperlink r:id="rId54" w:history="1">
        <w:r w:rsidRPr="00121605">
          <w:rPr>
            <w:rFonts w:ascii="Calibri" w:eastAsia="Yu Mincho" w:hAnsi="Calibri" w:cs="Calibri"/>
            <w:color w:val="0563C1"/>
            <w:u w:val="single"/>
            <w:lang w:val="nl-NL" w:eastAsia="nl-NL"/>
          </w:rPr>
          <w:t>ict.viso@sint-michiel.be</w:t>
        </w:r>
      </w:hyperlink>
      <w:r w:rsidRPr="00121605">
        <w:rPr>
          <w:rFonts w:ascii="Calibri" w:eastAsia="Yu Mincho" w:hAnsi="Calibri" w:cs="Calibri"/>
          <w:lang w:val="nl-NL" w:eastAsia="nl-NL"/>
        </w:rPr>
        <w:t xml:space="preserve">. </w:t>
      </w:r>
    </w:p>
    <w:p w14:paraId="29E7F3E8" w14:textId="77777777" w:rsidR="00121605" w:rsidRPr="00121605" w:rsidRDefault="00121605" w:rsidP="007E478C">
      <w:pPr>
        <w:numPr>
          <w:ilvl w:val="0"/>
          <w:numId w:val="131"/>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 xml:space="preserve">In geval van schade aan/diefstal van de apparatuur zal de leerling zo mogelijk door de politie daarvan proces-verbaal laten opmaken en zorgen voor getuigen(verklaringen). </w:t>
      </w:r>
      <w:r w:rsidRPr="00121605">
        <w:rPr>
          <w:rFonts w:ascii="Calibri" w:eastAsia="Yu Mincho" w:hAnsi="Calibri" w:cs="Calibri"/>
          <w:lang w:val="nl-NL" w:eastAsia="nl-NL"/>
        </w:rPr>
        <w:br/>
        <w:t xml:space="preserve">Een kopie van deze aangifte moet worden ingeleverd bij de </w:t>
      </w:r>
      <w:proofErr w:type="spellStart"/>
      <w:r w:rsidRPr="00121605">
        <w:rPr>
          <w:rFonts w:ascii="Calibri" w:eastAsia="Yu Mincho" w:hAnsi="Calibri" w:cs="Calibri"/>
          <w:lang w:val="nl-NL" w:eastAsia="nl-NL"/>
        </w:rPr>
        <w:t>ict</w:t>
      </w:r>
      <w:proofErr w:type="spellEnd"/>
      <w:r w:rsidRPr="00121605">
        <w:rPr>
          <w:rFonts w:ascii="Calibri" w:eastAsia="Yu Mincho" w:hAnsi="Calibri" w:cs="Calibri"/>
          <w:lang w:val="nl-NL" w:eastAsia="nl-NL"/>
        </w:rPr>
        <w:t xml:space="preserve">-dienst via </w:t>
      </w:r>
      <w:r w:rsidRPr="00121605">
        <w:rPr>
          <w:rFonts w:ascii="Calibri" w:eastAsia="Calibri" w:hAnsi="Calibri" w:cs="Calibri"/>
          <w:i/>
          <w:color w:val="0563C1"/>
          <w:u w:val="single" w:color="0563C1"/>
          <w:lang w:val="nl-NL" w:eastAsia="nl-NL"/>
        </w:rPr>
        <w:t>ict.</w:t>
      </w:r>
      <w:r w:rsidRPr="00121605">
        <w:rPr>
          <w:rFonts w:ascii="Calibri" w:eastAsia="Yu Mincho" w:hAnsi="Calibri" w:cs="Calibri"/>
          <w:i/>
          <w:color w:val="0563C1"/>
          <w:u w:val="single" w:color="0563C1"/>
          <w:lang w:val="nl-NL" w:eastAsia="nl-NL"/>
        </w:rPr>
        <w:t>viso</w:t>
      </w:r>
      <w:r w:rsidRPr="00121605">
        <w:rPr>
          <w:rFonts w:ascii="Calibri" w:eastAsia="Calibri" w:hAnsi="Calibri" w:cs="Calibri"/>
          <w:i/>
          <w:color w:val="0563C1"/>
          <w:u w:val="single" w:color="0563C1"/>
          <w:lang w:val="nl-NL" w:eastAsia="nl-NL"/>
        </w:rPr>
        <w:t>@sint-michiel.be</w:t>
      </w:r>
      <w:r w:rsidRPr="00121605">
        <w:rPr>
          <w:rFonts w:ascii="Calibri" w:eastAsia="Yu Mincho" w:hAnsi="Calibri" w:cs="Calibri"/>
          <w:lang w:val="nl-NL" w:eastAsia="nl-NL"/>
        </w:rPr>
        <w:t xml:space="preserve">. </w:t>
      </w:r>
    </w:p>
    <w:p w14:paraId="4284CFD7" w14:textId="77777777" w:rsidR="00121605" w:rsidRPr="00121605" w:rsidRDefault="00121605" w:rsidP="007E478C">
      <w:pPr>
        <w:numPr>
          <w:ilvl w:val="0"/>
          <w:numId w:val="132"/>
        </w:numPr>
        <w:spacing w:before="120" w:after="0" w:line="240" w:lineRule="auto"/>
        <w:ind w:left="992" w:hanging="425"/>
        <w:rPr>
          <w:rFonts w:ascii="Calibri" w:eastAsia="Times New Roman" w:hAnsi="Calibri" w:cs="Calibri"/>
        </w:rPr>
      </w:pPr>
      <w:r w:rsidRPr="00121605">
        <w:rPr>
          <w:rFonts w:ascii="Calibri" w:eastAsia="Times New Roman" w:hAnsi="Calibri" w:cs="Calibri"/>
        </w:rPr>
        <w:t xml:space="preserve">Indien de verzekeraar op grond van het ontbreken van een proces-verbaal en/of andere door de leerling redelijkerwijze te verstrekken gegevens/bewijzen, niet tot vergoeding van de schade mocht overgaan, is de leerling daarvoor verantwoordelijk. </w:t>
      </w:r>
    </w:p>
    <w:p w14:paraId="7C264CA9" w14:textId="77777777" w:rsidR="00121605" w:rsidRPr="00121605" w:rsidRDefault="00121605" w:rsidP="007E478C">
      <w:pPr>
        <w:numPr>
          <w:ilvl w:val="0"/>
          <w:numId w:val="133"/>
        </w:numPr>
        <w:spacing w:before="120" w:after="0" w:line="240" w:lineRule="auto"/>
        <w:ind w:left="992" w:hanging="425"/>
        <w:rPr>
          <w:rFonts w:ascii="Calibri" w:eastAsia="Times New Roman" w:hAnsi="Calibri" w:cs="Calibri"/>
        </w:rPr>
      </w:pPr>
      <w:r w:rsidRPr="00121605">
        <w:rPr>
          <w:rFonts w:ascii="Calibri" w:eastAsia="Times New Roman" w:hAnsi="Calibri" w:cs="Calibri"/>
        </w:rPr>
        <w:t xml:space="preserve">Schade die is ontstaan door oneigenlijk gebruik van apparatuur of als gevolg van nalatigheid of ondeskundig gebruik, zijn voor rekening van de leerling voor zover deze niet door de verzekeringsmaatschappij worden vergoed. </w:t>
      </w:r>
    </w:p>
    <w:p w14:paraId="6457DC43" w14:textId="77777777" w:rsidR="00121605" w:rsidRPr="00121605" w:rsidRDefault="00121605" w:rsidP="00121605">
      <w:pPr>
        <w:spacing w:after="0" w:line="240" w:lineRule="auto"/>
        <w:rPr>
          <w:rFonts w:ascii="Calibri" w:eastAsia="Times New Roman" w:hAnsi="Calibri" w:cs="Calibri"/>
          <w:b/>
          <w:lang w:eastAsia="en-US"/>
        </w:rPr>
      </w:pPr>
      <w:bookmarkStart w:id="236" w:name="_Hlk113831100"/>
      <w:r w:rsidRPr="00121605">
        <w:rPr>
          <w:rFonts w:ascii="Calibri" w:eastAsia="Times New Roman" w:hAnsi="Calibri" w:cs="Calibri"/>
          <w:b/>
          <w:lang w:eastAsia="en-US"/>
        </w:rPr>
        <w:t>Artikel 6. Gebruiksvergoeding en waarborg.</w:t>
      </w:r>
    </w:p>
    <w:p w14:paraId="19A9F3B3" w14:textId="77777777" w:rsidR="00121605" w:rsidRPr="00121605" w:rsidRDefault="00121605" w:rsidP="007E478C">
      <w:pPr>
        <w:numPr>
          <w:ilvl w:val="0"/>
          <w:numId w:val="134"/>
        </w:numPr>
        <w:spacing w:after="160" w:line="254" w:lineRule="auto"/>
        <w:ind w:left="513"/>
        <w:contextualSpacing/>
        <w:rPr>
          <w:rFonts w:ascii="Calibri" w:eastAsia="Yu Mincho" w:hAnsi="Calibri" w:cs="Calibri"/>
          <w:lang w:val="nl-NL" w:eastAsia="nl-NL"/>
        </w:rPr>
      </w:pPr>
      <w:r w:rsidRPr="00121605">
        <w:rPr>
          <w:rFonts w:ascii="Calibri" w:eastAsia="Yu Mincho" w:hAnsi="Calibri" w:cs="Calibri"/>
          <w:lang w:val="nl-NL" w:eastAsia="nl-NL"/>
        </w:rPr>
        <w:t>Bij ontvangst van de apparatuur betaalt de leerling een waarborg van  € 75 aan de school.</w:t>
      </w:r>
    </w:p>
    <w:p w14:paraId="27F6C916" w14:textId="77777777" w:rsidR="00121605" w:rsidRPr="00121605" w:rsidRDefault="00121605" w:rsidP="007E478C">
      <w:pPr>
        <w:numPr>
          <w:ilvl w:val="0"/>
          <w:numId w:val="134"/>
        </w:numPr>
        <w:spacing w:after="160" w:line="254" w:lineRule="auto"/>
        <w:ind w:left="513"/>
        <w:contextualSpacing/>
        <w:rPr>
          <w:rFonts w:ascii="Calibri" w:eastAsia="Yu Mincho" w:hAnsi="Calibri" w:cs="Calibri"/>
          <w:lang w:val="nl-NL" w:eastAsia="nl-NL"/>
        </w:rPr>
      </w:pPr>
      <w:r w:rsidRPr="00121605">
        <w:rPr>
          <w:rFonts w:ascii="Calibri" w:eastAsia="Yu Mincho" w:hAnsi="Calibri" w:cs="Calibri"/>
          <w:lang w:val="nl-NL" w:eastAsia="nl-NL"/>
        </w:rPr>
        <w:t>Voor het gebruik van de apparatuur wordt een gebruiksvergoeding aangerekend van € 94,35 per jaar. Dit wordt in 3 delen aangerekend via de schoolrekening (schoolrekening oktober: € 31,45, schoolrekening december: € 31,45 en schoolrekening Pasen € 31,45).  Dit bedrag wordt jaarlijks geïndexeerd.</w:t>
      </w:r>
    </w:p>
    <w:p w14:paraId="418D072A" w14:textId="77777777" w:rsidR="00121605" w:rsidRPr="00121605" w:rsidRDefault="00121605" w:rsidP="007E478C">
      <w:pPr>
        <w:numPr>
          <w:ilvl w:val="0"/>
          <w:numId w:val="134"/>
        </w:numPr>
        <w:spacing w:after="160" w:line="254" w:lineRule="auto"/>
        <w:ind w:left="513"/>
        <w:contextualSpacing/>
        <w:rPr>
          <w:rFonts w:ascii="Calibri" w:eastAsia="Yu Mincho" w:hAnsi="Calibri" w:cs="Calibri"/>
          <w:lang w:val="nl-NL" w:eastAsia="nl-NL"/>
        </w:rPr>
      </w:pPr>
      <w:r w:rsidRPr="00121605">
        <w:rPr>
          <w:rFonts w:ascii="Calibri" w:eastAsia="Yu Mincho" w:hAnsi="Calibri" w:cs="Calibri"/>
          <w:lang w:val="nl-NL" w:eastAsia="nl-NL"/>
        </w:rPr>
        <w:t>De niet-betaling van de gebruiksvergoeding kan leiden tot het vervroegd stopzetten van de gebruiksovereenkomst en het terug binnenvragen van de apparatuur.</w:t>
      </w:r>
    </w:p>
    <w:p w14:paraId="5A58BC9C" w14:textId="77777777" w:rsidR="00121605" w:rsidRPr="00121605" w:rsidRDefault="00121605" w:rsidP="007E478C">
      <w:pPr>
        <w:numPr>
          <w:ilvl w:val="0"/>
          <w:numId w:val="134"/>
        </w:numPr>
        <w:spacing w:after="160" w:line="254" w:lineRule="auto"/>
        <w:ind w:left="513"/>
        <w:contextualSpacing/>
        <w:rPr>
          <w:rFonts w:ascii="Calibri" w:eastAsia="Yu Mincho" w:hAnsi="Calibri" w:cs="Calibri"/>
          <w:lang w:val="nl-NL" w:eastAsia="nl-NL"/>
        </w:rPr>
      </w:pPr>
      <w:r w:rsidRPr="00121605">
        <w:rPr>
          <w:rFonts w:ascii="Calibri" w:eastAsia="Yu Mincho" w:hAnsi="Calibri" w:cs="Calibri"/>
          <w:lang w:val="nl-NL" w:eastAsia="nl-NL"/>
        </w:rPr>
        <w:lastRenderedPageBreak/>
        <w:t>Wanneer bij beëindiging van het schoolverband de apparatuur in volledige staat terugbezorgd wordt, loopt de gebruiksovereenkomst ten einde en wordt de betaalde waarborg, eventueel verminderd met openstaande rekeningen, terugbetaald.</w:t>
      </w:r>
    </w:p>
    <w:bookmarkEnd w:id="236"/>
    <w:p w14:paraId="19488B29" w14:textId="77777777" w:rsidR="00121605" w:rsidRPr="00121605" w:rsidRDefault="00121605" w:rsidP="00121605">
      <w:pPr>
        <w:spacing w:after="0" w:line="240" w:lineRule="auto"/>
        <w:rPr>
          <w:rFonts w:ascii="Calibri" w:eastAsia="Times New Roman" w:hAnsi="Calibri" w:cs="Calibri"/>
          <w:b/>
          <w:lang w:eastAsia="en-US"/>
        </w:rPr>
      </w:pPr>
      <w:r w:rsidRPr="00121605">
        <w:rPr>
          <w:rFonts w:ascii="Calibri" w:eastAsia="Times New Roman" w:hAnsi="Calibri" w:cs="Calibri"/>
          <w:b/>
          <w:lang w:eastAsia="en-US"/>
        </w:rPr>
        <w:t>Artikel 7. Afspraken</w:t>
      </w:r>
    </w:p>
    <w:p w14:paraId="0F0F593F" w14:textId="77777777" w:rsidR="00121605" w:rsidRPr="00121605" w:rsidRDefault="00121605" w:rsidP="007E478C">
      <w:pPr>
        <w:numPr>
          <w:ilvl w:val="0"/>
          <w:numId w:val="135"/>
        </w:numPr>
        <w:spacing w:after="160" w:line="254" w:lineRule="auto"/>
        <w:contextualSpacing/>
        <w:rPr>
          <w:rFonts w:ascii="Calibri" w:eastAsia="Yu Mincho" w:hAnsi="Calibri" w:cs="Calibri"/>
          <w:lang w:val="nl-NL" w:eastAsia="nl-NL"/>
        </w:rPr>
      </w:pPr>
      <w:r w:rsidRPr="00121605">
        <w:rPr>
          <w:rFonts w:ascii="Calibri" w:eastAsia="Yu Mincho" w:hAnsi="Calibri" w:cs="Calibri"/>
          <w:lang w:val="nl-NL" w:eastAsia="nl-NL"/>
        </w:rPr>
        <w:t xml:space="preserve">De leerling gaat akkoord met het ICT-reglement. Het reglement is te vinden op Smartschool bij document voor ouders en lln. -&gt; gebruik laptop.  </w:t>
      </w:r>
    </w:p>
    <w:p w14:paraId="5ADF85F3" w14:textId="77777777" w:rsidR="00121605" w:rsidRPr="00121605" w:rsidRDefault="00121605" w:rsidP="00121605">
      <w:pPr>
        <w:spacing w:after="0" w:line="240" w:lineRule="auto"/>
        <w:rPr>
          <w:rFonts w:ascii="Calibri" w:eastAsia="Times New Roman" w:hAnsi="Calibri" w:cs="Calibri"/>
          <w:b/>
          <w:lang w:eastAsia="en-US"/>
        </w:rPr>
      </w:pPr>
      <w:r w:rsidRPr="00121605">
        <w:rPr>
          <w:rFonts w:ascii="Calibri" w:eastAsia="Times New Roman" w:hAnsi="Calibri" w:cs="Calibri"/>
          <w:b/>
          <w:lang w:eastAsia="en-US"/>
        </w:rPr>
        <w:t>Artikel 8. Bewustheid</w:t>
      </w:r>
    </w:p>
    <w:p w14:paraId="4C22A0BB" w14:textId="77777777" w:rsidR="00121605" w:rsidRPr="00121605" w:rsidRDefault="00121605" w:rsidP="007E478C">
      <w:pPr>
        <w:numPr>
          <w:ilvl w:val="0"/>
          <w:numId w:val="135"/>
        </w:numPr>
        <w:spacing w:after="160" w:line="254" w:lineRule="auto"/>
        <w:ind w:left="567" w:hanging="425"/>
        <w:contextualSpacing/>
        <w:rPr>
          <w:rFonts w:ascii="Calibri" w:eastAsia="Yu Mincho" w:hAnsi="Calibri" w:cs="Calibri"/>
          <w:lang w:val="nl-NL" w:eastAsia="nl-NL"/>
        </w:rPr>
      </w:pPr>
      <w:r w:rsidRPr="00121605">
        <w:rPr>
          <w:rFonts w:ascii="Calibri" w:eastAsia="Yu Mincho" w:hAnsi="Calibri" w:cs="Calibri"/>
          <w:lang w:val="nl-NL" w:eastAsia="nl-NL"/>
        </w:rPr>
        <w:t>Door ondertekening van deze overeenkomst verklaart de leerling/ouder/voogd dat zij de gevolgen van deze overeenkomst begrepen hebben en zich daarmee akkoord verklaren.</w:t>
      </w:r>
    </w:p>
    <w:p w14:paraId="677CFD86" w14:textId="77777777" w:rsidR="00121605" w:rsidRPr="00121605" w:rsidRDefault="00121605" w:rsidP="00121605">
      <w:pPr>
        <w:spacing w:after="0" w:line="240" w:lineRule="auto"/>
        <w:rPr>
          <w:rFonts w:ascii="Calibri" w:eastAsia="Times New Roman" w:hAnsi="Calibri" w:cs="Calibri"/>
          <w:lang w:eastAsia="en-US"/>
        </w:rPr>
      </w:pPr>
      <w:r w:rsidRPr="00121605">
        <w:rPr>
          <w:rFonts w:ascii="Calibri" w:eastAsia="Times New Roman" w:hAnsi="Calibri" w:cs="Calibri"/>
          <w:lang w:eastAsia="en-US"/>
        </w:rPr>
        <w:t>Aldus overeengekomen en ondertekend op            september 2026, te Roeselare</w:t>
      </w:r>
      <w:r w:rsidRPr="00121605">
        <w:rPr>
          <w:rFonts w:ascii="Calibri" w:eastAsia="Times New Roman" w:hAnsi="Calibri" w:cs="Calibri"/>
          <w:lang w:eastAsia="en-US"/>
        </w:rPr>
        <w:br/>
      </w:r>
    </w:p>
    <w:p w14:paraId="4116E47B" w14:textId="77777777" w:rsidR="00121605" w:rsidRPr="00121605" w:rsidRDefault="00121605" w:rsidP="00121605">
      <w:pPr>
        <w:spacing w:after="0" w:line="240" w:lineRule="auto"/>
        <w:rPr>
          <w:rFonts w:ascii="Calibri" w:eastAsia="Times New Roman" w:hAnsi="Calibri" w:cs="Calibri"/>
          <w:lang w:eastAsia="en-US"/>
        </w:rPr>
      </w:pPr>
      <w:r w:rsidRPr="00121605">
        <w:rPr>
          <w:rFonts w:ascii="Calibri" w:eastAsia="Times New Roman" w:hAnsi="Calibri" w:cs="Calibri"/>
          <w:lang w:eastAsia="en-US"/>
        </w:rPr>
        <w:br/>
        <w:t>De school</w:t>
      </w:r>
      <w:r w:rsidRPr="00121605">
        <w:rPr>
          <w:rFonts w:ascii="Calibri" w:eastAsia="Times New Roman" w:hAnsi="Calibri" w:cs="Calibri"/>
          <w:lang w:eastAsia="en-US"/>
        </w:rPr>
        <w:tab/>
      </w:r>
      <w:r w:rsidRPr="00121605">
        <w:rPr>
          <w:rFonts w:ascii="Calibri" w:eastAsia="Times New Roman" w:hAnsi="Calibri" w:cs="Calibri"/>
          <w:lang w:eastAsia="en-US"/>
        </w:rPr>
        <w:tab/>
      </w:r>
      <w:r w:rsidRPr="00121605">
        <w:rPr>
          <w:rFonts w:ascii="Calibri" w:eastAsia="Times New Roman" w:hAnsi="Calibri" w:cs="Calibri"/>
          <w:lang w:eastAsia="en-US"/>
        </w:rPr>
        <w:tab/>
      </w:r>
      <w:r w:rsidRPr="00121605">
        <w:rPr>
          <w:rFonts w:ascii="Calibri" w:eastAsia="Times New Roman" w:hAnsi="Calibri" w:cs="Calibri"/>
          <w:lang w:eastAsia="en-US"/>
        </w:rPr>
        <w:tab/>
      </w:r>
      <w:r w:rsidRPr="00121605">
        <w:rPr>
          <w:rFonts w:ascii="Calibri" w:eastAsia="Times New Roman" w:hAnsi="Calibri" w:cs="Calibri"/>
          <w:lang w:eastAsia="en-US"/>
        </w:rPr>
        <w:tab/>
      </w:r>
      <w:r w:rsidRPr="00121605">
        <w:rPr>
          <w:rFonts w:ascii="Calibri" w:eastAsia="Times New Roman" w:hAnsi="Calibri" w:cs="Calibri"/>
          <w:lang w:eastAsia="en-US"/>
        </w:rPr>
        <w:tab/>
      </w:r>
      <w:r w:rsidRPr="00121605">
        <w:rPr>
          <w:rFonts w:ascii="Calibri" w:eastAsia="Times New Roman" w:hAnsi="Calibri" w:cs="Calibri"/>
          <w:lang w:eastAsia="en-US"/>
        </w:rPr>
        <w:tab/>
      </w:r>
      <w:r w:rsidRPr="00121605">
        <w:rPr>
          <w:rFonts w:ascii="Calibri" w:eastAsia="Times New Roman" w:hAnsi="Calibri" w:cs="Calibri"/>
          <w:lang w:eastAsia="en-US"/>
        </w:rPr>
        <w:tab/>
      </w:r>
      <w:r w:rsidRPr="00121605">
        <w:rPr>
          <w:rFonts w:ascii="Calibri" w:eastAsia="Times New Roman" w:hAnsi="Calibri" w:cs="Calibri"/>
          <w:lang w:eastAsia="en-US"/>
        </w:rPr>
        <w:tab/>
        <w:t>De leerling en ouders/voogd</w:t>
      </w:r>
    </w:p>
    <w:p w14:paraId="2648249E" w14:textId="77777777" w:rsidR="00121605" w:rsidRPr="00121605" w:rsidRDefault="00121605" w:rsidP="00121605">
      <w:pPr>
        <w:spacing w:after="0" w:line="240" w:lineRule="auto"/>
        <w:rPr>
          <w:rFonts w:ascii="Times New Roman" w:eastAsia="Times New Roman" w:hAnsi="Times New Roman" w:cs="Times New Roman"/>
          <w:sz w:val="24"/>
          <w:szCs w:val="24"/>
          <w:lang w:eastAsia="en-US"/>
        </w:rPr>
      </w:pPr>
    </w:p>
    <w:p w14:paraId="38B18463" w14:textId="77777777" w:rsidR="00121605" w:rsidRPr="00121605" w:rsidRDefault="00121605" w:rsidP="00121605">
      <w:pPr>
        <w:spacing w:after="51" w:line="249" w:lineRule="auto"/>
        <w:rPr>
          <w:rFonts w:ascii="Calibri" w:eastAsia="Times New Roman" w:hAnsi="Calibri" w:cs="Calibri"/>
          <w:sz w:val="22"/>
          <w:szCs w:val="22"/>
          <w:lang w:eastAsia="en-US"/>
        </w:rPr>
      </w:pPr>
    </w:p>
    <w:p w14:paraId="7FD69CEB" w14:textId="5A043E8F" w:rsidR="00121605" w:rsidRPr="00121605" w:rsidRDefault="00121605" w:rsidP="00121605">
      <w:pPr>
        <w:rPr>
          <w:rFonts w:ascii="Arial" w:hAnsi="Arial" w:cs="Arial"/>
        </w:rPr>
      </w:pPr>
    </w:p>
    <w:sectPr w:rsidR="00121605" w:rsidRPr="00121605" w:rsidSect="000D061C">
      <w:headerReference w:type="default" r:id="rId55"/>
      <w:footerReference w:type="even" r:id="rId56"/>
      <w:footerReference w:type="default" r:id="rId57"/>
      <w:type w:val="nextColumn"/>
      <w:pgSz w:w="11907" w:h="16840" w:code="9"/>
      <w:pgMar w:top="1134" w:right="851" w:bottom="851"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67C4" w14:textId="77777777" w:rsidR="007E478C" w:rsidRDefault="007E478C">
      <w:r>
        <w:separator/>
      </w:r>
    </w:p>
  </w:endnote>
  <w:endnote w:type="continuationSeparator" w:id="0">
    <w:p w14:paraId="11295418" w14:textId="77777777" w:rsidR="007E478C" w:rsidRDefault="007E478C">
      <w:r>
        <w:continuationSeparator/>
      </w:r>
    </w:p>
  </w:endnote>
  <w:endnote w:type="continuationNotice" w:id="1">
    <w:p w14:paraId="06BB7D70" w14:textId="77777777" w:rsidR="007E478C" w:rsidRDefault="007E47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venir Next LT Pro">
    <w:charset w:val="00"/>
    <w:family w:val="swiss"/>
    <w:pitch w:val="variable"/>
    <w:sig w:usb0="800000EF" w:usb1="5000204A" w:usb2="00000000" w:usb3="00000000" w:csb0="00000093"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ysBaskerville BT">
    <w:altName w:val="Times New Roman"/>
    <w:charset w:val="00"/>
    <w:family w:val="roman"/>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edHatDisplay-Light">
    <w:altName w:val="Calibri"/>
    <w:panose1 w:val="00000000000000000000"/>
    <w:charset w:val="00"/>
    <w:family w:val="swiss"/>
    <w:notTrueType/>
    <w:pitch w:val="default"/>
    <w:sig w:usb0="00000003" w:usb1="00000000" w:usb2="00000000" w:usb3="00000000" w:csb0="00000001" w:csb1="00000000"/>
  </w:font>
  <w:font w:name="Arial Nova">
    <w:charset w:val="00"/>
    <w:family w:val="swiss"/>
    <w:pitch w:val="variable"/>
    <w:sig w:usb0="0000028F" w:usb1="00000002" w:usb2="00000000" w:usb3="00000000" w:csb0="0000019F" w:csb1="00000000"/>
  </w:font>
  <w:font w:name="Open Sans">
    <w:charset w:val="00"/>
    <w:family w:val="swiss"/>
    <w:pitch w:val="variable"/>
    <w:sig w:usb0="E00002EF" w:usb1="4000205B" w:usb2="00000028" w:usb3="00000000" w:csb0="0000019F" w:csb1="00000000"/>
  </w:font>
  <w:font w:name="Arial,Arial,Calibri">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Verdana">
    <w:altName w:val="Times New Roman"/>
    <w:panose1 w:val="00000000000000000000"/>
    <w:charset w:val="00"/>
    <w:family w:val="roman"/>
    <w:notTrueType/>
    <w:pitch w:val="default"/>
  </w:font>
  <w:font w:name="Arial,Trebuchet MS">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0D09" w14:textId="77777777" w:rsidR="00CD1939" w:rsidRDefault="00CD1939">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09FEC347" w14:textId="77777777" w:rsidR="00CD1939" w:rsidRDefault="00CD1939">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C72" w14:textId="292EA570" w:rsidR="00CD1939" w:rsidRDefault="00CD1939">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12</w:t>
    </w:r>
    <w:r>
      <w:rPr>
        <w:rStyle w:val="Paginanummer"/>
      </w:rPr>
      <w:fldChar w:fldCharType="end"/>
    </w:r>
  </w:p>
  <w:p w14:paraId="163AF9A4" w14:textId="3C9DE84F" w:rsidR="00CD1939" w:rsidRPr="00201038" w:rsidRDefault="00CD1939" w:rsidP="1EA13078">
    <w:pPr>
      <w:pStyle w:val="Voettekst"/>
      <w:ind w:right="360"/>
      <w:jc w:val="center"/>
      <w:rPr>
        <w:i/>
        <w:iCs/>
        <w:sz w:val="16"/>
        <w:szCs w:val="16"/>
      </w:rPr>
    </w:pPr>
    <w:r w:rsidRPr="00201038">
      <w:rPr>
        <w:i/>
        <w:iCs/>
        <w:sz w:val="16"/>
        <w:szCs w:val="16"/>
      </w:rPr>
      <w:t>202</w:t>
    </w:r>
    <w:r w:rsidR="00C11862">
      <w:rPr>
        <w:i/>
        <w:iCs/>
        <w:sz w:val="16"/>
        <w:szCs w:val="16"/>
      </w:rPr>
      <w:t>6</w:t>
    </w:r>
    <w:r w:rsidRPr="00201038">
      <w:rPr>
        <w:i/>
        <w:iCs/>
        <w:sz w:val="16"/>
        <w:szCs w:val="16"/>
      </w:rPr>
      <w:t>-202</w:t>
    </w:r>
    <w:r w:rsidR="00C11862">
      <w:rPr>
        <w:i/>
        <w:iCs/>
        <w:sz w:val="16"/>
        <w:szCs w:val="16"/>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8070" w14:textId="77777777" w:rsidR="007E478C" w:rsidRDefault="007E478C">
      <w:r>
        <w:separator/>
      </w:r>
    </w:p>
  </w:footnote>
  <w:footnote w:type="continuationSeparator" w:id="0">
    <w:p w14:paraId="5D703F49" w14:textId="77777777" w:rsidR="007E478C" w:rsidRDefault="007E478C">
      <w:r>
        <w:continuationSeparator/>
      </w:r>
    </w:p>
  </w:footnote>
  <w:footnote w:type="continuationNotice" w:id="1">
    <w:p w14:paraId="39A9D9B6" w14:textId="77777777" w:rsidR="007E478C" w:rsidRDefault="007E47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BDD42" w14:textId="77777777" w:rsidR="00CD1939" w:rsidRDefault="00CD1939">
    <w:pPr>
      <w:pStyle w:val="Ko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4FE"/>
    <w:multiLevelType w:val="hybridMultilevel"/>
    <w:tmpl w:val="244E1B1C"/>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69786F"/>
    <w:multiLevelType w:val="hybridMultilevel"/>
    <w:tmpl w:val="F406277E"/>
    <w:lvl w:ilvl="0" w:tplc="72E2C7F8">
      <w:start w:val="1"/>
      <w:numFmt w:val="bullet"/>
      <w:lvlText w:val="•"/>
      <w:lvlJc w:val="left"/>
      <w:pPr>
        <w:ind w:left="98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4A029A0">
      <w:start w:val="1"/>
      <w:numFmt w:val="bullet"/>
      <w:lvlText w:val="o"/>
      <w:lvlJc w:val="left"/>
      <w:pPr>
        <w:ind w:left="1719"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2" w:tplc="7E700684">
      <w:start w:val="1"/>
      <w:numFmt w:val="bullet"/>
      <w:lvlText w:val="-"/>
      <w:lvlJc w:val="left"/>
      <w:pPr>
        <w:ind w:left="2439" w:firstLine="0"/>
      </w:pPr>
      <w:rPr>
        <w:rFonts w:ascii="Calibri" w:hAnsi="Calibri" w:cs="Times New Roman" w:hint="default"/>
        <w:b w:val="0"/>
        <w:i w:val="0"/>
        <w:strike w:val="0"/>
        <w:dstrike w:val="0"/>
        <w:color w:val="000000"/>
        <w:sz w:val="22"/>
        <w:szCs w:val="22"/>
        <w:u w:val="none" w:color="000000"/>
        <w:effect w:val="none"/>
        <w:bdr w:val="none" w:sz="0" w:space="0" w:color="auto" w:frame="1"/>
        <w:vertAlign w:val="baseline"/>
      </w:rPr>
    </w:lvl>
    <w:lvl w:ilvl="3" w:tplc="9072C764">
      <w:start w:val="1"/>
      <w:numFmt w:val="bullet"/>
      <w:lvlText w:val="•"/>
      <w:lvlJc w:val="left"/>
      <w:pPr>
        <w:ind w:left="311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tplc="E27430DC">
      <w:start w:val="1"/>
      <w:numFmt w:val="bullet"/>
      <w:lvlText w:val="o"/>
      <w:lvlJc w:val="left"/>
      <w:pPr>
        <w:ind w:left="383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tplc="EE1C6C9C">
      <w:start w:val="1"/>
      <w:numFmt w:val="bullet"/>
      <w:lvlText w:val="▪"/>
      <w:lvlJc w:val="left"/>
      <w:pPr>
        <w:ind w:left="455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tplc="1E2E1E30">
      <w:start w:val="1"/>
      <w:numFmt w:val="bullet"/>
      <w:lvlText w:val="•"/>
      <w:lvlJc w:val="left"/>
      <w:pPr>
        <w:ind w:left="527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tplc="58AE7A72">
      <w:start w:val="1"/>
      <w:numFmt w:val="bullet"/>
      <w:lvlText w:val="o"/>
      <w:lvlJc w:val="left"/>
      <w:pPr>
        <w:ind w:left="599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tplc="01E27338">
      <w:start w:val="1"/>
      <w:numFmt w:val="bullet"/>
      <w:lvlText w:val="▪"/>
      <w:lvlJc w:val="left"/>
      <w:pPr>
        <w:ind w:left="671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0BE200A"/>
    <w:multiLevelType w:val="hybridMultilevel"/>
    <w:tmpl w:val="0F3A9AFC"/>
    <w:lvl w:ilvl="0" w:tplc="414C764E">
      <w:start w:val="1"/>
      <w:numFmt w:val="bullet"/>
      <w:pStyle w:val="Opsomming"/>
      <w:lvlText w:val=""/>
      <w:lvlJc w:val="left"/>
      <w:pPr>
        <w:ind w:left="3600" w:hanging="360"/>
      </w:pPr>
      <w:rPr>
        <w:rFonts w:ascii="Symbol" w:hAnsi="Symbol" w:hint="default"/>
      </w:rPr>
    </w:lvl>
    <w:lvl w:ilvl="1" w:tplc="2D044720">
      <w:start w:val="1"/>
      <w:numFmt w:val="bullet"/>
      <w:lvlText w:val="o"/>
      <w:lvlJc w:val="left"/>
      <w:pPr>
        <w:ind w:left="4320" w:hanging="360"/>
      </w:pPr>
      <w:rPr>
        <w:rFonts w:ascii="Courier New" w:hAnsi="Courier New" w:cs="Courier New" w:hint="default"/>
      </w:rPr>
    </w:lvl>
    <w:lvl w:ilvl="2" w:tplc="1436D972">
      <w:start w:val="1"/>
      <w:numFmt w:val="bullet"/>
      <w:lvlText w:val=""/>
      <w:lvlJc w:val="left"/>
      <w:pPr>
        <w:ind w:left="5040" w:hanging="360"/>
      </w:pPr>
      <w:rPr>
        <w:rFonts w:ascii="Wingdings" w:hAnsi="Wingdings" w:hint="default"/>
      </w:rPr>
    </w:lvl>
    <w:lvl w:ilvl="3" w:tplc="94E6C878">
      <w:start w:val="1"/>
      <w:numFmt w:val="bullet"/>
      <w:lvlText w:val=""/>
      <w:lvlJc w:val="left"/>
      <w:pPr>
        <w:ind w:left="5760" w:hanging="360"/>
      </w:pPr>
      <w:rPr>
        <w:rFonts w:ascii="Symbol" w:hAnsi="Symbol" w:hint="default"/>
      </w:rPr>
    </w:lvl>
    <w:lvl w:ilvl="4" w:tplc="56FEAD5C">
      <w:start w:val="1"/>
      <w:numFmt w:val="bullet"/>
      <w:lvlText w:val="o"/>
      <w:lvlJc w:val="left"/>
      <w:pPr>
        <w:ind w:left="6480" w:hanging="360"/>
      </w:pPr>
      <w:rPr>
        <w:rFonts w:ascii="Courier New" w:hAnsi="Courier New" w:cs="Courier New" w:hint="default"/>
      </w:rPr>
    </w:lvl>
    <w:lvl w:ilvl="5" w:tplc="16201ED8">
      <w:start w:val="1"/>
      <w:numFmt w:val="bullet"/>
      <w:lvlText w:val=""/>
      <w:lvlJc w:val="left"/>
      <w:pPr>
        <w:ind w:left="7200" w:hanging="360"/>
      </w:pPr>
      <w:rPr>
        <w:rFonts w:ascii="Wingdings" w:hAnsi="Wingdings" w:hint="default"/>
      </w:rPr>
    </w:lvl>
    <w:lvl w:ilvl="6" w:tplc="B9126F88">
      <w:start w:val="1"/>
      <w:numFmt w:val="bullet"/>
      <w:lvlText w:val=""/>
      <w:lvlJc w:val="left"/>
      <w:pPr>
        <w:ind w:left="7920" w:hanging="360"/>
      </w:pPr>
      <w:rPr>
        <w:rFonts w:ascii="Symbol" w:hAnsi="Symbol" w:hint="default"/>
      </w:rPr>
    </w:lvl>
    <w:lvl w:ilvl="7" w:tplc="3218152C">
      <w:start w:val="1"/>
      <w:numFmt w:val="bullet"/>
      <w:lvlText w:val="o"/>
      <w:lvlJc w:val="left"/>
      <w:pPr>
        <w:ind w:left="8640" w:hanging="360"/>
      </w:pPr>
      <w:rPr>
        <w:rFonts w:ascii="Courier New" w:hAnsi="Courier New" w:cs="Courier New" w:hint="default"/>
      </w:rPr>
    </w:lvl>
    <w:lvl w:ilvl="8" w:tplc="99A8463E">
      <w:start w:val="1"/>
      <w:numFmt w:val="bullet"/>
      <w:lvlText w:val=""/>
      <w:lvlJc w:val="left"/>
      <w:pPr>
        <w:ind w:left="9360" w:hanging="360"/>
      </w:pPr>
      <w:rPr>
        <w:rFonts w:ascii="Wingdings" w:hAnsi="Wingdings" w:hint="default"/>
      </w:rPr>
    </w:lvl>
  </w:abstractNum>
  <w:abstractNum w:abstractNumId="3" w15:restartNumberingAfterBreak="0">
    <w:nsid w:val="015697FF"/>
    <w:multiLevelType w:val="hybridMultilevel"/>
    <w:tmpl w:val="70BC38CE"/>
    <w:lvl w:ilvl="0" w:tplc="CA665F26">
      <w:start w:val="1"/>
      <w:numFmt w:val="bullet"/>
      <w:lvlText w:val=""/>
      <w:lvlJc w:val="left"/>
      <w:pPr>
        <w:ind w:left="1776" w:hanging="360"/>
      </w:pPr>
      <w:rPr>
        <w:rFonts w:ascii="Wingdings" w:hAnsi="Wingdings" w:hint="default"/>
      </w:rPr>
    </w:lvl>
    <w:lvl w:ilvl="1" w:tplc="B386899C">
      <w:start w:val="1"/>
      <w:numFmt w:val="bullet"/>
      <w:lvlText w:val="o"/>
      <w:lvlJc w:val="left"/>
      <w:pPr>
        <w:ind w:left="2496" w:hanging="360"/>
      </w:pPr>
      <w:rPr>
        <w:rFonts w:ascii="Courier New" w:hAnsi="Courier New" w:hint="default"/>
      </w:rPr>
    </w:lvl>
    <w:lvl w:ilvl="2" w:tplc="BA2A6BBA">
      <w:start w:val="1"/>
      <w:numFmt w:val="bullet"/>
      <w:lvlText w:val=""/>
      <w:lvlJc w:val="left"/>
      <w:pPr>
        <w:ind w:left="3216" w:hanging="360"/>
      </w:pPr>
      <w:rPr>
        <w:rFonts w:ascii="Wingdings" w:hAnsi="Wingdings" w:hint="default"/>
      </w:rPr>
    </w:lvl>
    <w:lvl w:ilvl="3" w:tplc="39AE3432">
      <w:start w:val="1"/>
      <w:numFmt w:val="bullet"/>
      <w:lvlText w:val=""/>
      <w:lvlJc w:val="left"/>
      <w:pPr>
        <w:ind w:left="3936" w:hanging="360"/>
      </w:pPr>
      <w:rPr>
        <w:rFonts w:ascii="Symbol" w:hAnsi="Symbol" w:hint="default"/>
      </w:rPr>
    </w:lvl>
    <w:lvl w:ilvl="4" w:tplc="F3188944">
      <w:start w:val="1"/>
      <w:numFmt w:val="bullet"/>
      <w:lvlText w:val="o"/>
      <w:lvlJc w:val="left"/>
      <w:pPr>
        <w:ind w:left="4656" w:hanging="360"/>
      </w:pPr>
      <w:rPr>
        <w:rFonts w:ascii="Courier New" w:hAnsi="Courier New" w:hint="default"/>
      </w:rPr>
    </w:lvl>
    <w:lvl w:ilvl="5" w:tplc="6C929FB4">
      <w:start w:val="1"/>
      <w:numFmt w:val="bullet"/>
      <w:lvlText w:val=""/>
      <w:lvlJc w:val="left"/>
      <w:pPr>
        <w:ind w:left="5376" w:hanging="360"/>
      </w:pPr>
      <w:rPr>
        <w:rFonts w:ascii="Wingdings" w:hAnsi="Wingdings" w:hint="default"/>
      </w:rPr>
    </w:lvl>
    <w:lvl w:ilvl="6" w:tplc="5D1204F8">
      <w:start w:val="1"/>
      <w:numFmt w:val="bullet"/>
      <w:lvlText w:val=""/>
      <w:lvlJc w:val="left"/>
      <w:pPr>
        <w:ind w:left="6096" w:hanging="360"/>
      </w:pPr>
      <w:rPr>
        <w:rFonts w:ascii="Symbol" w:hAnsi="Symbol" w:hint="default"/>
      </w:rPr>
    </w:lvl>
    <w:lvl w:ilvl="7" w:tplc="F77E576A">
      <w:start w:val="1"/>
      <w:numFmt w:val="bullet"/>
      <w:lvlText w:val="o"/>
      <w:lvlJc w:val="left"/>
      <w:pPr>
        <w:ind w:left="6816" w:hanging="360"/>
      </w:pPr>
      <w:rPr>
        <w:rFonts w:ascii="Courier New" w:hAnsi="Courier New" w:hint="default"/>
      </w:rPr>
    </w:lvl>
    <w:lvl w:ilvl="8" w:tplc="06CE6526">
      <w:start w:val="1"/>
      <w:numFmt w:val="bullet"/>
      <w:lvlText w:val=""/>
      <w:lvlJc w:val="left"/>
      <w:pPr>
        <w:ind w:left="7536" w:hanging="360"/>
      </w:pPr>
      <w:rPr>
        <w:rFonts w:ascii="Wingdings" w:hAnsi="Wingdings" w:hint="default"/>
      </w:rPr>
    </w:lvl>
  </w:abstractNum>
  <w:abstractNum w:abstractNumId="4" w15:restartNumberingAfterBreak="0">
    <w:nsid w:val="022622C3"/>
    <w:multiLevelType w:val="hybridMultilevel"/>
    <w:tmpl w:val="72B2A9BA"/>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23C62CF"/>
    <w:multiLevelType w:val="hybridMultilevel"/>
    <w:tmpl w:val="C3C2659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3CD0BD0"/>
    <w:multiLevelType w:val="hybridMultilevel"/>
    <w:tmpl w:val="CAB65B1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748789F"/>
    <w:multiLevelType w:val="hybridMultilevel"/>
    <w:tmpl w:val="658C35AA"/>
    <w:lvl w:ilvl="0" w:tplc="0413000B">
      <w:start w:val="1"/>
      <w:numFmt w:val="bullet"/>
      <w:lvlText w:val=""/>
      <w:lvlJc w:val="left"/>
      <w:pPr>
        <w:tabs>
          <w:tab w:val="num" w:pos="1080"/>
        </w:tabs>
        <w:ind w:left="1080" w:hanging="360"/>
      </w:pPr>
      <w:rPr>
        <w:rFonts w:ascii="Wingdings" w:hAnsi="Wingdings" w:hint="default"/>
      </w:rPr>
    </w:lvl>
    <w:lvl w:ilvl="1" w:tplc="04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0A796B93"/>
    <w:multiLevelType w:val="hybridMultilevel"/>
    <w:tmpl w:val="6DF003E8"/>
    <w:lvl w:ilvl="0" w:tplc="04130001">
      <w:start w:val="1"/>
      <w:numFmt w:val="bullet"/>
      <w:lvlText w:val=""/>
      <w:lvlJc w:val="left"/>
      <w:pPr>
        <w:tabs>
          <w:tab w:val="num" w:pos="2291"/>
        </w:tabs>
        <w:ind w:left="2291" w:hanging="360"/>
      </w:pPr>
      <w:rPr>
        <w:rFonts w:ascii="Symbol" w:hAnsi="Symbol" w:hint="default"/>
      </w:rPr>
    </w:lvl>
    <w:lvl w:ilvl="1" w:tplc="0813000B">
      <w:start w:val="1"/>
      <w:numFmt w:val="bullet"/>
      <w:lvlText w:val=""/>
      <w:lvlJc w:val="left"/>
      <w:pPr>
        <w:ind w:left="2291" w:hanging="360"/>
      </w:pPr>
      <w:rPr>
        <w:rFonts w:ascii="Wingdings" w:hAnsi="Wingdings" w:hint="default"/>
      </w:rPr>
    </w:lvl>
    <w:lvl w:ilvl="2" w:tplc="08130005" w:tentative="1">
      <w:start w:val="1"/>
      <w:numFmt w:val="bullet"/>
      <w:lvlText w:val=""/>
      <w:lvlJc w:val="left"/>
      <w:pPr>
        <w:ind w:left="3011" w:hanging="360"/>
      </w:pPr>
      <w:rPr>
        <w:rFonts w:ascii="Wingdings" w:hAnsi="Wingdings" w:hint="default"/>
      </w:rPr>
    </w:lvl>
    <w:lvl w:ilvl="3" w:tplc="08130001" w:tentative="1">
      <w:start w:val="1"/>
      <w:numFmt w:val="bullet"/>
      <w:lvlText w:val=""/>
      <w:lvlJc w:val="left"/>
      <w:pPr>
        <w:ind w:left="3731" w:hanging="360"/>
      </w:pPr>
      <w:rPr>
        <w:rFonts w:ascii="Symbol" w:hAnsi="Symbol" w:hint="default"/>
      </w:rPr>
    </w:lvl>
    <w:lvl w:ilvl="4" w:tplc="08130003" w:tentative="1">
      <w:start w:val="1"/>
      <w:numFmt w:val="bullet"/>
      <w:lvlText w:val="o"/>
      <w:lvlJc w:val="left"/>
      <w:pPr>
        <w:ind w:left="4451" w:hanging="360"/>
      </w:pPr>
      <w:rPr>
        <w:rFonts w:ascii="Courier New" w:hAnsi="Courier New" w:cs="Courier New" w:hint="default"/>
      </w:rPr>
    </w:lvl>
    <w:lvl w:ilvl="5" w:tplc="08130005" w:tentative="1">
      <w:start w:val="1"/>
      <w:numFmt w:val="bullet"/>
      <w:lvlText w:val=""/>
      <w:lvlJc w:val="left"/>
      <w:pPr>
        <w:ind w:left="5171" w:hanging="360"/>
      </w:pPr>
      <w:rPr>
        <w:rFonts w:ascii="Wingdings" w:hAnsi="Wingdings" w:hint="default"/>
      </w:rPr>
    </w:lvl>
    <w:lvl w:ilvl="6" w:tplc="08130001" w:tentative="1">
      <w:start w:val="1"/>
      <w:numFmt w:val="bullet"/>
      <w:lvlText w:val=""/>
      <w:lvlJc w:val="left"/>
      <w:pPr>
        <w:ind w:left="5891" w:hanging="360"/>
      </w:pPr>
      <w:rPr>
        <w:rFonts w:ascii="Symbol" w:hAnsi="Symbol" w:hint="default"/>
      </w:rPr>
    </w:lvl>
    <w:lvl w:ilvl="7" w:tplc="08130003" w:tentative="1">
      <w:start w:val="1"/>
      <w:numFmt w:val="bullet"/>
      <w:lvlText w:val="o"/>
      <w:lvlJc w:val="left"/>
      <w:pPr>
        <w:ind w:left="6611" w:hanging="360"/>
      </w:pPr>
      <w:rPr>
        <w:rFonts w:ascii="Courier New" w:hAnsi="Courier New" w:cs="Courier New" w:hint="default"/>
      </w:rPr>
    </w:lvl>
    <w:lvl w:ilvl="8" w:tplc="08130005" w:tentative="1">
      <w:start w:val="1"/>
      <w:numFmt w:val="bullet"/>
      <w:lvlText w:val=""/>
      <w:lvlJc w:val="left"/>
      <w:pPr>
        <w:ind w:left="7331" w:hanging="360"/>
      </w:pPr>
      <w:rPr>
        <w:rFonts w:ascii="Wingdings" w:hAnsi="Wingdings" w:hint="default"/>
      </w:rPr>
    </w:lvl>
  </w:abstractNum>
  <w:abstractNum w:abstractNumId="9" w15:restartNumberingAfterBreak="0">
    <w:nsid w:val="0C445151"/>
    <w:multiLevelType w:val="hybridMultilevel"/>
    <w:tmpl w:val="9566E2BC"/>
    <w:lvl w:ilvl="0" w:tplc="0813000B">
      <w:start w:val="1"/>
      <w:numFmt w:val="bullet"/>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0D5237BF"/>
    <w:multiLevelType w:val="multilevel"/>
    <w:tmpl w:val="D0F83B4A"/>
    <w:lvl w:ilvl="0">
      <w:start w:val="1"/>
      <w:numFmt w:val="bullet"/>
      <w:lvlText w:val=""/>
      <w:lvlJc w:val="left"/>
      <w:pPr>
        <w:ind w:left="600" w:hanging="600"/>
      </w:pPr>
      <w:rPr>
        <w:rFonts w:ascii="Wingdings" w:hAnsi="Wingding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EDC4261"/>
    <w:multiLevelType w:val="hybridMultilevel"/>
    <w:tmpl w:val="9BF2135A"/>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5AE4C2"/>
    <w:multiLevelType w:val="hybridMultilevel"/>
    <w:tmpl w:val="62E07F98"/>
    <w:lvl w:ilvl="0" w:tplc="773A7DE8">
      <w:start w:val="1"/>
      <w:numFmt w:val="bullet"/>
      <w:lvlText w:val=""/>
      <w:lvlJc w:val="left"/>
      <w:pPr>
        <w:ind w:left="1776" w:hanging="360"/>
      </w:pPr>
      <w:rPr>
        <w:rFonts w:ascii="Wingdings" w:hAnsi="Wingdings" w:hint="default"/>
      </w:rPr>
    </w:lvl>
    <w:lvl w:ilvl="1" w:tplc="D2CA363A">
      <w:start w:val="1"/>
      <w:numFmt w:val="bullet"/>
      <w:lvlText w:val="o"/>
      <w:lvlJc w:val="left"/>
      <w:pPr>
        <w:ind w:left="2496" w:hanging="360"/>
      </w:pPr>
      <w:rPr>
        <w:rFonts w:ascii="Courier New" w:hAnsi="Courier New" w:hint="default"/>
      </w:rPr>
    </w:lvl>
    <w:lvl w:ilvl="2" w:tplc="D2861DAA">
      <w:start w:val="1"/>
      <w:numFmt w:val="bullet"/>
      <w:lvlText w:val=""/>
      <w:lvlJc w:val="left"/>
      <w:pPr>
        <w:ind w:left="3216" w:hanging="360"/>
      </w:pPr>
      <w:rPr>
        <w:rFonts w:ascii="Wingdings" w:hAnsi="Wingdings" w:hint="default"/>
      </w:rPr>
    </w:lvl>
    <w:lvl w:ilvl="3" w:tplc="78745800">
      <w:start w:val="1"/>
      <w:numFmt w:val="bullet"/>
      <w:lvlText w:val=""/>
      <w:lvlJc w:val="left"/>
      <w:pPr>
        <w:ind w:left="3936" w:hanging="360"/>
      </w:pPr>
      <w:rPr>
        <w:rFonts w:ascii="Symbol" w:hAnsi="Symbol" w:hint="default"/>
      </w:rPr>
    </w:lvl>
    <w:lvl w:ilvl="4" w:tplc="8D58F5C2">
      <w:start w:val="1"/>
      <w:numFmt w:val="bullet"/>
      <w:lvlText w:val="o"/>
      <w:lvlJc w:val="left"/>
      <w:pPr>
        <w:ind w:left="4656" w:hanging="360"/>
      </w:pPr>
      <w:rPr>
        <w:rFonts w:ascii="Courier New" w:hAnsi="Courier New" w:hint="default"/>
      </w:rPr>
    </w:lvl>
    <w:lvl w:ilvl="5" w:tplc="DD8AAB12">
      <w:start w:val="1"/>
      <w:numFmt w:val="bullet"/>
      <w:lvlText w:val=""/>
      <w:lvlJc w:val="left"/>
      <w:pPr>
        <w:ind w:left="5376" w:hanging="360"/>
      </w:pPr>
      <w:rPr>
        <w:rFonts w:ascii="Wingdings" w:hAnsi="Wingdings" w:hint="default"/>
      </w:rPr>
    </w:lvl>
    <w:lvl w:ilvl="6" w:tplc="43A812DA">
      <w:start w:val="1"/>
      <w:numFmt w:val="bullet"/>
      <w:lvlText w:val=""/>
      <w:lvlJc w:val="left"/>
      <w:pPr>
        <w:ind w:left="6096" w:hanging="360"/>
      </w:pPr>
      <w:rPr>
        <w:rFonts w:ascii="Symbol" w:hAnsi="Symbol" w:hint="default"/>
      </w:rPr>
    </w:lvl>
    <w:lvl w:ilvl="7" w:tplc="9344159A">
      <w:start w:val="1"/>
      <w:numFmt w:val="bullet"/>
      <w:lvlText w:val="o"/>
      <w:lvlJc w:val="left"/>
      <w:pPr>
        <w:ind w:left="6816" w:hanging="360"/>
      </w:pPr>
      <w:rPr>
        <w:rFonts w:ascii="Courier New" w:hAnsi="Courier New" w:hint="default"/>
      </w:rPr>
    </w:lvl>
    <w:lvl w:ilvl="8" w:tplc="15AEF46C">
      <w:start w:val="1"/>
      <w:numFmt w:val="bullet"/>
      <w:lvlText w:val=""/>
      <w:lvlJc w:val="left"/>
      <w:pPr>
        <w:ind w:left="7536" w:hanging="360"/>
      </w:pPr>
      <w:rPr>
        <w:rFonts w:ascii="Wingdings" w:hAnsi="Wingdings" w:hint="default"/>
      </w:rPr>
    </w:lvl>
  </w:abstractNum>
  <w:abstractNum w:abstractNumId="13" w15:restartNumberingAfterBreak="0">
    <w:nsid w:val="10704AFC"/>
    <w:multiLevelType w:val="hybridMultilevel"/>
    <w:tmpl w:val="DF986734"/>
    <w:lvl w:ilvl="0" w:tplc="0413000B">
      <w:start w:val="1"/>
      <w:numFmt w:val="bullet"/>
      <w:lvlText w:val=""/>
      <w:lvlJc w:val="left"/>
      <w:pPr>
        <w:tabs>
          <w:tab w:val="num" w:pos="1260"/>
        </w:tabs>
        <w:ind w:left="126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6577FA"/>
    <w:multiLevelType w:val="hybridMultilevel"/>
    <w:tmpl w:val="FDFEA7BE"/>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100FB0"/>
    <w:multiLevelType w:val="hybridMultilevel"/>
    <w:tmpl w:val="FD8473E8"/>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131D7414"/>
    <w:multiLevelType w:val="hybridMultilevel"/>
    <w:tmpl w:val="E208FE9E"/>
    <w:lvl w:ilvl="0" w:tplc="0413000B">
      <w:start w:val="1"/>
      <w:numFmt w:val="bullet"/>
      <w:lvlText w:val=""/>
      <w:lvlJc w:val="left"/>
      <w:pPr>
        <w:tabs>
          <w:tab w:val="num" w:pos="1080"/>
        </w:tabs>
        <w:ind w:left="1080" w:hanging="360"/>
      </w:pPr>
      <w:rPr>
        <w:rFonts w:ascii="Wingdings" w:hAnsi="Wingdings" w:hint="default"/>
      </w:rPr>
    </w:lvl>
    <w:lvl w:ilvl="1" w:tplc="517EE8B8">
      <w:numFmt w:val="bullet"/>
      <w:lvlText w:val="-"/>
      <w:lvlJc w:val="left"/>
      <w:pPr>
        <w:tabs>
          <w:tab w:val="num" w:pos="1800"/>
        </w:tabs>
        <w:ind w:left="1800" w:hanging="360"/>
      </w:pPr>
      <w:rPr>
        <w:rFonts w:ascii="Times New Roman" w:eastAsia="Times New Roman" w:hAnsi="Times New Roman" w:cs="Times New Roman"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143268B2"/>
    <w:multiLevelType w:val="hybridMultilevel"/>
    <w:tmpl w:val="70ECA03A"/>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5BD35E1"/>
    <w:multiLevelType w:val="hybridMultilevel"/>
    <w:tmpl w:val="7B84EA00"/>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17304125"/>
    <w:multiLevelType w:val="hybridMultilevel"/>
    <w:tmpl w:val="BA42022A"/>
    <w:lvl w:ilvl="0" w:tplc="0813000B">
      <w:start w:val="1"/>
      <w:numFmt w:val="bullet"/>
      <w:lvlText w:val=""/>
      <w:lvlJc w:val="left"/>
      <w:pPr>
        <w:ind w:left="2160" w:hanging="360"/>
      </w:pPr>
      <w:rPr>
        <w:rFonts w:ascii="Wingdings" w:hAnsi="Wingdings" w:hint="default"/>
      </w:rPr>
    </w:lvl>
    <w:lvl w:ilvl="1" w:tplc="08130003" w:tentative="1">
      <w:start w:val="1"/>
      <w:numFmt w:val="bullet"/>
      <w:lvlText w:val="o"/>
      <w:lvlJc w:val="left"/>
      <w:pPr>
        <w:ind w:left="2880" w:hanging="360"/>
      </w:pPr>
      <w:rPr>
        <w:rFonts w:ascii="Courier New" w:hAnsi="Courier New" w:cs="Courier New" w:hint="default"/>
      </w:rPr>
    </w:lvl>
    <w:lvl w:ilvl="2" w:tplc="08130005" w:tentative="1">
      <w:start w:val="1"/>
      <w:numFmt w:val="bullet"/>
      <w:lvlText w:val=""/>
      <w:lvlJc w:val="left"/>
      <w:pPr>
        <w:ind w:left="3600" w:hanging="360"/>
      </w:pPr>
      <w:rPr>
        <w:rFonts w:ascii="Wingdings" w:hAnsi="Wingdings" w:hint="default"/>
      </w:rPr>
    </w:lvl>
    <w:lvl w:ilvl="3" w:tplc="08130001" w:tentative="1">
      <w:start w:val="1"/>
      <w:numFmt w:val="bullet"/>
      <w:lvlText w:val=""/>
      <w:lvlJc w:val="left"/>
      <w:pPr>
        <w:ind w:left="4320" w:hanging="360"/>
      </w:pPr>
      <w:rPr>
        <w:rFonts w:ascii="Symbol" w:hAnsi="Symbol" w:hint="default"/>
      </w:rPr>
    </w:lvl>
    <w:lvl w:ilvl="4" w:tplc="08130003" w:tentative="1">
      <w:start w:val="1"/>
      <w:numFmt w:val="bullet"/>
      <w:lvlText w:val="o"/>
      <w:lvlJc w:val="left"/>
      <w:pPr>
        <w:ind w:left="5040" w:hanging="360"/>
      </w:pPr>
      <w:rPr>
        <w:rFonts w:ascii="Courier New" w:hAnsi="Courier New" w:cs="Courier New" w:hint="default"/>
      </w:rPr>
    </w:lvl>
    <w:lvl w:ilvl="5" w:tplc="08130005" w:tentative="1">
      <w:start w:val="1"/>
      <w:numFmt w:val="bullet"/>
      <w:lvlText w:val=""/>
      <w:lvlJc w:val="left"/>
      <w:pPr>
        <w:ind w:left="5760" w:hanging="360"/>
      </w:pPr>
      <w:rPr>
        <w:rFonts w:ascii="Wingdings" w:hAnsi="Wingdings" w:hint="default"/>
      </w:rPr>
    </w:lvl>
    <w:lvl w:ilvl="6" w:tplc="08130001" w:tentative="1">
      <w:start w:val="1"/>
      <w:numFmt w:val="bullet"/>
      <w:lvlText w:val=""/>
      <w:lvlJc w:val="left"/>
      <w:pPr>
        <w:ind w:left="6480" w:hanging="360"/>
      </w:pPr>
      <w:rPr>
        <w:rFonts w:ascii="Symbol" w:hAnsi="Symbol" w:hint="default"/>
      </w:rPr>
    </w:lvl>
    <w:lvl w:ilvl="7" w:tplc="08130003" w:tentative="1">
      <w:start w:val="1"/>
      <w:numFmt w:val="bullet"/>
      <w:lvlText w:val="o"/>
      <w:lvlJc w:val="left"/>
      <w:pPr>
        <w:ind w:left="7200" w:hanging="360"/>
      </w:pPr>
      <w:rPr>
        <w:rFonts w:ascii="Courier New" w:hAnsi="Courier New" w:cs="Courier New" w:hint="default"/>
      </w:rPr>
    </w:lvl>
    <w:lvl w:ilvl="8" w:tplc="08130005" w:tentative="1">
      <w:start w:val="1"/>
      <w:numFmt w:val="bullet"/>
      <w:lvlText w:val=""/>
      <w:lvlJc w:val="left"/>
      <w:pPr>
        <w:ind w:left="7920" w:hanging="360"/>
      </w:pPr>
      <w:rPr>
        <w:rFonts w:ascii="Wingdings" w:hAnsi="Wingdings" w:hint="default"/>
      </w:rPr>
    </w:lvl>
  </w:abstractNum>
  <w:abstractNum w:abstractNumId="20" w15:restartNumberingAfterBreak="0">
    <w:nsid w:val="177F0682"/>
    <w:multiLevelType w:val="hybridMultilevel"/>
    <w:tmpl w:val="C054D86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1" w15:restartNumberingAfterBreak="0">
    <w:nsid w:val="17D27839"/>
    <w:multiLevelType w:val="hybridMultilevel"/>
    <w:tmpl w:val="D8D01C7A"/>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836112F"/>
    <w:multiLevelType w:val="hybridMultilevel"/>
    <w:tmpl w:val="F6723DC4"/>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B0F31B4"/>
    <w:multiLevelType w:val="hybridMultilevel"/>
    <w:tmpl w:val="27CC2CF2"/>
    <w:lvl w:ilvl="0" w:tplc="08130001">
      <w:start w:val="1"/>
      <w:numFmt w:val="bullet"/>
      <w:lvlText w:val=""/>
      <w:lvlJc w:val="left"/>
      <w:pPr>
        <w:ind w:left="1779" w:hanging="360"/>
      </w:pPr>
      <w:rPr>
        <w:rFonts w:ascii="Symbol" w:hAnsi="Symbol" w:hint="default"/>
      </w:rPr>
    </w:lvl>
    <w:lvl w:ilvl="1" w:tplc="08130003">
      <w:start w:val="1"/>
      <w:numFmt w:val="bullet"/>
      <w:lvlText w:val="o"/>
      <w:lvlJc w:val="left"/>
      <w:pPr>
        <w:ind w:left="2499" w:hanging="360"/>
      </w:pPr>
      <w:rPr>
        <w:rFonts w:ascii="Courier New" w:hAnsi="Courier New" w:cs="Courier New" w:hint="default"/>
      </w:rPr>
    </w:lvl>
    <w:lvl w:ilvl="2" w:tplc="08130005">
      <w:start w:val="1"/>
      <w:numFmt w:val="bullet"/>
      <w:lvlText w:val=""/>
      <w:lvlJc w:val="left"/>
      <w:pPr>
        <w:ind w:left="3219" w:hanging="360"/>
      </w:pPr>
      <w:rPr>
        <w:rFonts w:ascii="Wingdings" w:hAnsi="Wingdings" w:hint="default"/>
      </w:rPr>
    </w:lvl>
    <w:lvl w:ilvl="3" w:tplc="08130001" w:tentative="1">
      <w:start w:val="1"/>
      <w:numFmt w:val="bullet"/>
      <w:lvlText w:val=""/>
      <w:lvlJc w:val="left"/>
      <w:pPr>
        <w:ind w:left="3939" w:hanging="360"/>
      </w:pPr>
      <w:rPr>
        <w:rFonts w:ascii="Symbol" w:hAnsi="Symbol" w:hint="default"/>
      </w:rPr>
    </w:lvl>
    <w:lvl w:ilvl="4" w:tplc="08130003" w:tentative="1">
      <w:start w:val="1"/>
      <w:numFmt w:val="bullet"/>
      <w:lvlText w:val="o"/>
      <w:lvlJc w:val="left"/>
      <w:pPr>
        <w:ind w:left="4659" w:hanging="360"/>
      </w:pPr>
      <w:rPr>
        <w:rFonts w:ascii="Courier New" w:hAnsi="Courier New" w:cs="Courier New" w:hint="default"/>
      </w:rPr>
    </w:lvl>
    <w:lvl w:ilvl="5" w:tplc="08130005" w:tentative="1">
      <w:start w:val="1"/>
      <w:numFmt w:val="bullet"/>
      <w:lvlText w:val=""/>
      <w:lvlJc w:val="left"/>
      <w:pPr>
        <w:ind w:left="5379" w:hanging="360"/>
      </w:pPr>
      <w:rPr>
        <w:rFonts w:ascii="Wingdings" w:hAnsi="Wingdings" w:hint="default"/>
      </w:rPr>
    </w:lvl>
    <w:lvl w:ilvl="6" w:tplc="08130001" w:tentative="1">
      <w:start w:val="1"/>
      <w:numFmt w:val="bullet"/>
      <w:lvlText w:val=""/>
      <w:lvlJc w:val="left"/>
      <w:pPr>
        <w:ind w:left="6099" w:hanging="360"/>
      </w:pPr>
      <w:rPr>
        <w:rFonts w:ascii="Symbol" w:hAnsi="Symbol" w:hint="default"/>
      </w:rPr>
    </w:lvl>
    <w:lvl w:ilvl="7" w:tplc="08130003" w:tentative="1">
      <w:start w:val="1"/>
      <w:numFmt w:val="bullet"/>
      <w:lvlText w:val="o"/>
      <w:lvlJc w:val="left"/>
      <w:pPr>
        <w:ind w:left="6819" w:hanging="360"/>
      </w:pPr>
      <w:rPr>
        <w:rFonts w:ascii="Courier New" w:hAnsi="Courier New" w:cs="Courier New" w:hint="default"/>
      </w:rPr>
    </w:lvl>
    <w:lvl w:ilvl="8" w:tplc="08130005" w:tentative="1">
      <w:start w:val="1"/>
      <w:numFmt w:val="bullet"/>
      <w:lvlText w:val=""/>
      <w:lvlJc w:val="left"/>
      <w:pPr>
        <w:ind w:left="7539" w:hanging="360"/>
      </w:pPr>
      <w:rPr>
        <w:rFonts w:ascii="Wingdings" w:hAnsi="Wingdings" w:hint="default"/>
      </w:rPr>
    </w:lvl>
  </w:abstractNum>
  <w:abstractNum w:abstractNumId="24" w15:restartNumberingAfterBreak="0">
    <w:nsid w:val="1B193509"/>
    <w:multiLevelType w:val="hybridMultilevel"/>
    <w:tmpl w:val="D106524E"/>
    <w:lvl w:ilvl="0" w:tplc="0813000B">
      <w:start w:val="1"/>
      <w:numFmt w:val="bullet"/>
      <w:lvlText w:val=""/>
      <w:lvlJc w:val="left"/>
      <w:pPr>
        <w:ind w:left="1080" w:hanging="360"/>
      </w:pPr>
      <w:rPr>
        <w:rFonts w:ascii="Wingdings" w:hAnsi="Wingdings"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5" w15:restartNumberingAfterBreak="0">
    <w:nsid w:val="1F535A8E"/>
    <w:multiLevelType w:val="hybridMultilevel"/>
    <w:tmpl w:val="DA22F324"/>
    <w:lvl w:ilvl="0" w:tplc="08130001">
      <w:start w:val="1"/>
      <w:numFmt w:val="bullet"/>
      <w:lvlText w:val=""/>
      <w:lvlJc w:val="left"/>
      <w:pPr>
        <w:ind w:left="2061" w:hanging="360"/>
      </w:pPr>
      <w:rPr>
        <w:rFonts w:ascii="Symbol" w:hAnsi="Symbol" w:hint="default"/>
      </w:rPr>
    </w:lvl>
    <w:lvl w:ilvl="1" w:tplc="0813000B">
      <w:start w:val="1"/>
      <w:numFmt w:val="bullet"/>
      <w:lvlText w:val=""/>
      <w:lvlJc w:val="left"/>
      <w:pPr>
        <w:ind w:left="2781" w:hanging="360"/>
      </w:pPr>
      <w:rPr>
        <w:rFonts w:ascii="Wingdings" w:hAnsi="Wingdings" w:hint="default"/>
      </w:rPr>
    </w:lvl>
    <w:lvl w:ilvl="2" w:tplc="3576396E">
      <w:start w:val="2"/>
      <w:numFmt w:val="bullet"/>
      <w:lvlText w:val="-"/>
      <w:lvlJc w:val="left"/>
      <w:pPr>
        <w:ind w:left="3501" w:hanging="360"/>
      </w:pPr>
      <w:rPr>
        <w:rFonts w:ascii="Arial" w:eastAsia="Times New Roman" w:hAnsi="Arial" w:cs="Arial" w:hint="default"/>
      </w:rPr>
    </w:lvl>
    <w:lvl w:ilvl="3" w:tplc="08130001" w:tentative="1">
      <w:start w:val="1"/>
      <w:numFmt w:val="bullet"/>
      <w:lvlText w:val=""/>
      <w:lvlJc w:val="left"/>
      <w:pPr>
        <w:ind w:left="4221" w:hanging="360"/>
      </w:pPr>
      <w:rPr>
        <w:rFonts w:ascii="Symbol" w:hAnsi="Symbol" w:hint="default"/>
      </w:rPr>
    </w:lvl>
    <w:lvl w:ilvl="4" w:tplc="08130003" w:tentative="1">
      <w:start w:val="1"/>
      <w:numFmt w:val="bullet"/>
      <w:lvlText w:val="o"/>
      <w:lvlJc w:val="left"/>
      <w:pPr>
        <w:ind w:left="4941" w:hanging="360"/>
      </w:pPr>
      <w:rPr>
        <w:rFonts w:ascii="Courier New" w:hAnsi="Courier New" w:cs="Courier New" w:hint="default"/>
      </w:rPr>
    </w:lvl>
    <w:lvl w:ilvl="5" w:tplc="08130005" w:tentative="1">
      <w:start w:val="1"/>
      <w:numFmt w:val="bullet"/>
      <w:lvlText w:val=""/>
      <w:lvlJc w:val="left"/>
      <w:pPr>
        <w:ind w:left="5661" w:hanging="360"/>
      </w:pPr>
      <w:rPr>
        <w:rFonts w:ascii="Wingdings" w:hAnsi="Wingdings" w:hint="default"/>
      </w:rPr>
    </w:lvl>
    <w:lvl w:ilvl="6" w:tplc="08130001" w:tentative="1">
      <w:start w:val="1"/>
      <w:numFmt w:val="bullet"/>
      <w:lvlText w:val=""/>
      <w:lvlJc w:val="left"/>
      <w:pPr>
        <w:ind w:left="6381" w:hanging="360"/>
      </w:pPr>
      <w:rPr>
        <w:rFonts w:ascii="Symbol" w:hAnsi="Symbol" w:hint="default"/>
      </w:rPr>
    </w:lvl>
    <w:lvl w:ilvl="7" w:tplc="08130003" w:tentative="1">
      <w:start w:val="1"/>
      <w:numFmt w:val="bullet"/>
      <w:lvlText w:val="o"/>
      <w:lvlJc w:val="left"/>
      <w:pPr>
        <w:ind w:left="7101" w:hanging="360"/>
      </w:pPr>
      <w:rPr>
        <w:rFonts w:ascii="Courier New" w:hAnsi="Courier New" w:cs="Courier New" w:hint="default"/>
      </w:rPr>
    </w:lvl>
    <w:lvl w:ilvl="8" w:tplc="08130005" w:tentative="1">
      <w:start w:val="1"/>
      <w:numFmt w:val="bullet"/>
      <w:lvlText w:val=""/>
      <w:lvlJc w:val="left"/>
      <w:pPr>
        <w:ind w:left="7821" w:hanging="360"/>
      </w:pPr>
      <w:rPr>
        <w:rFonts w:ascii="Wingdings" w:hAnsi="Wingdings" w:hint="default"/>
      </w:rPr>
    </w:lvl>
  </w:abstractNum>
  <w:abstractNum w:abstractNumId="26" w15:restartNumberingAfterBreak="0">
    <w:nsid w:val="1FA821A8"/>
    <w:multiLevelType w:val="hybridMultilevel"/>
    <w:tmpl w:val="BE14B1BC"/>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B">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006406B"/>
    <w:multiLevelType w:val="hybridMultilevel"/>
    <w:tmpl w:val="1FCA0484"/>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0187FBA"/>
    <w:multiLevelType w:val="hybridMultilevel"/>
    <w:tmpl w:val="BEBEFA80"/>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01F0875"/>
    <w:multiLevelType w:val="hybridMultilevel"/>
    <w:tmpl w:val="EC28445E"/>
    <w:lvl w:ilvl="0" w:tplc="D1B22904">
      <w:start w:val="2023"/>
      <w:numFmt w:val="bullet"/>
      <w:lvlText w:val="-"/>
      <w:lvlJc w:val="left"/>
      <w:pPr>
        <w:ind w:left="1069" w:hanging="360"/>
      </w:pPr>
      <w:rPr>
        <w:rFonts w:ascii="Arial" w:eastAsia="Arial" w:hAnsi="Arial" w:cs="Arial" w:hint="default"/>
        <w:color w:val="FF0000"/>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30" w15:restartNumberingAfterBreak="0">
    <w:nsid w:val="24160759"/>
    <w:multiLevelType w:val="hybridMultilevel"/>
    <w:tmpl w:val="88DC07A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31" w15:restartNumberingAfterBreak="0">
    <w:nsid w:val="24324C89"/>
    <w:multiLevelType w:val="hybridMultilevel"/>
    <w:tmpl w:val="B6CEB328"/>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67F1CDB"/>
    <w:multiLevelType w:val="hybridMultilevel"/>
    <w:tmpl w:val="6F22F368"/>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296B1E13"/>
    <w:multiLevelType w:val="hybridMultilevel"/>
    <w:tmpl w:val="FB881238"/>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96B2B4F"/>
    <w:multiLevelType w:val="hybridMultilevel"/>
    <w:tmpl w:val="7F7E8C50"/>
    <w:lvl w:ilvl="0" w:tplc="0413000B">
      <w:start w:val="1"/>
      <w:numFmt w:val="bullet"/>
      <w:lvlText w:val=""/>
      <w:lvlJc w:val="left"/>
      <w:pPr>
        <w:tabs>
          <w:tab w:val="num" w:pos="1080"/>
        </w:tabs>
        <w:ind w:left="1080" w:hanging="360"/>
      </w:pPr>
      <w:rPr>
        <w:rFonts w:ascii="Wingdings" w:hAnsi="Wingdings" w:hint="default"/>
      </w:rPr>
    </w:lvl>
    <w:lvl w:ilvl="1" w:tplc="B45E09EA">
      <w:numFmt w:val="bullet"/>
      <w:lvlText w:val=""/>
      <w:lvlJc w:val="left"/>
      <w:pPr>
        <w:tabs>
          <w:tab w:val="num" w:pos="1800"/>
        </w:tabs>
        <w:ind w:left="1800" w:hanging="360"/>
      </w:pPr>
      <w:rPr>
        <w:rFonts w:ascii="Symbol" w:eastAsia="Times New Roman" w:hAnsi="Symbol" w:cs="Arial" w:hint="default"/>
        <w:color w:val="000000" w:themeColor="text1"/>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2AE43367"/>
    <w:multiLevelType w:val="hybridMultilevel"/>
    <w:tmpl w:val="FBD0230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36" w15:restartNumberingAfterBreak="0">
    <w:nsid w:val="2CE80075"/>
    <w:multiLevelType w:val="hybridMultilevel"/>
    <w:tmpl w:val="6D5856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2DB35BFA"/>
    <w:multiLevelType w:val="hybridMultilevel"/>
    <w:tmpl w:val="AB80E614"/>
    <w:lvl w:ilvl="0" w:tplc="08130003">
      <w:start w:val="1"/>
      <w:numFmt w:val="bullet"/>
      <w:lvlText w:val="o"/>
      <w:lvlJc w:val="left"/>
      <w:pPr>
        <w:ind w:left="1788" w:hanging="360"/>
      </w:pPr>
      <w:rPr>
        <w:rFonts w:ascii="Courier New" w:hAnsi="Courier New" w:cs="Courier New" w:hint="default"/>
      </w:rPr>
    </w:lvl>
    <w:lvl w:ilvl="1" w:tplc="08130003">
      <w:start w:val="1"/>
      <w:numFmt w:val="bullet"/>
      <w:lvlText w:val="o"/>
      <w:lvlJc w:val="left"/>
      <w:pPr>
        <w:ind w:left="2508" w:hanging="360"/>
      </w:pPr>
      <w:rPr>
        <w:rFonts w:ascii="Courier New" w:hAnsi="Courier New" w:cs="Courier New" w:hint="default"/>
      </w:rPr>
    </w:lvl>
    <w:lvl w:ilvl="2" w:tplc="08130005" w:tentative="1">
      <w:start w:val="1"/>
      <w:numFmt w:val="bullet"/>
      <w:lvlText w:val=""/>
      <w:lvlJc w:val="left"/>
      <w:pPr>
        <w:ind w:left="3228" w:hanging="360"/>
      </w:pPr>
      <w:rPr>
        <w:rFonts w:ascii="Wingdings" w:hAnsi="Wingdings" w:hint="default"/>
      </w:rPr>
    </w:lvl>
    <w:lvl w:ilvl="3" w:tplc="08130001" w:tentative="1">
      <w:start w:val="1"/>
      <w:numFmt w:val="bullet"/>
      <w:lvlText w:val=""/>
      <w:lvlJc w:val="left"/>
      <w:pPr>
        <w:ind w:left="3948" w:hanging="360"/>
      </w:pPr>
      <w:rPr>
        <w:rFonts w:ascii="Symbol" w:hAnsi="Symbol" w:hint="default"/>
      </w:rPr>
    </w:lvl>
    <w:lvl w:ilvl="4" w:tplc="08130003" w:tentative="1">
      <w:start w:val="1"/>
      <w:numFmt w:val="bullet"/>
      <w:lvlText w:val="o"/>
      <w:lvlJc w:val="left"/>
      <w:pPr>
        <w:ind w:left="4668" w:hanging="360"/>
      </w:pPr>
      <w:rPr>
        <w:rFonts w:ascii="Courier New" w:hAnsi="Courier New" w:cs="Courier New" w:hint="default"/>
      </w:rPr>
    </w:lvl>
    <w:lvl w:ilvl="5" w:tplc="08130005" w:tentative="1">
      <w:start w:val="1"/>
      <w:numFmt w:val="bullet"/>
      <w:lvlText w:val=""/>
      <w:lvlJc w:val="left"/>
      <w:pPr>
        <w:ind w:left="5388" w:hanging="360"/>
      </w:pPr>
      <w:rPr>
        <w:rFonts w:ascii="Wingdings" w:hAnsi="Wingdings" w:hint="default"/>
      </w:rPr>
    </w:lvl>
    <w:lvl w:ilvl="6" w:tplc="08130001" w:tentative="1">
      <w:start w:val="1"/>
      <w:numFmt w:val="bullet"/>
      <w:lvlText w:val=""/>
      <w:lvlJc w:val="left"/>
      <w:pPr>
        <w:ind w:left="6108" w:hanging="360"/>
      </w:pPr>
      <w:rPr>
        <w:rFonts w:ascii="Symbol" w:hAnsi="Symbol" w:hint="default"/>
      </w:rPr>
    </w:lvl>
    <w:lvl w:ilvl="7" w:tplc="08130003" w:tentative="1">
      <w:start w:val="1"/>
      <w:numFmt w:val="bullet"/>
      <w:lvlText w:val="o"/>
      <w:lvlJc w:val="left"/>
      <w:pPr>
        <w:ind w:left="6828" w:hanging="360"/>
      </w:pPr>
      <w:rPr>
        <w:rFonts w:ascii="Courier New" w:hAnsi="Courier New" w:cs="Courier New" w:hint="default"/>
      </w:rPr>
    </w:lvl>
    <w:lvl w:ilvl="8" w:tplc="08130005" w:tentative="1">
      <w:start w:val="1"/>
      <w:numFmt w:val="bullet"/>
      <w:lvlText w:val=""/>
      <w:lvlJc w:val="left"/>
      <w:pPr>
        <w:ind w:left="7548" w:hanging="360"/>
      </w:pPr>
      <w:rPr>
        <w:rFonts w:ascii="Wingdings" w:hAnsi="Wingdings" w:hint="default"/>
      </w:rPr>
    </w:lvl>
  </w:abstractNum>
  <w:abstractNum w:abstractNumId="38" w15:restartNumberingAfterBreak="0">
    <w:nsid w:val="2DDB6B8F"/>
    <w:multiLevelType w:val="hybridMultilevel"/>
    <w:tmpl w:val="58B8F9EC"/>
    <w:lvl w:ilvl="0" w:tplc="08130001">
      <w:start w:val="1"/>
      <w:numFmt w:val="bullet"/>
      <w:lvlText w:val=""/>
      <w:lvlJc w:val="left"/>
      <w:pPr>
        <w:ind w:left="2061" w:hanging="360"/>
      </w:pPr>
      <w:rPr>
        <w:rFonts w:ascii="Symbol" w:hAnsi="Symbol" w:hint="default"/>
      </w:rPr>
    </w:lvl>
    <w:lvl w:ilvl="1" w:tplc="0813000B">
      <w:start w:val="1"/>
      <w:numFmt w:val="bullet"/>
      <w:lvlText w:val=""/>
      <w:lvlJc w:val="left"/>
      <w:pPr>
        <w:ind w:left="2781" w:hanging="360"/>
      </w:pPr>
      <w:rPr>
        <w:rFonts w:ascii="Wingdings" w:hAnsi="Wingdings" w:hint="default"/>
      </w:rPr>
    </w:lvl>
    <w:lvl w:ilvl="2" w:tplc="08130001">
      <w:start w:val="1"/>
      <w:numFmt w:val="bullet"/>
      <w:lvlText w:val=""/>
      <w:lvlJc w:val="left"/>
      <w:pPr>
        <w:ind w:left="3501" w:hanging="360"/>
      </w:pPr>
      <w:rPr>
        <w:rFonts w:ascii="Symbol" w:hAnsi="Symbol" w:hint="default"/>
      </w:rPr>
    </w:lvl>
    <w:lvl w:ilvl="3" w:tplc="08130001" w:tentative="1">
      <w:start w:val="1"/>
      <w:numFmt w:val="bullet"/>
      <w:lvlText w:val=""/>
      <w:lvlJc w:val="left"/>
      <w:pPr>
        <w:ind w:left="4221" w:hanging="360"/>
      </w:pPr>
      <w:rPr>
        <w:rFonts w:ascii="Symbol" w:hAnsi="Symbol" w:hint="default"/>
      </w:rPr>
    </w:lvl>
    <w:lvl w:ilvl="4" w:tplc="08130003" w:tentative="1">
      <w:start w:val="1"/>
      <w:numFmt w:val="bullet"/>
      <w:lvlText w:val="o"/>
      <w:lvlJc w:val="left"/>
      <w:pPr>
        <w:ind w:left="4941" w:hanging="360"/>
      </w:pPr>
      <w:rPr>
        <w:rFonts w:ascii="Courier New" w:hAnsi="Courier New" w:cs="Courier New" w:hint="default"/>
      </w:rPr>
    </w:lvl>
    <w:lvl w:ilvl="5" w:tplc="08130005" w:tentative="1">
      <w:start w:val="1"/>
      <w:numFmt w:val="bullet"/>
      <w:lvlText w:val=""/>
      <w:lvlJc w:val="left"/>
      <w:pPr>
        <w:ind w:left="5661" w:hanging="360"/>
      </w:pPr>
      <w:rPr>
        <w:rFonts w:ascii="Wingdings" w:hAnsi="Wingdings" w:hint="default"/>
      </w:rPr>
    </w:lvl>
    <w:lvl w:ilvl="6" w:tplc="08130001" w:tentative="1">
      <w:start w:val="1"/>
      <w:numFmt w:val="bullet"/>
      <w:lvlText w:val=""/>
      <w:lvlJc w:val="left"/>
      <w:pPr>
        <w:ind w:left="6381" w:hanging="360"/>
      </w:pPr>
      <w:rPr>
        <w:rFonts w:ascii="Symbol" w:hAnsi="Symbol" w:hint="default"/>
      </w:rPr>
    </w:lvl>
    <w:lvl w:ilvl="7" w:tplc="08130003" w:tentative="1">
      <w:start w:val="1"/>
      <w:numFmt w:val="bullet"/>
      <w:lvlText w:val="o"/>
      <w:lvlJc w:val="left"/>
      <w:pPr>
        <w:ind w:left="7101" w:hanging="360"/>
      </w:pPr>
      <w:rPr>
        <w:rFonts w:ascii="Courier New" w:hAnsi="Courier New" w:cs="Courier New" w:hint="default"/>
      </w:rPr>
    </w:lvl>
    <w:lvl w:ilvl="8" w:tplc="08130005" w:tentative="1">
      <w:start w:val="1"/>
      <w:numFmt w:val="bullet"/>
      <w:lvlText w:val=""/>
      <w:lvlJc w:val="left"/>
      <w:pPr>
        <w:ind w:left="7821" w:hanging="360"/>
      </w:pPr>
      <w:rPr>
        <w:rFonts w:ascii="Wingdings" w:hAnsi="Wingdings" w:hint="default"/>
      </w:rPr>
    </w:lvl>
  </w:abstractNum>
  <w:abstractNum w:abstractNumId="39" w15:restartNumberingAfterBreak="0">
    <w:nsid w:val="2E104662"/>
    <w:multiLevelType w:val="hybridMultilevel"/>
    <w:tmpl w:val="68202B58"/>
    <w:lvl w:ilvl="0" w:tplc="D8B2D254">
      <w:start w:val="3"/>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0" w15:restartNumberingAfterBreak="0">
    <w:nsid w:val="2F6C6F69"/>
    <w:multiLevelType w:val="hybridMultilevel"/>
    <w:tmpl w:val="F404D1EC"/>
    <w:lvl w:ilvl="0" w:tplc="C3AACC9E">
      <w:start w:val="1"/>
      <w:numFmt w:val="bullet"/>
      <w:pStyle w:val="bulletstegenmarge"/>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2FDF37A7"/>
    <w:multiLevelType w:val="hybridMultilevel"/>
    <w:tmpl w:val="62A6E386"/>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31C7615B"/>
    <w:multiLevelType w:val="hybridMultilevel"/>
    <w:tmpl w:val="6582ACAA"/>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32CE33AF"/>
    <w:multiLevelType w:val="hybridMultilevel"/>
    <w:tmpl w:val="D7266082"/>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33415CD"/>
    <w:multiLevelType w:val="hybridMultilevel"/>
    <w:tmpl w:val="02387206"/>
    <w:lvl w:ilvl="0" w:tplc="0813000B">
      <w:start w:val="1"/>
      <w:numFmt w:val="bullet"/>
      <w:lvlText w:val=""/>
      <w:lvlJc w:val="left"/>
      <w:pPr>
        <w:ind w:left="1287" w:hanging="360"/>
      </w:pPr>
      <w:rPr>
        <w:rFonts w:ascii="Wingdings" w:hAnsi="Wingdings" w:hint="default"/>
      </w:rPr>
    </w:lvl>
    <w:lvl w:ilvl="1" w:tplc="08130003" w:tentative="1">
      <w:start w:val="1"/>
      <w:numFmt w:val="bullet"/>
      <w:lvlText w:val="o"/>
      <w:lvlJc w:val="left"/>
      <w:pPr>
        <w:ind w:left="2007" w:hanging="360"/>
      </w:pPr>
      <w:rPr>
        <w:rFonts w:ascii="Courier New" w:hAnsi="Courier New" w:cs="Courier New" w:hint="default"/>
      </w:rPr>
    </w:lvl>
    <w:lvl w:ilvl="2" w:tplc="08130005" w:tentative="1">
      <w:start w:val="1"/>
      <w:numFmt w:val="bullet"/>
      <w:lvlText w:val=""/>
      <w:lvlJc w:val="left"/>
      <w:pPr>
        <w:ind w:left="2727" w:hanging="360"/>
      </w:pPr>
      <w:rPr>
        <w:rFonts w:ascii="Wingdings" w:hAnsi="Wingdings" w:hint="default"/>
      </w:rPr>
    </w:lvl>
    <w:lvl w:ilvl="3" w:tplc="08130001" w:tentative="1">
      <w:start w:val="1"/>
      <w:numFmt w:val="bullet"/>
      <w:lvlText w:val=""/>
      <w:lvlJc w:val="left"/>
      <w:pPr>
        <w:ind w:left="3447" w:hanging="360"/>
      </w:pPr>
      <w:rPr>
        <w:rFonts w:ascii="Symbol" w:hAnsi="Symbol" w:hint="default"/>
      </w:rPr>
    </w:lvl>
    <w:lvl w:ilvl="4" w:tplc="08130003" w:tentative="1">
      <w:start w:val="1"/>
      <w:numFmt w:val="bullet"/>
      <w:lvlText w:val="o"/>
      <w:lvlJc w:val="left"/>
      <w:pPr>
        <w:ind w:left="4167" w:hanging="360"/>
      </w:pPr>
      <w:rPr>
        <w:rFonts w:ascii="Courier New" w:hAnsi="Courier New" w:cs="Courier New" w:hint="default"/>
      </w:rPr>
    </w:lvl>
    <w:lvl w:ilvl="5" w:tplc="08130005" w:tentative="1">
      <w:start w:val="1"/>
      <w:numFmt w:val="bullet"/>
      <w:lvlText w:val=""/>
      <w:lvlJc w:val="left"/>
      <w:pPr>
        <w:ind w:left="4887" w:hanging="360"/>
      </w:pPr>
      <w:rPr>
        <w:rFonts w:ascii="Wingdings" w:hAnsi="Wingdings" w:hint="default"/>
      </w:rPr>
    </w:lvl>
    <w:lvl w:ilvl="6" w:tplc="08130001" w:tentative="1">
      <w:start w:val="1"/>
      <w:numFmt w:val="bullet"/>
      <w:lvlText w:val=""/>
      <w:lvlJc w:val="left"/>
      <w:pPr>
        <w:ind w:left="5607" w:hanging="360"/>
      </w:pPr>
      <w:rPr>
        <w:rFonts w:ascii="Symbol" w:hAnsi="Symbol" w:hint="default"/>
      </w:rPr>
    </w:lvl>
    <w:lvl w:ilvl="7" w:tplc="08130003" w:tentative="1">
      <w:start w:val="1"/>
      <w:numFmt w:val="bullet"/>
      <w:lvlText w:val="o"/>
      <w:lvlJc w:val="left"/>
      <w:pPr>
        <w:ind w:left="6327" w:hanging="360"/>
      </w:pPr>
      <w:rPr>
        <w:rFonts w:ascii="Courier New" w:hAnsi="Courier New" w:cs="Courier New" w:hint="default"/>
      </w:rPr>
    </w:lvl>
    <w:lvl w:ilvl="8" w:tplc="08130005" w:tentative="1">
      <w:start w:val="1"/>
      <w:numFmt w:val="bullet"/>
      <w:lvlText w:val=""/>
      <w:lvlJc w:val="left"/>
      <w:pPr>
        <w:ind w:left="7047" w:hanging="360"/>
      </w:pPr>
      <w:rPr>
        <w:rFonts w:ascii="Wingdings" w:hAnsi="Wingdings" w:hint="default"/>
      </w:rPr>
    </w:lvl>
  </w:abstractNum>
  <w:abstractNum w:abstractNumId="45" w15:restartNumberingAfterBreak="0">
    <w:nsid w:val="33F04A6D"/>
    <w:multiLevelType w:val="hybridMultilevel"/>
    <w:tmpl w:val="DC6E170C"/>
    <w:lvl w:ilvl="0" w:tplc="0413000B">
      <w:start w:val="1"/>
      <w:numFmt w:val="bullet"/>
      <w:lvlText w:val=""/>
      <w:lvlJc w:val="left"/>
      <w:pPr>
        <w:tabs>
          <w:tab w:val="num" w:pos="1080"/>
        </w:tabs>
        <w:ind w:left="1080" w:hanging="360"/>
      </w:pPr>
      <w:rPr>
        <w:rFonts w:ascii="Wingdings" w:hAnsi="Wingdings" w:hint="default"/>
      </w:rPr>
    </w:lvl>
    <w:lvl w:ilvl="1" w:tplc="517EE8B8">
      <w:numFmt w:val="bullet"/>
      <w:lvlText w:val="-"/>
      <w:lvlJc w:val="left"/>
      <w:pPr>
        <w:tabs>
          <w:tab w:val="num" w:pos="1800"/>
        </w:tabs>
        <w:ind w:left="1800" w:hanging="360"/>
      </w:pPr>
      <w:rPr>
        <w:rFonts w:ascii="Times New Roman" w:eastAsia="Times New Roman" w:hAnsi="Times New Roman" w:cs="Times New Roman"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35AD7AC7"/>
    <w:multiLevelType w:val="hybridMultilevel"/>
    <w:tmpl w:val="041E6620"/>
    <w:lvl w:ilvl="0" w:tplc="0413000B">
      <w:start w:val="1"/>
      <w:numFmt w:val="bullet"/>
      <w:lvlText w:val=""/>
      <w:lvlJc w:val="left"/>
      <w:pPr>
        <w:tabs>
          <w:tab w:val="num" w:pos="720"/>
        </w:tabs>
        <w:ind w:left="720" w:hanging="360"/>
      </w:pPr>
      <w:rPr>
        <w:rFonts w:ascii="Wingdings" w:hAnsi="Wingdings" w:hint="default"/>
      </w:rPr>
    </w:lvl>
    <w:lvl w:ilvl="1" w:tplc="4B743302">
      <w:numFmt w:val="bullet"/>
      <w:lvlText w:val=""/>
      <w:lvlJc w:val="left"/>
      <w:pPr>
        <w:tabs>
          <w:tab w:val="num" w:pos="1440"/>
        </w:tabs>
        <w:ind w:left="1440" w:hanging="360"/>
      </w:pPr>
      <w:rPr>
        <w:rFonts w:ascii="Wingdings 3" w:eastAsia="Times New Roman" w:hAnsi="Wingdings 3" w:cs="Times New Roman" w:hint="default"/>
      </w:rPr>
    </w:lvl>
    <w:lvl w:ilvl="2" w:tplc="0413000B">
      <w:start w:val="1"/>
      <w:numFmt w:val="bullet"/>
      <w:lvlText w:val=""/>
      <w:lvlJc w:val="left"/>
      <w:pPr>
        <w:tabs>
          <w:tab w:val="num" w:pos="2160"/>
        </w:tabs>
        <w:ind w:left="2160" w:hanging="360"/>
      </w:pPr>
      <w:rPr>
        <w:rFonts w:ascii="Wingdings" w:hAnsi="Wingdings" w:hint="default"/>
      </w:rPr>
    </w:lvl>
    <w:lvl w:ilvl="3" w:tplc="0813000B">
      <w:start w:val="1"/>
      <w:numFmt w:val="bullet"/>
      <w:lvlText w:val=""/>
      <w:lvlJc w:val="left"/>
      <w:pPr>
        <w:ind w:left="2880" w:hanging="360"/>
      </w:pPr>
      <w:rPr>
        <w:rFonts w:ascii="Wingdings" w:hAnsi="Wingdings"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7027763"/>
    <w:multiLevelType w:val="hybridMultilevel"/>
    <w:tmpl w:val="B9A69874"/>
    <w:lvl w:ilvl="0" w:tplc="08130003">
      <w:start w:val="1"/>
      <w:numFmt w:val="bullet"/>
      <w:lvlText w:val="o"/>
      <w:lvlJc w:val="left"/>
      <w:pPr>
        <w:ind w:left="3138" w:hanging="360"/>
      </w:pPr>
      <w:rPr>
        <w:rFonts w:ascii="Courier New" w:hAnsi="Courier New" w:cs="Courier New" w:hint="default"/>
      </w:rPr>
    </w:lvl>
    <w:lvl w:ilvl="1" w:tplc="08130003">
      <w:start w:val="1"/>
      <w:numFmt w:val="bullet"/>
      <w:lvlText w:val="o"/>
      <w:lvlJc w:val="left"/>
      <w:pPr>
        <w:ind w:left="3858" w:hanging="360"/>
      </w:pPr>
      <w:rPr>
        <w:rFonts w:ascii="Courier New" w:hAnsi="Courier New" w:cs="Courier New" w:hint="default"/>
      </w:rPr>
    </w:lvl>
    <w:lvl w:ilvl="2" w:tplc="08130005">
      <w:start w:val="1"/>
      <w:numFmt w:val="bullet"/>
      <w:lvlText w:val=""/>
      <w:lvlJc w:val="left"/>
      <w:pPr>
        <w:ind w:left="4578" w:hanging="360"/>
      </w:pPr>
      <w:rPr>
        <w:rFonts w:ascii="Wingdings" w:hAnsi="Wingdings" w:hint="default"/>
      </w:rPr>
    </w:lvl>
    <w:lvl w:ilvl="3" w:tplc="08130001">
      <w:start w:val="1"/>
      <w:numFmt w:val="bullet"/>
      <w:lvlText w:val=""/>
      <w:lvlJc w:val="left"/>
      <w:pPr>
        <w:ind w:left="5298" w:hanging="360"/>
      </w:pPr>
      <w:rPr>
        <w:rFonts w:ascii="Symbol" w:hAnsi="Symbol" w:hint="default"/>
      </w:rPr>
    </w:lvl>
    <w:lvl w:ilvl="4" w:tplc="08130003">
      <w:start w:val="1"/>
      <w:numFmt w:val="bullet"/>
      <w:lvlText w:val="o"/>
      <w:lvlJc w:val="left"/>
      <w:pPr>
        <w:ind w:left="6018" w:hanging="360"/>
      </w:pPr>
      <w:rPr>
        <w:rFonts w:ascii="Courier New" w:hAnsi="Courier New" w:cs="Courier New" w:hint="default"/>
      </w:rPr>
    </w:lvl>
    <w:lvl w:ilvl="5" w:tplc="08130005">
      <w:start w:val="1"/>
      <w:numFmt w:val="bullet"/>
      <w:lvlText w:val=""/>
      <w:lvlJc w:val="left"/>
      <w:pPr>
        <w:ind w:left="6738" w:hanging="360"/>
      </w:pPr>
      <w:rPr>
        <w:rFonts w:ascii="Wingdings" w:hAnsi="Wingdings" w:hint="default"/>
      </w:rPr>
    </w:lvl>
    <w:lvl w:ilvl="6" w:tplc="08130001">
      <w:start w:val="1"/>
      <w:numFmt w:val="bullet"/>
      <w:lvlText w:val=""/>
      <w:lvlJc w:val="left"/>
      <w:pPr>
        <w:ind w:left="7458" w:hanging="360"/>
      </w:pPr>
      <w:rPr>
        <w:rFonts w:ascii="Symbol" w:hAnsi="Symbol" w:hint="default"/>
      </w:rPr>
    </w:lvl>
    <w:lvl w:ilvl="7" w:tplc="08130003">
      <w:start w:val="1"/>
      <w:numFmt w:val="bullet"/>
      <w:lvlText w:val="o"/>
      <w:lvlJc w:val="left"/>
      <w:pPr>
        <w:ind w:left="8178" w:hanging="360"/>
      </w:pPr>
      <w:rPr>
        <w:rFonts w:ascii="Courier New" w:hAnsi="Courier New" w:cs="Courier New" w:hint="default"/>
      </w:rPr>
    </w:lvl>
    <w:lvl w:ilvl="8" w:tplc="08130005">
      <w:start w:val="1"/>
      <w:numFmt w:val="bullet"/>
      <w:lvlText w:val=""/>
      <w:lvlJc w:val="left"/>
      <w:pPr>
        <w:ind w:left="8898" w:hanging="360"/>
      </w:pPr>
      <w:rPr>
        <w:rFonts w:ascii="Wingdings" w:hAnsi="Wingdings" w:hint="default"/>
      </w:rPr>
    </w:lvl>
  </w:abstractNum>
  <w:abstractNum w:abstractNumId="48" w15:restartNumberingAfterBreak="0">
    <w:nsid w:val="37711687"/>
    <w:multiLevelType w:val="hybridMultilevel"/>
    <w:tmpl w:val="C9C8B58E"/>
    <w:lvl w:ilvl="0" w:tplc="0413000B">
      <w:start w:val="1"/>
      <w:numFmt w:val="bullet"/>
      <w:lvlText w:val=""/>
      <w:lvlJc w:val="left"/>
      <w:pPr>
        <w:tabs>
          <w:tab w:val="num" w:pos="1080"/>
        </w:tabs>
        <w:ind w:left="1080" w:hanging="360"/>
      </w:pPr>
      <w:rPr>
        <w:rFonts w:ascii="Wingdings" w:hAnsi="Wingdings" w:hint="default"/>
      </w:rPr>
    </w:lvl>
    <w:lvl w:ilvl="1" w:tplc="B45E09EA">
      <w:numFmt w:val="bullet"/>
      <w:lvlText w:val=""/>
      <w:lvlJc w:val="left"/>
      <w:pPr>
        <w:tabs>
          <w:tab w:val="num" w:pos="1800"/>
        </w:tabs>
        <w:ind w:left="1800" w:hanging="360"/>
      </w:pPr>
      <w:rPr>
        <w:rFonts w:ascii="Symbol" w:eastAsia="Times New Roman" w:hAnsi="Symbol" w:cs="Arial" w:hint="default"/>
        <w:color w:val="000000" w:themeColor="text1"/>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37D23936"/>
    <w:multiLevelType w:val="hybridMultilevel"/>
    <w:tmpl w:val="21DC448E"/>
    <w:lvl w:ilvl="0" w:tplc="04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0" w15:restartNumberingAfterBreak="0">
    <w:nsid w:val="383D4594"/>
    <w:multiLevelType w:val="hybridMultilevel"/>
    <w:tmpl w:val="EE0CCD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1" w15:restartNumberingAfterBreak="0">
    <w:nsid w:val="385962E2"/>
    <w:multiLevelType w:val="hybridMultilevel"/>
    <w:tmpl w:val="7876AA66"/>
    <w:lvl w:ilvl="0" w:tplc="C02290FE">
      <w:start w:val="13"/>
      <w:numFmt w:val="bullet"/>
      <w:lvlText w:val="-"/>
      <w:lvlJc w:val="left"/>
      <w:pPr>
        <w:ind w:left="720" w:hanging="360"/>
      </w:pPr>
      <w:rPr>
        <w:rFonts w:ascii="Trebuchet MS" w:eastAsiaTheme="minorHAnsi" w:hAnsi="Trebuchet MS" w:cstheme="minorBidi" w:hint="default"/>
      </w:rPr>
    </w:lvl>
    <w:lvl w:ilvl="1" w:tplc="DD687D26">
      <w:start w:val="1"/>
      <w:numFmt w:val="bullet"/>
      <w:lvlText w:val="-"/>
      <w:lvlJc w:val="left"/>
      <w:pPr>
        <w:ind w:left="1440" w:hanging="360"/>
      </w:pPr>
      <w:rPr>
        <w:rFonts w:ascii="Trebuchet MS" w:hAnsi="Trebuchet MS" w:hint="default"/>
      </w:rPr>
    </w:lvl>
    <w:lvl w:ilvl="2" w:tplc="A894CC52">
      <w:start w:val="1"/>
      <w:numFmt w:val="bullet"/>
      <w:lvlText w:val=""/>
      <w:lvlJc w:val="left"/>
      <w:pPr>
        <w:ind w:left="2160" w:hanging="360"/>
      </w:pPr>
      <w:rPr>
        <w:rFonts w:ascii="Wingdings" w:hAnsi="Wingdings" w:hint="default"/>
      </w:rPr>
    </w:lvl>
    <w:lvl w:ilvl="3" w:tplc="149C0B6A">
      <w:start w:val="1"/>
      <w:numFmt w:val="bullet"/>
      <w:lvlText w:val=""/>
      <w:lvlJc w:val="left"/>
      <w:pPr>
        <w:ind w:left="2880" w:hanging="360"/>
      </w:pPr>
      <w:rPr>
        <w:rFonts w:ascii="Symbol" w:hAnsi="Symbol" w:hint="default"/>
      </w:rPr>
    </w:lvl>
    <w:lvl w:ilvl="4" w:tplc="394A233A">
      <w:start w:val="1"/>
      <w:numFmt w:val="bullet"/>
      <w:lvlText w:val="o"/>
      <w:lvlJc w:val="left"/>
      <w:pPr>
        <w:ind w:left="3600" w:hanging="360"/>
      </w:pPr>
      <w:rPr>
        <w:rFonts w:ascii="Courier New" w:hAnsi="Courier New" w:cs="Courier New" w:hint="default"/>
      </w:rPr>
    </w:lvl>
    <w:lvl w:ilvl="5" w:tplc="DF50A282">
      <w:start w:val="1"/>
      <w:numFmt w:val="bullet"/>
      <w:lvlText w:val=""/>
      <w:lvlJc w:val="left"/>
      <w:pPr>
        <w:ind w:left="4320" w:hanging="360"/>
      </w:pPr>
      <w:rPr>
        <w:rFonts w:ascii="Wingdings" w:hAnsi="Wingdings" w:hint="default"/>
      </w:rPr>
    </w:lvl>
    <w:lvl w:ilvl="6" w:tplc="F118C314">
      <w:start w:val="1"/>
      <w:numFmt w:val="bullet"/>
      <w:lvlText w:val=""/>
      <w:lvlJc w:val="left"/>
      <w:pPr>
        <w:ind w:left="5040" w:hanging="360"/>
      </w:pPr>
      <w:rPr>
        <w:rFonts w:ascii="Symbol" w:hAnsi="Symbol" w:hint="default"/>
      </w:rPr>
    </w:lvl>
    <w:lvl w:ilvl="7" w:tplc="7D84C41A">
      <w:start w:val="1"/>
      <w:numFmt w:val="bullet"/>
      <w:lvlText w:val="o"/>
      <w:lvlJc w:val="left"/>
      <w:pPr>
        <w:ind w:left="5760" w:hanging="360"/>
      </w:pPr>
      <w:rPr>
        <w:rFonts w:ascii="Courier New" w:hAnsi="Courier New" w:cs="Courier New" w:hint="default"/>
      </w:rPr>
    </w:lvl>
    <w:lvl w:ilvl="8" w:tplc="BD3429DC">
      <w:start w:val="1"/>
      <w:numFmt w:val="bullet"/>
      <w:lvlText w:val=""/>
      <w:lvlJc w:val="left"/>
      <w:pPr>
        <w:ind w:left="6480" w:hanging="360"/>
      </w:pPr>
      <w:rPr>
        <w:rFonts w:ascii="Wingdings" w:hAnsi="Wingdings" w:hint="default"/>
      </w:rPr>
    </w:lvl>
  </w:abstractNum>
  <w:abstractNum w:abstractNumId="52" w15:restartNumberingAfterBreak="0">
    <w:nsid w:val="39175AD7"/>
    <w:multiLevelType w:val="multilevel"/>
    <w:tmpl w:val="08130025"/>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53" w15:restartNumberingAfterBreak="0">
    <w:nsid w:val="3AE35A54"/>
    <w:multiLevelType w:val="multilevel"/>
    <w:tmpl w:val="06AA0CA0"/>
    <w:lvl w:ilvl="0">
      <w:start w:val="1"/>
      <w:numFmt w:val="bullet"/>
      <w:lvlText w:val="✔"/>
      <w:lvlJc w:val="left"/>
      <w:pPr>
        <w:ind w:left="791" w:hanging="360"/>
      </w:pPr>
      <w:rPr>
        <w:rFonts w:ascii="Noto Sans Symbols" w:eastAsia="Noto Sans Symbols" w:hAnsi="Noto Sans Symbols" w:cs="Noto Sans Symbols"/>
      </w:rPr>
    </w:lvl>
    <w:lvl w:ilvl="1">
      <w:start w:val="1"/>
      <w:numFmt w:val="bullet"/>
      <w:lvlText w:val="o"/>
      <w:lvlJc w:val="left"/>
      <w:pPr>
        <w:ind w:left="1511" w:hanging="360"/>
      </w:pPr>
      <w:rPr>
        <w:rFonts w:ascii="Courier New" w:eastAsia="Courier New" w:hAnsi="Courier New" w:cs="Courier New"/>
      </w:rPr>
    </w:lvl>
    <w:lvl w:ilvl="2">
      <w:start w:val="1"/>
      <w:numFmt w:val="bullet"/>
      <w:lvlText w:val="▪"/>
      <w:lvlJc w:val="left"/>
      <w:pPr>
        <w:ind w:left="2231" w:hanging="360"/>
      </w:pPr>
      <w:rPr>
        <w:rFonts w:ascii="Noto Sans Symbols" w:eastAsia="Noto Sans Symbols" w:hAnsi="Noto Sans Symbols" w:cs="Noto Sans Symbols"/>
      </w:rPr>
    </w:lvl>
    <w:lvl w:ilvl="3">
      <w:start w:val="1"/>
      <w:numFmt w:val="bullet"/>
      <w:lvlText w:val="●"/>
      <w:lvlJc w:val="left"/>
      <w:pPr>
        <w:ind w:left="2951" w:hanging="360"/>
      </w:pPr>
      <w:rPr>
        <w:rFonts w:ascii="Noto Sans Symbols" w:eastAsia="Noto Sans Symbols" w:hAnsi="Noto Sans Symbols" w:cs="Noto Sans Symbols"/>
      </w:rPr>
    </w:lvl>
    <w:lvl w:ilvl="4">
      <w:start w:val="1"/>
      <w:numFmt w:val="bullet"/>
      <w:lvlText w:val="o"/>
      <w:lvlJc w:val="left"/>
      <w:pPr>
        <w:ind w:left="3671" w:hanging="360"/>
      </w:pPr>
      <w:rPr>
        <w:rFonts w:ascii="Courier New" w:eastAsia="Courier New" w:hAnsi="Courier New" w:cs="Courier New"/>
      </w:rPr>
    </w:lvl>
    <w:lvl w:ilvl="5">
      <w:start w:val="1"/>
      <w:numFmt w:val="bullet"/>
      <w:lvlText w:val="▪"/>
      <w:lvlJc w:val="left"/>
      <w:pPr>
        <w:ind w:left="4391" w:hanging="360"/>
      </w:pPr>
      <w:rPr>
        <w:rFonts w:ascii="Noto Sans Symbols" w:eastAsia="Noto Sans Symbols" w:hAnsi="Noto Sans Symbols" w:cs="Noto Sans Symbols"/>
      </w:rPr>
    </w:lvl>
    <w:lvl w:ilvl="6">
      <w:start w:val="1"/>
      <w:numFmt w:val="bullet"/>
      <w:lvlText w:val="●"/>
      <w:lvlJc w:val="left"/>
      <w:pPr>
        <w:ind w:left="5111" w:hanging="360"/>
      </w:pPr>
      <w:rPr>
        <w:rFonts w:ascii="Noto Sans Symbols" w:eastAsia="Noto Sans Symbols" w:hAnsi="Noto Sans Symbols" w:cs="Noto Sans Symbols"/>
      </w:rPr>
    </w:lvl>
    <w:lvl w:ilvl="7">
      <w:start w:val="1"/>
      <w:numFmt w:val="bullet"/>
      <w:lvlText w:val="o"/>
      <w:lvlJc w:val="left"/>
      <w:pPr>
        <w:ind w:left="5831" w:hanging="360"/>
      </w:pPr>
      <w:rPr>
        <w:rFonts w:ascii="Courier New" w:eastAsia="Courier New" w:hAnsi="Courier New" w:cs="Courier New"/>
      </w:rPr>
    </w:lvl>
    <w:lvl w:ilvl="8">
      <w:start w:val="1"/>
      <w:numFmt w:val="bullet"/>
      <w:lvlText w:val="▪"/>
      <w:lvlJc w:val="left"/>
      <w:pPr>
        <w:ind w:left="6551" w:hanging="360"/>
      </w:pPr>
      <w:rPr>
        <w:rFonts w:ascii="Noto Sans Symbols" w:eastAsia="Noto Sans Symbols" w:hAnsi="Noto Sans Symbols" w:cs="Noto Sans Symbols"/>
      </w:rPr>
    </w:lvl>
  </w:abstractNum>
  <w:abstractNum w:abstractNumId="54" w15:restartNumberingAfterBreak="0">
    <w:nsid w:val="3AEF2E51"/>
    <w:multiLevelType w:val="hybridMultilevel"/>
    <w:tmpl w:val="0F56BC26"/>
    <w:lvl w:ilvl="0" w:tplc="08130001">
      <w:start w:val="1"/>
      <w:numFmt w:val="bullet"/>
      <w:lvlText w:val=""/>
      <w:lvlJc w:val="left"/>
      <w:pPr>
        <w:ind w:left="1068" w:hanging="360"/>
      </w:pPr>
      <w:rPr>
        <w:rFonts w:ascii="Symbol" w:hAnsi="Symbol" w:hint="default"/>
      </w:rPr>
    </w:lvl>
    <w:lvl w:ilvl="1" w:tplc="08130003">
      <w:start w:val="1"/>
      <w:numFmt w:val="bullet"/>
      <w:lvlText w:val="o"/>
      <w:lvlJc w:val="left"/>
      <w:pPr>
        <w:ind w:left="1788" w:hanging="360"/>
      </w:pPr>
      <w:rPr>
        <w:rFonts w:ascii="Courier New" w:hAnsi="Courier New" w:cs="Courier New" w:hint="default"/>
      </w:rPr>
    </w:lvl>
    <w:lvl w:ilvl="2" w:tplc="08130005">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55" w15:restartNumberingAfterBreak="0">
    <w:nsid w:val="3B10249F"/>
    <w:multiLevelType w:val="hybridMultilevel"/>
    <w:tmpl w:val="4CF48674"/>
    <w:lvl w:ilvl="0" w:tplc="873C954A">
      <w:start w:val="1"/>
      <w:numFmt w:val="bullet"/>
      <w:lvlText w:val="•"/>
      <w:lvlJc w:val="left"/>
      <w:pPr>
        <w:ind w:left="98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D0E4824">
      <w:start w:val="1"/>
      <w:numFmt w:val="bullet"/>
      <w:lvlText w:val="o"/>
      <w:lvlJc w:val="left"/>
      <w:pPr>
        <w:ind w:left="162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0DC81482">
      <w:start w:val="1"/>
      <w:numFmt w:val="bullet"/>
      <w:lvlText w:val="▪"/>
      <w:lvlJc w:val="left"/>
      <w:pPr>
        <w:ind w:left="234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B2C9EFA">
      <w:start w:val="1"/>
      <w:numFmt w:val="bullet"/>
      <w:lvlText w:val="•"/>
      <w:lvlJc w:val="left"/>
      <w:pPr>
        <w:ind w:left="3067"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7183BF0">
      <w:start w:val="1"/>
      <w:numFmt w:val="bullet"/>
      <w:lvlText w:val="o"/>
      <w:lvlJc w:val="left"/>
      <w:pPr>
        <w:ind w:left="378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1365B74">
      <w:start w:val="1"/>
      <w:numFmt w:val="bullet"/>
      <w:lvlText w:val="▪"/>
      <w:lvlJc w:val="left"/>
      <w:pPr>
        <w:ind w:left="450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F6CAF88">
      <w:start w:val="1"/>
      <w:numFmt w:val="bullet"/>
      <w:lvlText w:val="•"/>
      <w:lvlJc w:val="left"/>
      <w:pPr>
        <w:ind w:left="5227"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4369D6E">
      <w:start w:val="1"/>
      <w:numFmt w:val="bullet"/>
      <w:lvlText w:val="o"/>
      <w:lvlJc w:val="left"/>
      <w:pPr>
        <w:ind w:left="594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35043ACC">
      <w:start w:val="1"/>
      <w:numFmt w:val="bullet"/>
      <w:lvlText w:val="▪"/>
      <w:lvlJc w:val="left"/>
      <w:pPr>
        <w:ind w:left="666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56" w15:restartNumberingAfterBreak="0">
    <w:nsid w:val="3C640B74"/>
    <w:multiLevelType w:val="hybridMultilevel"/>
    <w:tmpl w:val="27B6D258"/>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3D7C0A86"/>
    <w:multiLevelType w:val="hybridMultilevel"/>
    <w:tmpl w:val="C8B8C7B4"/>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3D8144C2"/>
    <w:multiLevelType w:val="hybridMultilevel"/>
    <w:tmpl w:val="F5AC5604"/>
    <w:lvl w:ilvl="0" w:tplc="0413000B">
      <w:start w:val="1"/>
      <w:numFmt w:val="bullet"/>
      <w:lvlText w:val=""/>
      <w:lvlJc w:val="left"/>
      <w:pPr>
        <w:ind w:left="2160" w:hanging="360"/>
      </w:pPr>
      <w:rPr>
        <w:rFonts w:ascii="Wingdings" w:hAnsi="Wingdings" w:hint="default"/>
      </w:rPr>
    </w:lvl>
    <w:lvl w:ilvl="1" w:tplc="04130003" w:tentative="1">
      <w:start w:val="1"/>
      <w:numFmt w:val="bullet"/>
      <w:lvlText w:val="o"/>
      <w:lvlJc w:val="left"/>
      <w:pPr>
        <w:ind w:left="2880" w:hanging="360"/>
      </w:pPr>
      <w:rPr>
        <w:rFonts w:ascii="Courier New" w:hAnsi="Courier New" w:cs="Courier New" w:hint="default"/>
      </w:rPr>
    </w:lvl>
    <w:lvl w:ilvl="2" w:tplc="0413000B">
      <w:start w:val="1"/>
      <w:numFmt w:val="bullet"/>
      <w:lvlText w:val=""/>
      <w:lvlJc w:val="left"/>
      <w:pPr>
        <w:ind w:left="3600" w:hanging="360"/>
      </w:pPr>
      <w:rPr>
        <w:rFonts w:ascii="Wingdings" w:hAnsi="Wingdings" w:hint="default"/>
      </w:rPr>
    </w:lvl>
    <w:lvl w:ilvl="3" w:tplc="04130001" w:tentative="1">
      <w:start w:val="1"/>
      <w:numFmt w:val="bullet"/>
      <w:lvlText w:val=""/>
      <w:lvlJc w:val="left"/>
      <w:pPr>
        <w:ind w:left="4320" w:hanging="360"/>
      </w:pPr>
      <w:rPr>
        <w:rFonts w:ascii="Symbol" w:hAnsi="Symbol" w:hint="default"/>
      </w:rPr>
    </w:lvl>
    <w:lvl w:ilvl="4" w:tplc="04130003" w:tentative="1">
      <w:start w:val="1"/>
      <w:numFmt w:val="bullet"/>
      <w:lvlText w:val="o"/>
      <w:lvlJc w:val="left"/>
      <w:pPr>
        <w:ind w:left="5040" w:hanging="360"/>
      </w:pPr>
      <w:rPr>
        <w:rFonts w:ascii="Courier New" w:hAnsi="Courier New" w:cs="Courier New" w:hint="default"/>
      </w:rPr>
    </w:lvl>
    <w:lvl w:ilvl="5" w:tplc="04130005" w:tentative="1">
      <w:start w:val="1"/>
      <w:numFmt w:val="bullet"/>
      <w:lvlText w:val=""/>
      <w:lvlJc w:val="left"/>
      <w:pPr>
        <w:ind w:left="5760" w:hanging="360"/>
      </w:pPr>
      <w:rPr>
        <w:rFonts w:ascii="Wingdings" w:hAnsi="Wingdings" w:hint="default"/>
      </w:rPr>
    </w:lvl>
    <w:lvl w:ilvl="6" w:tplc="04130001" w:tentative="1">
      <w:start w:val="1"/>
      <w:numFmt w:val="bullet"/>
      <w:lvlText w:val=""/>
      <w:lvlJc w:val="left"/>
      <w:pPr>
        <w:ind w:left="6480" w:hanging="360"/>
      </w:pPr>
      <w:rPr>
        <w:rFonts w:ascii="Symbol" w:hAnsi="Symbol" w:hint="default"/>
      </w:rPr>
    </w:lvl>
    <w:lvl w:ilvl="7" w:tplc="04130003" w:tentative="1">
      <w:start w:val="1"/>
      <w:numFmt w:val="bullet"/>
      <w:lvlText w:val="o"/>
      <w:lvlJc w:val="left"/>
      <w:pPr>
        <w:ind w:left="7200" w:hanging="360"/>
      </w:pPr>
      <w:rPr>
        <w:rFonts w:ascii="Courier New" w:hAnsi="Courier New" w:cs="Courier New" w:hint="default"/>
      </w:rPr>
    </w:lvl>
    <w:lvl w:ilvl="8" w:tplc="04130005" w:tentative="1">
      <w:start w:val="1"/>
      <w:numFmt w:val="bullet"/>
      <w:lvlText w:val=""/>
      <w:lvlJc w:val="left"/>
      <w:pPr>
        <w:ind w:left="7920" w:hanging="360"/>
      </w:pPr>
      <w:rPr>
        <w:rFonts w:ascii="Wingdings" w:hAnsi="Wingdings" w:hint="default"/>
      </w:rPr>
    </w:lvl>
  </w:abstractNum>
  <w:abstractNum w:abstractNumId="59" w15:restartNumberingAfterBreak="0">
    <w:nsid w:val="3E1441B2"/>
    <w:multiLevelType w:val="hybridMultilevel"/>
    <w:tmpl w:val="ACF82A9E"/>
    <w:lvl w:ilvl="0" w:tplc="3DA44B30">
      <w:start w:val="1"/>
      <w:numFmt w:val="bullet"/>
      <w:lvlText w:val=""/>
      <w:lvlJc w:val="left"/>
      <w:pPr>
        <w:tabs>
          <w:tab w:val="num" w:pos="720"/>
        </w:tabs>
        <w:ind w:left="720" w:hanging="360"/>
      </w:pPr>
      <w:rPr>
        <w:rFonts w:ascii="Wingdings" w:hAnsi="Wingdings" w:hint="default"/>
        <w:strike w:val="0"/>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0721AA0"/>
    <w:multiLevelType w:val="hybridMultilevel"/>
    <w:tmpl w:val="66BCD696"/>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1" w15:restartNumberingAfterBreak="0">
    <w:nsid w:val="409A1C30"/>
    <w:multiLevelType w:val="hybridMultilevel"/>
    <w:tmpl w:val="07CC6160"/>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0BB1857"/>
    <w:multiLevelType w:val="hybridMultilevel"/>
    <w:tmpl w:val="EBDAD1C4"/>
    <w:lvl w:ilvl="0" w:tplc="72E2C7F8">
      <w:start w:val="1"/>
      <w:numFmt w:val="bullet"/>
      <w:lvlText w:val="•"/>
      <w:lvlJc w:val="left"/>
      <w:pPr>
        <w:ind w:left="98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4A029A0">
      <w:start w:val="1"/>
      <w:numFmt w:val="bullet"/>
      <w:lvlText w:val="o"/>
      <w:lvlJc w:val="left"/>
      <w:pPr>
        <w:ind w:left="1719"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2" w:tplc="7E700684">
      <w:start w:val="1"/>
      <w:numFmt w:val="bullet"/>
      <w:lvlText w:val="-"/>
      <w:lvlJc w:val="left"/>
      <w:pPr>
        <w:ind w:left="2439" w:firstLine="0"/>
      </w:pPr>
      <w:rPr>
        <w:rFonts w:ascii="Calibri" w:hAnsi="Calibri" w:cs="Times New Roman" w:hint="default"/>
        <w:b w:val="0"/>
        <w:i w:val="0"/>
        <w:strike w:val="0"/>
        <w:dstrike w:val="0"/>
        <w:color w:val="000000"/>
        <w:sz w:val="22"/>
        <w:szCs w:val="22"/>
        <w:u w:val="none" w:color="000000"/>
        <w:effect w:val="none"/>
        <w:bdr w:val="none" w:sz="0" w:space="0" w:color="auto" w:frame="1"/>
        <w:vertAlign w:val="baseline"/>
      </w:rPr>
    </w:lvl>
    <w:lvl w:ilvl="3" w:tplc="9072C764">
      <w:start w:val="1"/>
      <w:numFmt w:val="bullet"/>
      <w:lvlText w:val="•"/>
      <w:lvlJc w:val="left"/>
      <w:pPr>
        <w:ind w:left="311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tplc="E27430DC">
      <w:start w:val="1"/>
      <w:numFmt w:val="bullet"/>
      <w:lvlText w:val="o"/>
      <w:lvlJc w:val="left"/>
      <w:pPr>
        <w:ind w:left="383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tplc="EE1C6C9C">
      <w:start w:val="1"/>
      <w:numFmt w:val="bullet"/>
      <w:lvlText w:val="▪"/>
      <w:lvlJc w:val="left"/>
      <w:pPr>
        <w:ind w:left="455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tplc="1E2E1E30">
      <w:start w:val="1"/>
      <w:numFmt w:val="bullet"/>
      <w:lvlText w:val="•"/>
      <w:lvlJc w:val="left"/>
      <w:pPr>
        <w:ind w:left="527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tplc="58AE7A72">
      <w:start w:val="1"/>
      <w:numFmt w:val="bullet"/>
      <w:lvlText w:val="o"/>
      <w:lvlJc w:val="left"/>
      <w:pPr>
        <w:ind w:left="599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tplc="01E27338">
      <w:start w:val="1"/>
      <w:numFmt w:val="bullet"/>
      <w:lvlText w:val="▪"/>
      <w:lvlJc w:val="left"/>
      <w:pPr>
        <w:ind w:left="671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abstractNum w:abstractNumId="63" w15:restartNumberingAfterBreak="0">
    <w:nsid w:val="40FE083D"/>
    <w:multiLevelType w:val="hybridMultilevel"/>
    <w:tmpl w:val="8D4409CE"/>
    <w:lvl w:ilvl="0" w:tplc="0813000B">
      <w:start w:val="1"/>
      <w:numFmt w:val="bullet"/>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4" w15:restartNumberingAfterBreak="0">
    <w:nsid w:val="43321DF9"/>
    <w:multiLevelType w:val="multilevel"/>
    <w:tmpl w:val="5E347C72"/>
    <w:lvl w:ilvl="0">
      <w:start w:val="1"/>
      <w:numFmt w:val="decimal"/>
      <w:pStyle w:val="Kopje1"/>
      <w:lvlText w:val="%1"/>
      <w:lvlJc w:val="left"/>
      <w:pPr>
        <w:ind w:left="432" w:hanging="432"/>
      </w:pPr>
      <w:rPr>
        <w:rFonts w:hint="default"/>
      </w:rPr>
    </w:lvl>
    <w:lvl w:ilvl="1">
      <w:start w:val="1"/>
      <w:numFmt w:val="decimal"/>
      <w:pStyle w:val="Kopje2"/>
      <w:lvlText w:val="%1.%2"/>
      <w:lvlJc w:val="left"/>
      <w:pPr>
        <w:ind w:left="576" w:hanging="576"/>
      </w:pPr>
    </w:lvl>
    <w:lvl w:ilvl="2">
      <w:start w:val="1"/>
      <w:numFmt w:val="decimal"/>
      <w:pStyle w:val="Kopje3"/>
      <w:lvlText w:val="%1.%2.%3"/>
      <w:lvlJc w:val="left"/>
      <w:pPr>
        <w:ind w:left="720" w:hanging="720"/>
      </w:pPr>
    </w:lvl>
    <w:lvl w:ilvl="3">
      <w:start w:val="1"/>
      <w:numFmt w:val="decimal"/>
      <w:pStyle w:val="Kopje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43C51DA5"/>
    <w:multiLevelType w:val="hybridMultilevel"/>
    <w:tmpl w:val="EC947C54"/>
    <w:lvl w:ilvl="0" w:tplc="0413000B">
      <w:start w:val="1"/>
      <w:numFmt w:val="bullet"/>
      <w:lvlText w:val=""/>
      <w:lvlJc w:val="left"/>
      <w:pPr>
        <w:tabs>
          <w:tab w:val="num" w:pos="2955"/>
        </w:tabs>
        <w:ind w:left="2955" w:hanging="360"/>
      </w:pPr>
      <w:rPr>
        <w:rFonts w:ascii="Wingdings" w:hAnsi="Wingdings" w:hint="default"/>
      </w:rPr>
    </w:lvl>
    <w:lvl w:ilvl="1" w:tplc="04130003">
      <w:start w:val="1"/>
      <w:numFmt w:val="bullet"/>
      <w:lvlText w:val="o"/>
      <w:lvlJc w:val="left"/>
      <w:pPr>
        <w:tabs>
          <w:tab w:val="num" w:pos="3135"/>
        </w:tabs>
        <w:ind w:left="3135" w:hanging="360"/>
      </w:pPr>
      <w:rPr>
        <w:rFonts w:ascii="Courier New" w:hAnsi="Courier New" w:cs="Courier New" w:hint="default"/>
      </w:rPr>
    </w:lvl>
    <w:lvl w:ilvl="2" w:tplc="D8A27CE8">
      <w:numFmt w:val="bullet"/>
      <w:lvlText w:val="-"/>
      <w:lvlJc w:val="left"/>
      <w:pPr>
        <w:tabs>
          <w:tab w:val="num" w:pos="3855"/>
        </w:tabs>
        <w:ind w:left="3855" w:hanging="360"/>
      </w:pPr>
      <w:rPr>
        <w:rFonts w:ascii="Times New Roman" w:eastAsia="Times New Roman" w:hAnsi="Times New Roman" w:cs="Times New Roman" w:hint="default"/>
      </w:rPr>
    </w:lvl>
    <w:lvl w:ilvl="3" w:tplc="04130001" w:tentative="1">
      <w:start w:val="1"/>
      <w:numFmt w:val="bullet"/>
      <w:lvlText w:val=""/>
      <w:lvlJc w:val="left"/>
      <w:pPr>
        <w:tabs>
          <w:tab w:val="num" w:pos="4575"/>
        </w:tabs>
        <w:ind w:left="4575" w:hanging="360"/>
      </w:pPr>
      <w:rPr>
        <w:rFonts w:ascii="Symbol" w:hAnsi="Symbol" w:hint="default"/>
      </w:rPr>
    </w:lvl>
    <w:lvl w:ilvl="4" w:tplc="04130003" w:tentative="1">
      <w:start w:val="1"/>
      <w:numFmt w:val="bullet"/>
      <w:lvlText w:val="o"/>
      <w:lvlJc w:val="left"/>
      <w:pPr>
        <w:tabs>
          <w:tab w:val="num" w:pos="5295"/>
        </w:tabs>
        <w:ind w:left="5295" w:hanging="360"/>
      </w:pPr>
      <w:rPr>
        <w:rFonts w:ascii="Courier New" w:hAnsi="Courier New" w:cs="Courier New" w:hint="default"/>
      </w:rPr>
    </w:lvl>
    <w:lvl w:ilvl="5" w:tplc="04130005" w:tentative="1">
      <w:start w:val="1"/>
      <w:numFmt w:val="bullet"/>
      <w:lvlText w:val=""/>
      <w:lvlJc w:val="left"/>
      <w:pPr>
        <w:tabs>
          <w:tab w:val="num" w:pos="6015"/>
        </w:tabs>
        <w:ind w:left="6015" w:hanging="360"/>
      </w:pPr>
      <w:rPr>
        <w:rFonts w:ascii="Wingdings" w:hAnsi="Wingdings" w:hint="default"/>
      </w:rPr>
    </w:lvl>
    <w:lvl w:ilvl="6" w:tplc="04130001" w:tentative="1">
      <w:start w:val="1"/>
      <w:numFmt w:val="bullet"/>
      <w:lvlText w:val=""/>
      <w:lvlJc w:val="left"/>
      <w:pPr>
        <w:tabs>
          <w:tab w:val="num" w:pos="6735"/>
        </w:tabs>
        <w:ind w:left="6735" w:hanging="360"/>
      </w:pPr>
      <w:rPr>
        <w:rFonts w:ascii="Symbol" w:hAnsi="Symbol" w:hint="default"/>
      </w:rPr>
    </w:lvl>
    <w:lvl w:ilvl="7" w:tplc="04130003" w:tentative="1">
      <w:start w:val="1"/>
      <w:numFmt w:val="bullet"/>
      <w:lvlText w:val="o"/>
      <w:lvlJc w:val="left"/>
      <w:pPr>
        <w:tabs>
          <w:tab w:val="num" w:pos="7455"/>
        </w:tabs>
        <w:ind w:left="7455" w:hanging="360"/>
      </w:pPr>
      <w:rPr>
        <w:rFonts w:ascii="Courier New" w:hAnsi="Courier New" w:cs="Courier New" w:hint="default"/>
      </w:rPr>
    </w:lvl>
    <w:lvl w:ilvl="8" w:tplc="04130005" w:tentative="1">
      <w:start w:val="1"/>
      <w:numFmt w:val="bullet"/>
      <w:lvlText w:val=""/>
      <w:lvlJc w:val="left"/>
      <w:pPr>
        <w:tabs>
          <w:tab w:val="num" w:pos="8175"/>
        </w:tabs>
        <w:ind w:left="8175" w:hanging="360"/>
      </w:pPr>
      <w:rPr>
        <w:rFonts w:ascii="Wingdings" w:hAnsi="Wingdings" w:hint="default"/>
      </w:rPr>
    </w:lvl>
  </w:abstractNum>
  <w:abstractNum w:abstractNumId="66" w15:restartNumberingAfterBreak="0">
    <w:nsid w:val="4660132E"/>
    <w:multiLevelType w:val="hybridMultilevel"/>
    <w:tmpl w:val="1BC01D68"/>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7" w15:restartNumberingAfterBreak="0">
    <w:nsid w:val="48261731"/>
    <w:multiLevelType w:val="hybridMultilevel"/>
    <w:tmpl w:val="E940DB68"/>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4B9B38C0"/>
    <w:multiLevelType w:val="hybridMultilevel"/>
    <w:tmpl w:val="C430DF3E"/>
    <w:lvl w:ilvl="0" w:tplc="0413000B">
      <w:start w:val="1"/>
      <w:numFmt w:val="bullet"/>
      <w:lvlText w:val=""/>
      <w:lvlJc w:val="left"/>
      <w:pPr>
        <w:ind w:left="3294" w:hanging="360"/>
      </w:pPr>
      <w:rPr>
        <w:rFonts w:ascii="Wingdings" w:hAnsi="Wingdings" w:hint="default"/>
      </w:rPr>
    </w:lvl>
    <w:lvl w:ilvl="1" w:tplc="04130003" w:tentative="1">
      <w:start w:val="1"/>
      <w:numFmt w:val="bullet"/>
      <w:lvlText w:val="o"/>
      <w:lvlJc w:val="left"/>
      <w:pPr>
        <w:ind w:left="4014" w:hanging="360"/>
      </w:pPr>
      <w:rPr>
        <w:rFonts w:ascii="Courier New" w:hAnsi="Courier New" w:cs="Courier New" w:hint="default"/>
      </w:rPr>
    </w:lvl>
    <w:lvl w:ilvl="2" w:tplc="04130005" w:tentative="1">
      <w:start w:val="1"/>
      <w:numFmt w:val="bullet"/>
      <w:lvlText w:val=""/>
      <w:lvlJc w:val="left"/>
      <w:pPr>
        <w:ind w:left="4734" w:hanging="360"/>
      </w:pPr>
      <w:rPr>
        <w:rFonts w:ascii="Wingdings" w:hAnsi="Wingdings" w:hint="default"/>
      </w:rPr>
    </w:lvl>
    <w:lvl w:ilvl="3" w:tplc="04130001" w:tentative="1">
      <w:start w:val="1"/>
      <w:numFmt w:val="bullet"/>
      <w:lvlText w:val=""/>
      <w:lvlJc w:val="left"/>
      <w:pPr>
        <w:ind w:left="5454" w:hanging="360"/>
      </w:pPr>
      <w:rPr>
        <w:rFonts w:ascii="Symbol" w:hAnsi="Symbol" w:hint="default"/>
      </w:rPr>
    </w:lvl>
    <w:lvl w:ilvl="4" w:tplc="04130003" w:tentative="1">
      <w:start w:val="1"/>
      <w:numFmt w:val="bullet"/>
      <w:lvlText w:val="o"/>
      <w:lvlJc w:val="left"/>
      <w:pPr>
        <w:ind w:left="6174" w:hanging="360"/>
      </w:pPr>
      <w:rPr>
        <w:rFonts w:ascii="Courier New" w:hAnsi="Courier New" w:cs="Courier New" w:hint="default"/>
      </w:rPr>
    </w:lvl>
    <w:lvl w:ilvl="5" w:tplc="04130005" w:tentative="1">
      <w:start w:val="1"/>
      <w:numFmt w:val="bullet"/>
      <w:lvlText w:val=""/>
      <w:lvlJc w:val="left"/>
      <w:pPr>
        <w:ind w:left="6894" w:hanging="360"/>
      </w:pPr>
      <w:rPr>
        <w:rFonts w:ascii="Wingdings" w:hAnsi="Wingdings" w:hint="default"/>
      </w:rPr>
    </w:lvl>
    <w:lvl w:ilvl="6" w:tplc="04130001" w:tentative="1">
      <w:start w:val="1"/>
      <w:numFmt w:val="bullet"/>
      <w:lvlText w:val=""/>
      <w:lvlJc w:val="left"/>
      <w:pPr>
        <w:ind w:left="7614" w:hanging="360"/>
      </w:pPr>
      <w:rPr>
        <w:rFonts w:ascii="Symbol" w:hAnsi="Symbol" w:hint="default"/>
      </w:rPr>
    </w:lvl>
    <w:lvl w:ilvl="7" w:tplc="04130003" w:tentative="1">
      <w:start w:val="1"/>
      <w:numFmt w:val="bullet"/>
      <w:lvlText w:val="o"/>
      <w:lvlJc w:val="left"/>
      <w:pPr>
        <w:ind w:left="8334" w:hanging="360"/>
      </w:pPr>
      <w:rPr>
        <w:rFonts w:ascii="Courier New" w:hAnsi="Courier New" w:cs="Courier New" w:hint="default"/>
      </w:rPr>
    </w:lvl>
    <w:lvl w:ilvl="8" w:tplc="04130005" w:tentative="1">
      <w:start w:val="1"/>
      <w:numFmt w:val="bullet"/>
      <w:lvlText w:val=""/>
      <w:lvlJc w:val="left"/>
      <w:pPr>
        <w:ind w:left="9054" w:hanging="360"/>
      </w:pPr>
      <w:rPr>
        <w:rFonts w:ascii="Wingdings" w:hAnsi="Wingdings" w:hint="default"/>
      </w:rPr>
    </w:lvl>
  </w:abstractNum>
  <w:abstractNum w:abstractNumId="69" w15:restartNumberingAfterBreak="0">
    <w:nsid w:val="4BC75608"/>
    <w:multiLevelType w:val="hybridMultilevel"/>
    <w:tmpl w:val="855C7CEC"/>
    <w:lvl w:ilvl="0" w:tplc="04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4130001">
      <w:start w:val="1"/>
      <w:numFmt w:val="bullet"/>
      <w:lvlText w:val=""/>
      <w:lvlJc w:val="left"/>
      <w:pPr>
        <w:ind w:left="2160" w:hanging="360"/>
      </w:pPr>
      <w:rPr>
        <w:rFonts w:ascii="Symbol" w:hAnsi="Symbol"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0" w15:restartNumberingAfterBreak="0">
    <w:nsid w:val="4BCA3ACB"/>
    <w:multiLevelType w:val="hybridMultilevel"/>
    <w:tmpl w:val="6B865E98"/>
    <w:lvl w:ilvl="0" w:tplc="73726586">
      <w:start w:val="1"/>
      <w:numFmt w:val="bullet"/>
      <w:lvlText w:val="•"/>
      <w:lvlJc w:val="left"/>
      <w:pPr>
        <w:ind w:left="98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6F0305C">
      <w:start w:val="1"/>
      <w:numFmt w:val="bullet"/>
      <w:lvlText w:val="o"/>
      <w:lvlJc w:val="left"/>
      <w:pPr>
        <w:ind w:left="169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8DE4D2F6">
      <w:start w:val="1"/>
      <w:numFmt w:val="bullet"/>
      <w:lvlText w:val="▪"/>
      <w:lvlJc w:val="left"/>
      <w:pPr>
        <w:ind w:left="241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D16244F8">
      <w:start w:val="1"/>
      <w:numFmt w:val="bullet"/>
      <w:lvlText w:val="•"/>
      <w:lvlJc w:val="left"/>
      <w:pPr>
        <w:ind w:left="313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D1E3F74">
      <w:start w:val="1"/>
      <w:numFmt w:val="bullet"/>
      <w:lvlText w:val="o"/>
      <w:lvlJc w:val="left"/>
      <w:pPr>
        <w:ind w:left="385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D750D3BE">
      <w:start w:val="1"/>
      <w:numFmt w:val="bullet"/>
      <w:lvlText w:val="▪"/>
      <w:lvlJc w:val="left"/>
      <w:pPr>
        <w:ind w:left="457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ACAA8020">
      <w:start w:val="1"/>
      <w:numFmt w:val="bullet"/>
      <w:lvlText w:val="•"/>
      <w:lvlJc w:val="left"/>
      <w:pPr>
        <w:ind w:left="529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43E0D50">
      <w:start w:val="1"/>
      <w:numFmt w:val="bullet"/>
      <w:lvlText w:val="o"/>
      <w:lvlJc w:val="left"/>
      <w:pPr>
        <w:ind w:left="601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EDA7946">
      <w:start w:val="1"/>
      <w:numFmt w:val="bullet"/>
      <w:lvlText w:val="▪"/>
      <w:lvlJc w:val="left"/>
      <w:pPr>
        <w:ind w:left="673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71" w15:restartNumberingAfterBreak="0">
    <w:nsid w:val="4D406274"/>
    <w:multiLevelType w:val="hybridMultilevel"/>
    <w:tmpl w:val="A6B4F690"/>
    <w:lvl w:ilvl="0" w:tplc="08130001">
      <w:start w:val="1"/>
      <w:numFmt w:val="bullet"/>
      <w:lvlText w:val=""/>
      <w:lvlJc w:val="left"/>
      <w:pPr>
        <w:ind w:left="1080" w:hanging="360"/>
      </w:pPr>
      <w:rPr>
        <w:rFonts w:ascii="Symbol" w:hAnsi="Symbol" w:hint="default"/>
      </w:rPr>
    </w:lvl>
    <w:lvl w:ilvl="1" w:tplc="08130003">
      <w:start w:val="1"/>
      <w:numFmt w:val="bullet"/>
      <w:lvlText w:val="o"/>
      <w:lvlJc w:val="left"/>
      <w:pPr>
        <w:ind w:left="1800" w:hanging="360"/>
      </w:pPr>
      <w:rPr>
        <w:rFonts w:ascii="Courier New" w:hAnsi="Courier New" w:cs="Courier New" w:hint="default"/>
      </w:rPr>
    </w:lvl>
    <w:lvl w:ilvl="2" w:tplc="08130005">
      <w:start w:val="1"/>
      <w:numFmt w:val="bullet"/>
      <w:lvlText w:val=""/>
      <w:lvlJc w:val="left"/>
      <w:pPr>
        <w:ind w:left="2520" w:hanging="360"/>
      </w:pPr>
      <w:rPr>
        <w:rFonts w:ascii="Wingdings" w:hAnsi="Wingdings" w:hint="default"/>
      </w:rPr>
    </w:lvl>
    <w:lvl w:ilvl="3" w:tplc="08130001">
      <w:start w:val="1"/>
      <w:numFmt w:val="bullet"/>
      <w:lvlText w:val=""/>
      <w:lvlJc w:val="left"/>
      <w:pPr>
        <w:ind w:left="3240" w:hanging="360"/>
      </w:pPr>
      <w:rPr>
        <w:rFonts w:ascii="Symbol" w:hAnsi="Symbol" w:hint="default"/>
      </w:rPr>
    </w:lvl>
    <w:lvl w:ilvl="4" w:tplc="08130003">
      <w:start w:val="1"/>
      <w:numFmt w:val="bullet"/>
      <w:lvlText w:val="o"/>
      <w:lvlJc w:val="left"/>
      <w:pPr>
        <w:ind w:left="3960" w:hanging="360"/>
      </w:pPr>
      <w:rPr>
        <w:rFonts w:ascii="Courier New" w:hAnsi="Courier New" w:cs="Courier New" w:hint="default"/>
      </w:rPr>
    </w:lvl>
    <w:lvl w:ilvl="5" w:tplc="08130005">
      <w:start w:val="1"/>
      <w:numFmt w:val="bullet"/>
      <w:lvlText w:val=""/>
      <w:lvlJc w:val="left"/>
      <w:pPr>
        <w:ind w:left="4680" w:hanging="360"/>
      </w:pPr>
      <w:rPr>
        <w:rFonts w:ascii="Wingdings" w:hAnsi="Wingdings" w:hint="default"/>
      </w:rPr>
    </w:lvl>
    <w:lvl w:ilvl="6" w:tplc="08130001">
      <w:start w:val="1"/>
      <w:numFmt w:val="bullet"/>
      <w:lvlText w:val=""/>
      <w:lvlJc w:val="left"/>
      <w:pPr>
        <w:ind w:left="5400" w:hanging="360"/>
      </w:pPr>
      <w:rPr>
        <w:rFonts w:ascii="Symbol" w:hAnsi="Symbol" w:hint="default"/>
      </w:rPr>
    </w:lvl>
    <w:lvl w:ilvl="7" w:tplc="08130003">
      <w:start w:val="1"/>
      <w:numFmt w:val="bullet"/>
      <w:lvlText w:val="o"/>
      <w:lvlJc w:val="left"/>
      <w:pPr>
        <w:ind w:left="6120" w:hanging="360"/>
      </w:pPr>
      <w:rPr>
        <w:rFonts w:ascii="Courier New" w:hAnsi="Courier New" w:cs="Courier New" w:hint="default"/>
      </w:rPr>
    </w:lvl>
    <w:lvl w:ilvl="8" w:tplc="08130005">
      <w:start w:val="1"/>
      <w:numFmt w:val="bullet"/>
      <w:lvlText w:val=""/>
      <w:lvlJc w:val="left"/>
      <w:pPr>
        <w:ind w:left="6840" w:hanging="360"/>
      </w:pPr>
      <w:rPr>
        <w:rFonts w:ascii="Wingdings" w:hAnsi="Wingdings" w:hint="default"/>
      </w:rPr>
    </w:lvl>
  </w:abstractNum>
  <w:abstractNum w:abstractNumId="72" w15:restartNumberingAfterBreak="0">
    <w:nsid w:val="4DAD34EB"/>
    <w:multiLevelType w:val="hybridMultilevel"/>
    <w:tmpl w:val="B02885FA"/>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4E61229C"/>
    <w:multiLevelType w:val="hybridMultilevel"/>
    <w:tmpl w:val="D6201096"/>
    <w:lvl w:ilvl="0" w:tplc="0413000B">
      <w:start w:val="1"/>
      <w:numFmt w:val="bullet"/>
      <w:lvlText w:val=""/>
      <w:lvlJc w:val="left"/>
      <w:pPr>
        <w:tabs>
          <w:tab w:val="num" w:pos="1080"/>
        </w:tabs>
        <w:ind w:left="1080" w:hanging="360"/>
      </w:pPr>
      <w:rPr>
        <w:rFonts w:ascii="Wingdings" w:hAnsi="Wingdings" w:hint="default"/>
      </w:rPr>
    </w:lvl>
    <w:lvl w:ilvl="1" w:tplc="0813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51B01D55"/>
    <w:multiLevelType w:val="hybridMultilevel"/>
    <w:tmpl w:val="D0F25B3C"/>
    <w:lvl w:ilvl="0" w:tplc="4942C34A">
      <w:start w:val="1"/>
      <w:numFmt w:val="bullet"/>
      <w:lvlText w:val="•"/>
      <w:lvlJc w:val="left"/>
      <w:pPr>
        <w:ind w:left="98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08034A4">
      <w:start w:val="1"/>
      <w:numFmt w:val="bullet"/>
      <w:lvlText w:val="o"/>
      <w:lvlJc w:val="left"/>
      <w:pPr>
        <w:ind w:left="16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E36EB592">
      <w:start w:val="1"/>
      <w:numFmt w:val="bullet"/>
      <w:lvlText w:val="▪"/>
      <w:lvlJc w:val="left"/>
      <w:pPr>
        <w:ind w:left="23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499EB7DE">
      <w:start w:val="1"/>
      <w:numFmt w:val="bullet"/>
      <w:lvlText w:val="•"/>
      <w:lvlJc w:val="left"/>
      <w:pPr>
        <w:ind w:left="3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554A8A36">
      <w:start w:val="1"/>
      <w:numFmt w:val="bullet"/>
      <w:lvlText w:val="o"/>
      <w:lvlJc w:val="left"/>
      <w:pPr>
        <w:ind w:left="38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9D16DEE8">
      <w:start w:val="1"/>
      <w:numFmt w:val="bullet"/>
      <w:lvlText w:val="▪"/>
      <w:lvlJc w:val="left"/>
      <w:pPr>
        <w:ind w:left="45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352571C">
      <w:start w:val="1"/>
      <w:numFmt w:val="bullet"/>
      <w:lvlText w:val="•"/>
      <w:lvlJc w:val="left"/>
      <w:pPr>
        <w:ind w:left="5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612A384">
      <w:start w:val="1"/>
      <w:numFmt w:val="bullet"/>
      <w:lvlText w:val="o"/>
      <w:lvlJc w:val="left"/>
      <w:pPr>
        <w:ind w:left="59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9E6C0A86">
      <w:start w:val="1"/>
      <w:numFmt w:val="bullet"/>
      <w:lvlText w:val="▪"/>
      <w:lvlJc w:val="left"/>
      <w:pPr>
        <w:ind w:left="66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75" w15:restartNumberingAfterBreak="0">
    <w:nsid w:val="52136FE0"/>
    <w:multiLevelType w:val="hybridMultilevel"/>
    <w:tmpl w:val="7BEA2C24"/>
    <w:lvl w:ilvl="0" w:tplc="0413000B">
      <w:start w:val="1"/>
      <w:numFmt w:val="bullet"/>
      <w:lvlText w:val=""/>
      <w:lvlJc w:val="left"/>
      <w:pPr>
        <w:tabs>
          <w:tab w:val="num" w:pos="720"/>
        </w:tabs>
        <w:ind w:left="720" w:hanging="360"/>
      </w:pPr>
      <w:rPr>
        <w:rFonts w:ascii="Wingdings" w:hAnsi="Wingdings" w:hint="default"/>
      </w:rPr>
    </w:lvl>
    <w:lvl w:ilvl="1" w:tplc="08130003">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5219433E"/>
    <w:multiLevelType w:val="hybridMultilevel"/>
    <w:tmpl w:val="D46A84CA"/>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7" w15:restartNumberingAfterBreak="0">
    <w:nsid w:val="53327B06"/>
    <w:multiLevelType w:val="hybridMultilevel"/>
    <w:tmpl w:val="D8909316"/>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5361023E"/>
    <w:multiLevelType w:val="hybridMultilevel"/>
    <w:tmpl w:val="E8689874"/>
    <w:lvl w:ilvl="0" w:tplc="08130001">
      <w:start w:val="1"/>
      <w:numFmt w:val="bullet"/>
      <w:lvlText w:val=""/>
      <w:lvlJc w:val="left"/>
      <w:pPr>
        <w:ind w:left="720" w:hanging="360"/>
      </w:pPr>
      <w:rPr>
        <w:rFonts w:ascii="Symbol" w:hAnsi="Symbol" w:hint="default"/>
      </w:rPr>
    </w:lvl>
    <w:lvl w:ilvl="1" w:tplc="CBD66D44">
      <w:numFmt w:val="bullet"/>
      <w:lvlText w:val="·"/>
      <w:lvlJc w:val="left"/>
      <w:pPr>
        <w:ind w:left="1440" w:hanging="360"/>
      </w:pPr>
      <w:rPr>
        <w:rFonts w:ascii="Avenir Next LT Pro" w:eastAsia="Arial" w:hAnsi="Avenir Next LT Pro" w:cs="Arial" w:hint="default"/>
      </w:rPr>
    </w:lvl>
    <w:lvl w:ilvl="2" w:tplc="2A86B662">
      <w:numFmt w:val="bullet"/>
      <w:lvlText w:val="-"/>
      <w:lvlJc w:val="left"/>
      <w:pPr>
        <w:ind w:left="2160" w:hanging="360"/>
      </w:pPr>
      <w:rPr>
        <w:rFonts w:ascii="Avenir Next LT Pro" w:eastAsia="Arial" w:hAnsi="Avenir Next LT Pro" w:cs="Arial"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9" w15:restartNumberingAfterBreak="0">
    <w:nsid w:val="53761FC2"/>
    <w:multiLevelType w:val="hybridMultilevel"/>
    <w:tmpl w:val="335EEE74"/>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3937F6B"/>
    <w:multiLevelType w:val="hybridMultilevel"/>
    <w:tmpl w:val="FE3A9D20"/>
    <w:lvl w:ilvl="0" w:tplc="08130001">
      <w:start w:val="1"/>
      <w:numFmt w:val="bullet"/>
      <w:lvlText w:val=""/>
      <w:lvlJc w:val="left"/>
      <w:pPr>
        <w:ind w:left="1440" w:hanging="360"/>
      </w:pPr>
      <w:rPr>
        <w:rFonts w:ascii="Symbol" w:hAnsi="Symbol" w:hint="default"/>
      </w:rPr>
    </w:lvl>
    <w:lvl w:ilvl="1" w:tplc="08130003">
      <w:start w:val="1"/>
      <w:numFmt w:val="bullet"/>
      <w:lvlText w:val="o"/>
      <w:lvlJc w:val="left"/>
      <w:pPr>
        <w:ind w:left="2160" w:hanging="360"/>
      </w:pPr>
      <w:rPr>
        <w:rFonts w:ascii="Courier New" w:hAnsi="Courier New" w:cs="Courier New" w:hint="default"/>
      </w:rPr>
    </w:lvl>
    <w:lvl w:ilvl="2" w:tplc="08130005">
      <w:start w:val="1"/>
      <w:numFmt w:val="bullet"/>
      <w:lvlText w:val=""/>
      <w:lvlJc w:val="left"/>
      <w:pPr>
        <w:ind w:left="2880" w:hanging="360"/>
      </w:pPr>
      <w:rPr>
        <w:rFonts w:ascii="Wingdings" w:hAnsi="Wingdings" w:hint="default"/>
      </w:rPr>
    </w:lvl>
    <w:lvl w:ilvl="3" w:tplc="08130001">
      <w:start w:val="1"/>
      <w:numFmt w:val="bullet"/>
      <w:lvlText w:val=""/>
      <w:lvlJc w:val="left"/>
      <w:pPr>
        <w:ind w:left="3600" w:hanging="360"/>
      </w:pPr>
      <w:rPr>
        <w:rFonts w:ascii="Symbol" w:hAnsi="Symbol" w:hint="default"/>
      </w:rPr>
    </w:lvl>
    <w:lvl w:ilvl="4" w:tplc="08130003">
      <w:start w:val="1"/>
      <w:numFmt w:val="bullet"/>
      <w:lvlText w:val="o"/>
      <w:lvlJc w:val="left"/>
      <w:pPr>
        <w:ind w:left="4320" w:hanging="360"/>
      </w:pPr>
      <w:rPr>
        <w:rFonts w:ascii="Courier New" w:hAnsi="Courier New" w:cs="Courier New" w:hint="default"/>
      </w:rPr>
    </w:lvl>
    <w:lvl w:ilvl="5" w:tplc="08130005">
      <w:start w:val="1"/>
      <w:numFmt w:val="bullet"/>
      <w:lvlText w:val=""/>
      <w:lvlJc w:val="left"/>
      <w:pPr>
        <w:ind w:left="5040" w:hanging="360"/>
      </w:pPr>
      <w:rPr>
        <w:rFonts w:ascii="Wingdings" w:hAnsi="Wingdings" w:hint="default"/>
      </w:rPr>
    </w:lvl>
    <w:lvl w:ilvl="6" w:tplc="08130001">
      <w:start w:val="1"/>
      <w:numFmt w:val="bullet"/>
      <w:lvlText w:val=""/>
      <w:lvlJc w:val="left"/>
      <w:pPr>
        <w:ind w:left="5760" w:hanging="360"/>
      </w:pPr>
      <w:rPr>
        <w:rFonts w:ascii="Symbol" w:hAnsi="Symbol" w:hint="default"/>
      </w:rPr>
    </w:lvl>
    <w:lvl w:ilvl="7" w:tplc="08130003">
      <w:start w:val="1"/>
      <w:numFmt w:val="bullet"/>
      <w:lvlText w:val="o"/>
      <w:lvlJc w:val="left"/>
      <w:pPr>
        <w:ind w:left="6480" w:hanging="360"/>
      </w:pPr>
      <w:rPr>
        <w:rFonts w:ascii="Courier New" w:hAnsi="Courier New" w:cs="Courier New" w:hint="default"/>
      </w:rPr>
    </w:lvl>
    <w:lvl w:ilvl="8" w:tplc="08130005">
      <w:start w:val="1"/>
      <w:numFmt w:val="bullet"/>
      <w:lvlText w:val=""/>
      <w:lvlJc w:val="left"/>
      <w:pPr>
        <w:ind w:left="7200" w:hanging="360"/>
      </w:pPr>
      <w:rPr>
        <w:rFonts w:ascii="Wingdings" w:hAnsi="Wingdings" w:hint="default"/>
      </w:rPr>
    </w:lvl>
  </w:abstractNum>
  <w:abstractNum w:abstractNumId="81" w15:restartNumberingAfterBreak="0">
    <w:nsid w:val="54A331D9"/>
    <w:multiLevelType w:val="hybridMultilevel"/>
    <w:tmpl w:val="0498A4D6"/>
    <w:lvl w:ilvl="0" w:tplc="7542F6CC">
      <w:start w:val="1"/>
      <w:numFmt w:val="bullet"/>
      <w:pStyle w:val="VVKSOOpsomming12"/>
      <w:lvlText w:val="–"/>
      <w:lvlJc w:val="left"/>
      <w:pPr>
        <w:tabs>
          <w:tab w:val="num" w:pos="851"/>
        </w:tabs>
        <w:ind w:left="851" w:hanging="454"/>
      </w:pPr>
      <w:rPr>
        <w:rFont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55C72E9"/>
    <w:multiLevelType w:val="hybridMultilevel"/>
    <w:tmpl w:val="2CA05A18"/>
    <w:lvl w:ilvl="0" w:tplc="08130001">
      <w:start w:val="1"/>
      <w:numFmt w:val="bullet"/>
      <w:lvlText w:val=""/>
      <w:lvlJc w:val="left"/>
      <w:pPr>
        <w:ind w:left="1287" w:hanging="360"/>
      </w:pPr>
      <w:rPr>
        <w:rFonts w:ascii="Symbol" w:hAnsi="Symbol" w:hint="default"/>
      </w:rPr>
    </w:lvl>
    <w:lvl w:ilvl="1" w:tplc="08130003">
      <w:start w:val="1"/>
      <w:numFmt w:val="bullet"/>
      <w:lvlText w:val="o"/>
      <w:lvlJc w:val="left"/>
      <w:pPr>
        <w:ind w:left="2007" w:hanging="360"/>
      </w:pPr>
      <w:rPr>
        <w:rFonts w:ascii="Courier New" w:hAnsi="Courier New" w:cs="Courier New" w:hint="default"/>
      </w:rPr>
    </w:lvl>
    <w:lvl w:ilvl="2" w:tplc="08130005">
      <w:start w:val="1"/>
      <w:numFmt w:val="bullet"/>
      <w:lvlText w:val=""/>
      <w:lvlJc w:val="left"/>
      <w:pPr>
        <w:ind w:left="2727" w:hanging="360"/>
      </w:pPr>
      <w:rPr>
        <w:rFonts w:ascii="Wingdings" w:hAnsi="Wingdings" w:hint="default"/>
      </w:rPr>
    </w:lvl>
    <w:lvl w:ilvl="3" w:tplc="08130001">
      <w:start w:val="1"/>
      <w:numFmt w:val="bullet"/>
      <w:lvlText w:val=""/>
      <w:lvlJc w:val="left"/>
      <w:pPr>
        <w:ind w:left="3447" w:hanging="360"/>
      </w:pPr>
      <w:rPr>
        <w:rFonts w:ascii="Symbol" w:hAnsi="Symbol" w:hint="default"/>
      </w:rPr>
    </w:lvl>
    <w:lvl w:ilvl="4" w:tplc="08130003">
      <w:start w:val="1"/>
      <w:numFmt w:val="bullet"/>
      <w:lvlText w:val="o"/>
      <w:lvlJc w:val="left"/>
      <w:pPr>
        <w:ind w:left="4167" w:hanging="360"/>
      </w:pPr>
      <w:rPr>
        <w:rFonts w:ascii="Courier New" w:hAnsi="Courier New" w:cs="Courier New" w:hint="default"/>
      </w:rPr>
    </w:lvl>
    <w:lvl w:ilvl="5" w:tplc="08130005">
      <w:start w:val="1"/>
      <w:numFmt w:val="bullet"/>
      <w:lvlText w:val=""/>
      <w:lvlJc w:val="left"/>
      <w:pPr>
        <w:ind w:left="4887" w:hanging="360"/>
      </w:pPr>
      <w:rPr>
        <w:rFonts w:ascii="Wingdings" w:hAnsi="Wingdings" w:hint="default"/>
      </w:rPr>
    </w:lvl>
    <w:lvl w:ilvl="6" w:tplc="08130001">
      <w:start w:val="1"/>
      <w:numFmt w:val="bullet"/>
      <w:lvlText w:val=""/>
      <w:lvlJc w:val="left"/>
      <w:pPr>
        <w:ind w:left="5607" w:hanging="360"/>
      </w:pPr>
      <w:rPr>
        <w:rFonts w:ascii="Symbol" w:hAnsi="Symbol" w:hint="default"/>
      </w:rPr>
    </w:lvl>
    <w:lvl w:ilvl="7" w:tplc="08130003">
      <w:start w:val="1"/>
      <w:numFmt w:val="bullet"/>
      <w:lvlText w:val="o"/>
      <w:lvlJc w:val="left"/>
      <w:pPr>
        <w:ind w:left="6327" w:hanging="360"/>
      </w:pPr>
      <w:rPr>
        <w:rFonts w:ascii="Courier New" w:hAnsi="Courier New" w:cs="Courier New" w:hint="default"/>
      </w:rPr>
    </w:lvl>
    <w:lvl w:ilvl="8" w:tplc="08130005">
      <w:start w:val="1"/>
      <w:numFmt w:val="bullet"/>
      <w:lvlText w:val=""/>
      <w:lvlJc w:val="left"/>
      <w:pPr>
        <w:ind w:left="7047" w:hanging="360"/>
      </w:pPr>
      <w:rPr>
        <w:rFonts w:ascii="Wingdings" w:hAnsi="Wingdings" w:hint="default"/>
      </w:rPr>
    </w:lvl>
  </w:abstractNum>
  <w:abstractNum w:abstractNumId="83" w15:restartNumberingAfterBreak="0">
    <w:nsid w:val="572B67AE"/>
    <w:multiLevelType w:val="hybridMultilevel"/>
    <w:tmpl w:val="CE1A4FC2"/>
    <w:lvl w:ilvl="0" w:tplc="4530B63E">
      <w:start w:val="1"/>
      <w:numFmt w:val="bullet"/>
      <w:lvlText w:val=""/>
      <w:lvlJc w:val="left"/>
      <w:pPr>
        <w:ind w:left="1494" w:hanging="360"/>
      </w:pPr>
      <w:rPr>
        <w:rFonts w:ascii="Symbol" w:hAnsi="Symbol" w:hint="default"/>
      </w:rPr>
    </w:lvl>
    <w:lvl w:ilvl="1" w:tplc="1CF89E32">
      <w:start w:val="1"/>
      <w:numFmt w:val="bullet"/>
      <w:lvlText w:val="o"/>
      <w:lvlJc w:val="left"/>
      <w:pPr>
        <w:ind w:left="2214" w:hanging="360"/>
      </w:pPr>
      <w:rPr>
        <w:rFonts w:ascii="Courier New" w:hAnsi="Courier New" w:hint="default"/>
      </w:rPr>
    </w:lvl>
    <w:lvl w:ilvl="2" w:tplc="60340526">
      <w:start w:val="1"/>
      <w:numFmt w:val="bullet"/>
      <w:lvlText w:val=""/>
      <w:lvlJc w:val="left"/>
      <w:pPr>
        <w:ind w:left="2934" w:hanging="360"/>
      </w:pPr>
      <w:rPr>
        <w:rFonts w:ascii="Wingdings" w:hAnsi="Wingdings" w:hint="default"/>
      </w:rPr>
    </w:lvl>
    <w:lvl w:ilvl="3" w:tplc="00F8A9DE">
      <w:start w:val="1"/>
      <w:numFmt w:val="bullet"/>
      <w:lvlText w:val=""/>
      <w:lvlJc w:val="left"/>
      <w:pPr>
        <w:ind w:left="3654" w:hanging="360"/>
      </w:pPr>
      <w:rPr>
        <w:rFonts w:ascii="Symbol" w:hAnsi="Symbol" w:hint="default"/>
      </w:rPr>
    </w:lvl>
    <w:lvl w:ilvl="4" w:tplc="49361196">
      <w:start w:val="1"/>
      <w:numFmt w:val="bullet"/>
      <w:lvlText w:val="o"/>
      <w:lvlJc w:val="left"/>
      <w:pPr>
        <w:ind w:left="4374" w:hanging="360"/>
      </w:pPr>
      <w:rPr>
        <w:rFonts w:ascii="Courier New" w:hAnsi="Courier New" w:hint="default"/>
      </w:rPr>
    </w:lvl>
    <w:lvl w:ilvl="5" w:tplc="E8327BFE">
      <w:start w:val="1"/>
      <w:numFmt w:val="bullet"/>
      <w:lvlText w:val=""/>
      <w:lvlJc w:val="left"/>
      <w:pPr>
        <w:ind w:left="5094" w:hanging="360"/>
      </w:pPr>
      <w:rPr>
        <w:rFonts w:ascii="Wingdings" w:hAnsi="Wingdings" w:hint="default"/>
      </w:rPr>
    </w:lvl>
    <w:lvl w:ilvl="6" w:tplc="46FEE2C8">
      <w:start w:val="1"/>
      <w:numFmt w:val="bullet"/>
      <w:lvlText w:val=""/>
      <w:lvlJc w:val="left"/>
      <w:pPr>
        <w:ind w:left="5814" w:hanging="360"/>
      </w:pPr>
      <w:rPr>
        <w:rFonts w:ascii="Symbol" w:hAnsi="Symbol" w:hint="default"/>
      </w:rPr>
    </w:lvl>
    <w:lvl w:ilvl="7" w:tplc="9CD2A216">
      <w:start w:val="1"/>
      <w:numFmt w:val="bullet"/>
      <w:lvlText w:val="o"/>
      <w:lvlJc w:val="left"/>
      <w:pPr>
        <w:ind w:left="6534" w:hanging="360"/>
      </w:pPr>
      <w:rPr>
        <w:rFonts w:ascii="Courier New" w:hAnsi="Courier New" w:hint="default"/>
      </w:rPr>
    </w:lvl>
    <w:lvl w:ilvl="8" w:tplc="ABEC2E32">
      <w:start w:val="1"/>
      <w:numFmt w:val="bullet"/>
      <w:lvlText w:val=""/>
      <w:lvlJc w:val="left"/>
      <w:pPr>
        <w:ind w:left="7254" w:hanging="360"/>
      </w:pPr>
      <w:rPr>
        <w:rFonts w:ascii="Wingdings" w:hAnsi="Wingdings" w:hint="default"/>
      </w:rPr>
    </w:lvl>
  </w:abstractNum>
  <w:abstractNum w:abstractNumId="84" w15:restartNumberingAfterBreak="0">
    <w:nsid w:val="597D6B52"/>
    <w:multiLevelType w:val="hybridMultilevel"/>
    <w:tmpl w:val="D2744BD6"/>
    <w:lvl w:ilvl="0" w:tplc="D19C0082">
      <w:start w:val="2"/>
      <w:numFmt w:val="bullet"/>
      <w:lvlText w:val="-"/>
      <w:lvlJc w:val="left"/>
      <w:pPr>
        <w:ind w:left="720" w:hanging="360"/>
      </w:pPr>
      <w:rPr>
        <w:rFonts w:ascii="Arial" w:eastAsia="Times New Roman"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5" w15:restartNumberingAfterBreak="0">
    <w:nsid w:val="59AE4012"/>
    <w:multiLevelType w:val="hybridMultilevel"/>
    <w:tmpl w:val="82127758"/>
    <w:lvl w:ilvl="0" w:tplc="08130001">
      <w:start w:val="1"/>
      <w:numFmt w:val="bullet"/>
      <w:lvlText w:val=""/>
      <w:lvlJc w:val="left"/>
      <w:pPr>
        <w:ind w:left="1146" w:hanging="360"/>
      </w:pPr>
      <w:rPr>
        <w:rFonts w:ascii="Symbol" w:hAnsi="Symbol" w:hint="default"/>
      </w:rPr>
    </w:lvl>
    <w:lvl w:ilvl="1" w:tplc="08130003">
      <w:start w:val="1"/>
      <w:numFmt w:val="bullet"/>
      <w:lvlText w:val="o"/>
      <w:lvlJc w:val="left"/>
      <w:pPr>
        <w:ind w:left="1866" w:hanging="360"/>
      </w:pPr>
      <w:rPr>
        <w:rFonts w:ascii="Courier New" w:hAnsi="Courier New" w:cs="Courier New" w:hint="default"/>
      </w:rPr>
    </w:lvl>
    <w:lvl w:ilvl="2" w:tplc="08130005">
      <w:start w:val="1"/>
      <w:numFmt w:val="bullet"/>
      <w:lvlText w:val=""/>
      <w:lvlJc w:val="left"/>
      <w:pPr>
        <w:ind w:left="2586" w:hanging="360"/>
      </w:pPr>
      <w:rPr>
        <w:rFonts w:ascii="Wingdings" w:hAnsi="Wingdings" w:hint="default"/>
      </w:rPr>
    </w:lvl>
    <w:lvl w:ilvl="3" w:tplc="08130001">
      <w:start w:val="1"/>
      <w:numFmt w:val="bullet"/>
      <w:lvlText w:val=""/>
      <w:lvlJc w:val="left"/>
      <w:pPr>
        <w:ind w:left="3306" w:hanging="360"/>
      </w:pPr>
      <w:rPr>
        <w:rFonts w:ascii="Symbol" w:hAnsi="Symbol" w:hint="default"/>
      </w:rPr>
    </w:lvl>
    <w:lvl w:ilvl="4" w:tplc="08130003">
      <w:start w:val="1"/>
      <w:numFmt w:val="bullet"/>
      <w:lvlText w:val="o"/>
      <w:lvlJc w:val="left"/>
      <w:pPr>
        <w:ind w:left="4026" w:hanging="360"/>
      </w:pPr>
      <w:rPr>
        <w:rFonts w:ascii="Courier New" w:hAnsi="Courier New" w:cs="Courier New" w:hint="default"/>
      </w:rPr>
    </w:lvl>
    <w:lvl w:ilvl="5" w:tplc="08130005">
      <w:start w:val="1"/>
      <w:numFmt w:val="bullet"/>
      <w:lvlText w:val=""/>
      <w:lvlJc w:val="left"/>
      <w:pPr>
        <w:ind w:left="4746" w:hanging="360"/>
      </w:pPr>
      <w:rPr>
        <w:rFonts w:ascii="Wingdings" w:hAnsi="Wingdings" w:hint="default"/>
      </w:rPr>
    </w:lvl>
    <w:lvl w:ilvl="6" w:tplc="08130001">
      <w:start w:val="1"/>
      <w:numFmt w:val="bullet"/>
      <w:lvlText w:val=""/>
      <w:lvlJc w:val="left"/>
      <w:pPr>
        <w:ind w:left="5466" w:hanging="360"/>
      </w:pPr>
      <w:rPr>
        <w:rFonts w:ascii="Symbol" w:hAnsi="Symbol" w:hint="default"/>
      </w:rPr>
    </w:lvl>
    <w:lvl w:ilvl="7" w:tplc="08130003">
      <w:start w:val="1"/>
      <w:numFmt w:val="bullet"/>
      <w:lvlText w:val="o"/>
      <w:lvlJc w:val="left"/>
      <w:pPr>
        <w:ind w:left="6186" w:hanging="360"/>
      </w:pPr>
      <w:rPr>
        <w:rFonts w:ascii="Courier New" w:hAnsi="Courier New" w:cs="Courier New" w:hint="default"/>
      </w:rPr>
    </w:lvl>
    <w:lvl w:ilvl="8" w:tplc="08130005">
      <w:start w:val="1"/>
      <w:numFmt w:val="bullet"/>
      <w:lvlText w:val=""/>
      <w:lvlJc w:val="left"/>
      <w:pPr>
        <w:ind w:left="6906" w:hanging="360"/>
      </w:pPr>
      <w:rPr>
        <w:rFonts w:ascii="Wingdings" w:hAnsi="Wingdings" w:hint="default"/>
      </w:rPr>
    </w:lvl>
  </w:abstractNum>
  <w:abstractNum w:abstractNumId="86" w15:restartNumberingAfterBreak="0">
    <w:nsid w:val="5A2D2ED1"/>
    <w:multiLevelType w:val="hybridMultilevel"/>
    <w:tmpl w:val="9A7605F0"/>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5B52182B"/>
    <w:multiLevelType w:val="hybridMultilevel"/>
    <w:tmpl w:val="9EBE738E"/>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5E855AD8"/>
    <w:multiLevelType w:val="hybridMultilevel"/>
    <w:tmpl w:val="8D880E94"/>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5ED906AB"/>
    <w:multiLevelType w:val="hybridMultilevel"/>
    <w:tmpl w:val="227686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0" w15:restartNumberingAfterBreak="0">
    <w:nsid w:val="5F62BF92"/>
    <w:multiLevelType w:val="hybridMultilevel"/>
    <w:tmpl w:val="0B50817A"/>
    <w:lvl w:ilvl="0" w:tplc="8E14FEAC">
      <w:start w:val="1"/>
      <w:numFmt w:val="bullet"/>
      <w:lvlText w:val="o"/>
      <w:lvlJc w:val="left"/>
      <w:pPr>
        <w:ind w:left="720" w:hanging="360"/>
      </w:pPr>
      <w:rPr>
        <w:rFonts w:ascii="Courier New" w:hAnsi="Courier New" w:hint="default"/>
      </w:rPr>
    </w:lvl>
    <w:lvl w:ilvl="1" w:tplc="A0F2F09E">
      <w:start w:val="1"/>
      <w:numFmt w:val="bullet"/>
      <w:lvlText w:val="o"/>
      <w:lvlJc w:val="left"/>
      <w:pPr>
        <w:ind w:left="1440" w:hanging="360"/>
      </w:pPr>
      <w:rPr>
        <w:rFonts w:ascii="Courier New" w:hAnsi="Courier New" w:hint="default"/>
      </w:rPr>
    </w:lvl>
    <w:lvl w:ilvl="2" w:tplc="5DC60D86">
      <w:start w:val="1"/>
      <w:numFmt w:val="bullet"/>
      <w:lvlText w:val=""/>
      <w:lvlJc w:val="left"/>
      <w:pPr>
        <w:ind w:left="2160" w:hanging="360"/>
      </w:pPr>
      <w:rPr>
        <w:rFonts w:ascii="Wingdings" w:hAnsi="Wingdings" w:hint="default"/>
      </w:rPr>
    </w:lvl>
    <w:lvl w:ilvl="3" w:tplc="4F5E3BD2">
      <w:start w:val="1"/>
      <w:numFmt w:val="bullet"/>
      <w:lvlText w:val=""/>
      <w:lvlJc w:val="left"/>
      <w:pPr>
        <w:ind w:left="2880" w:hanging="360"/>
      </w:pPr>
      <w:rPr>
        <w:rFonts w:ascii="Symbol" w:hAnsi="Symbol" w:hint="default"/>
      </w:rPr>
    </w:lvl>
    <w:lvl w:ilvl="4" w:tplc="39D29002">
      <w:start w:val="1"/>
      <w:numFmt w:val="bullet"/>
      <w:lvlText w:val="o"/>
      <w:lvlJc w:val="left"/>
      <w:pPr>
        <w:ind w:left="3600" w:hanging="360"/>
      </w:pPr>
      <w:rPr>
        <w:rFonts w:ascii="Courier New" w:hAnsi="Courier New" w:hint="default"/>
      </w:rPr>
    </w:lvl>
    <w:lvl w:ilvl="5" w:tplc="FFDE8C3E">
      <w:start w:val="1"/>
      <w:numFmt w:val="bullet"/>
      <w:lvlText w:val=""/>
      <w:lvlJc w:val="left"/>
      <w:pPr>
        <w:ind w:left="4320" w:hanging="360"/>
      </w:pPr>
      <w:rPr>
        <w:rFonts w:ascii="Wingdings" w:hAnsi="Wingdings" w:hint="default"/>
      </w:rPr>
    </w:lvl>
    <w:lvl w:ilvl="6" w:tplc="C7325C66">
      <w:start w:val="1"/>
      <w:numFmt w:val="bullet"/>
      <w:lvlText w:val=""/>
      <w:lvlJc w:val="left"/>
      <w:pPr>
        <w:ind w:left="5040" w:hanging="360"/>
      </w:pPr>
      <w:rPr>
        <w:rFonts w:ascii="Symbol" w:hAnsi="Symbol" w:hint="default"/>
      </w:rPr>
    </w:lvl>
    <w:lvl w:ilvl="7" w:tplc="0EE2316A">
      <w:start w:val="1"/>
      <w:numFmt w:val="bullet"/>
      <w:lvlText w:val="o"/>
      <w:lvlJc w:val="left"/>
      <w:pPr>
        <w:ind w:left="5760" w:hanging="360"/>
      </w:pPr>
      <w:rPr>
        <w:rFonts w:ascii="Courier New" w:hAnsi="Courier New" w:hint="default"/>
      </w:rPr>
    </w:lvl>
    <w:lvl w:ilvl="8" w:tplc="09FA0AF0">
      <w:start w:val="1"/>
      <w:numFmt w:val="bullet"/>
      <w:lvlText w:val=""/>
      <w:lvlJc w:val="left"/>
      <w:pPr>
        <w:ind w:left="6480" w:hanging="360"/>
      </w:pPr>
      <w:rPr>
        <w:rFonts w:ascii="Wingdings" w:hAnsi="Wingdings" w:hint="default"/>
      </w:rPr>
    </w:lvl>
  </w:abstractNum>
  <w:abstractNum w:abstractNumId="91" w15:restartNumberingAfterBreak="0">
    <w:nsid w:val="60526611"/>
    <w:multiLevelType w:val="hybridMultilevel"/>
    <w:tmpl w:val="CFA237C8"/>
    <w:lvl w:ilvl="0" w:tplc="3576396E">
      <w:start w:val="2"/>
      <w:numFmt w:val="bullet"/>
      <w:lvlText w:val="-"/>
      <w:lvlJc w:val="left"/>
      <w:pPr>
        <w:ind w:left="72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2" w15:restartNumberingAfterBreak="0">
    <w:nsid w:val="60E20A29"/>
    <w:multiLevelType w:val="hybridMultilevel"/>
    <w:tmpl w:val="CB8E9AE6"/>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613C06E7"/>
    <w:multiLevelType w:val="hybridMultilevel"/>
    <w:tmpl w:val="E574189E"/>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1">
      <w:start w:val="1"/>
      <w:numFmt w:val="bullet"/>
      <w:lvlText w:val=""/>
      <w:lvlJc w:val="left"/>
      <w:pPr>
        <w:tabs>
          <w:tab w:val="num" w:pos="2160"/>
        </w:tabs>
        <w:ind w:left="2160" w:hanging="360"/>
      </w:pPr>
      <w:rPr>
        <w:rFonts w:ascii="Symbol" w:hAnsi="Symbol"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62AD5001"/>
    <w:multiLevelType w:val="hybridMultilevel"/>
    <w:tmpl w:val="2B8E5DD2"/>
    <w:lvl w:ilvl="0" w:tplc="0413000B">
      <w:start w:val="1"/>
      <w:numFmt w:val="bullet"/>
      <w:lvlText w:val=""/>
      <w:lvlJc w:val="left"/>
      <w:pPr>
        <w:tabs>
          <w:tab w:val="num" w:pos="720"/>
        </w:tabs>
        <w:ind w:left="720" w:hanging="360"/>
      </w:pPr>
      <w:rPr>
        <w:rFonts w:ascii="Wingdings" w:hAnsi="Wingdings" w:hint="default"/>
      </w:rPr>
    </w:lvl>
    <w:lvl w:ilvl="1" w:tplc="0413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Symbol" w:hAnsi="Symbol"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62FA6430"/>
    <w:multiLevelType w:val="hybridMultilevel"/>
    <w:tmpl w:val="9F8EAC1E"/>
    <w:lvl w:ilvl="0" w:tplc="7E2E5134">
      <w:start w:val="1"/>
      <w:numFmt w:val="bullet"/>
      <w:pStyle w:val="Opsomming2"/>
      <w:lvlText w:val="o"/>
      <w:lvlJc w:val="left"/>
      <w:pPr>
        <w:ind w:left="720" w:hanging="360"/>
      </w:pPr>
      <w:rPr>
        <w:rFonts w:ascii="Courier New"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6" w15:restartNumberingAfterBreak="0">
    <w:nsid w:val="634E6623"/>
    <w:multiLevelType w:val="hybridMultilevel"/>
    <w:tmpl w:val="BE38E500"/>
    <w:lvl w:ilvl="0" w:tplc="F4226BC4">
      <w:numFmt w:val="bullet"/>
      <w:pStyle w:val="VVKSOOpsomming1"/>
      <w:lvlText w:val="•"/>
      <w:lvlJc w:val="left"/>
      <w:pPr>
        <w:tabs>
          <w:tab w:val="num" w:pos="397"/>
        </w:tabs>
        <w:ind w:left="397" w:hanging="397"/>
      </w:pPr>
      <w:rPr>
        <w:rFonts w:ascii="Arial" w:hAnsi="Arial"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64720F3F"/>
    <w:multiLevelType w:val="hybridMultilevel"/>
    <w:tmpl w:val="1656476E"/>
    <w:lvl w:ilvl="0" w:tplc="C23618BE">
      <w:start w:val="1"/>
      <w:numFmt w:val="bullet"/>
      <w:lvlText w:val=""/>
      <w:lvlJc w:val="left"/>
      <w:pPr>
        <w:ind w:left="1776" w:hanging="360"/>
      </w:pPr>
      <w:rPr>
        <w:rFonts w:ascii="Wingdings" w:hAnsi="Wingdings" w:hint="default"/>
      </w:rPr>
    </w:lvl>
    <w:lvl w:ilvl="1" w:tplc="71240EFC">
      <w:start w:val="1"/>
      <w:numFmt w:val="bullet"/>
      <w:lvlText w:val="o"/>
      <w:lvlJc w:val="left"/>
      <w:pPr>
        <w:ind w:left="2496" w:hanging="360"/>
      </w:pPr>
      <w:rPr>
        <w:rFonts w:ascii="Courier New" w:hAnsi="Courier New" w:hint="default"/>
      </w:rPr>
    </w:lvl>
    <w:lvl w:ilvl="2" w:tplc="321CB5F6">
      <w:start w:val="1"/>
      <w:numFmt w:val="bullet"/>
      <w:lvlText w:val=""/>
      <w:lvlJc w:val="left"/>
      <w:pPr>
        <w:ind w:left="3216" w:hanging="360"/>
      </w:pPr>
      <w:rPr>
        <w:rFonts w:ascii="Wingdings" w:hAnsi="Wingdings" w:hint="default"/>
      </w:rPr>
    </w:lvl>
    <w:lvl w:ilvl="3" w:tplc="26887290">
      <w:start w:val="1"/>
      <w:numFmt w:val="bullet"/>
      <w:lvlText w:val=""/>
      <w:lvlJc w:val="left"/>
      <w:pPr>
        <w:ind w:left="3936" w:hanging="360"/>
      </w:pPr>
      <w:rPr>
        <w:rFonts w:ascii="Symbol" w:hAnsi="Symbol" w:hint="default"/>
      </w:rPr>
    </w:lvl>
    <w:lvl w:ilvl="4" w:tplc="74CE614C">
      <w:start w:val="1"/>
      <w:numFmt w:val="bullet"/>
      <w:lvlText w:val="o"/>
      <w:lvlJc w:val="left"/>
      <w:pPr>
        <w:ind w:left="4656" w:hanging="360"/>
      </w:pPr>
      <w:rPr>
        <w:rFonts w:ascii="Courier New" w:hAnsi="Courier New" w:hint="default"/>
      </w:rPr>
    </w:lvl>
    <w:lvl w:ilvl="5" w:tplc="30F8EA52">
      <w:start w:val="1"/>
      <w:numFmt w:val="bullet"/>
      <w:lvlText w:val=""/>
      <w:lvlJc w:val="left"/>
      <w:pPr>
        <w:ind w:left="5376" w:hanging="360"/>
      </w:pPr>
      <w:rPr>
        <w:rFonts w:ascii="Wingdings" w:hAnsi="Wingdings" w:hint="default"/>
      </w:rPr>
    </w:lvl>
    <w:lvl w:ilvl="6" w:tplc="F322FC04">
      <w:start w:val="1"/>
      <w:numFmt w:val="bullet"/>
      <w:lvlText w:val=""/>
      <w:lvlJc w:val="left"/>
      <w:pPr>
        <w:ind w:left="6096" w:hanging="360"/>
      </w:pPr>
      <w:rPr>
        <w:rFonts w:ascii="Symbol" w:hAnsi="Symbol" w:hint="default"/>
      </w:rPr>
    </w:lvl>
    <w:lvl w:ilvl="7" w:tplc="D88630E4">
      <w:start w:val="1"/>
      <w:numFmt w:val="bullet"/>
      <w:lvlText w:val="o"/>
      <w:lvlJc w:val="left"/>
      <w:pPr>
        <w:ind w:left="6816" w:hanging="360"/>
      </w:pPr>
      <w:rPr>
        <w:rFonts w:ascii="Courier New" w:hAnsi="Courier New" w:hint="default"/>
      </w:rPr>
    </w:lvl>
    <w:lvl w:ilvl="8" w:tplc="26784D3E">
      <w:start w:val="1"/>
      <w:numFmt w:val="bullet"/>
      <w:lvlText w:val=""/>
      <w:lvlJc w:val="left"/>
      <w:pPr>
        <w:ind w:left="7536" w:hanging="360"/>
      </w:pPr>
      <w:rPr>
        <w:rFonts w:ascii="Wingdings" w:hAnsi="Wingdings" w:hint="default"/>
      </w:rPr>
    </w:lvl>
  </w:abstractNum>
  <w:abstractNum w:abstractNumId="98" w15:restartNumberingAfterBreak="0">
    <w:nsid w:val="649448E4"/>
    <w:multiLevelType w:val="hybridMultilevel"/>
    <w:tmpl w:val="216A3D2C"/>
    <w:lvl w:ilvl="0" w:tplc="08130003">
      <w:start w:val="1"/>
      <w:numFmt w:val="bullet"/>
      <w:lvlText w:val="o"/>
      <w:lvlJc w:val="left"/>
      <w:pPr>
        <w:ind w:left="720" w:hanging="360"/>
      </w:pPr>
      <w:rPr>
        <w:rFonts w:ascii="Courier New"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9" w15:restartNumberingAfterBreak="0">
    <w:nsid w:val="650E25E7"/>
    <w:multiLevelType w:val="hybridMultilevel"/>
    <w:tmpl w:val="7BB8DEC8"/>
    <w:lvl w:ilvl="0" w:tplc="370E7090">
      <w:start w:val="1"/>
      <w:numFmt w:val="bullet"/>
      <w:lvlText w:val="•"/>
      <w:lvlJc w:val="left"/>
      <w:pPr>
        <w:ind w:left="98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B600AEE2">
      <w:start w:val="1"/>
      <w:numFmt w:val="bullet"/>
      <w:lvlText w:val="o"/>
      <w:lvlJc w:val="left"/>
      <w:pPr>
        <w:ind w:left="162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992A8B0A">
      <w:start w:val="1"/>
      <w:numFmt w:val="bullet"/>
      <w:lvlText w:val="▪"/>
      <w:lvlJc w:val="left"/>
      <w:pPr>
        <w:ind w:left="234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6C9C2860">
      <w:start w:val="1"/>
      <w:numFmt w:val="bullet"/>
      <w:lvlText w:val="•"/>
      <w:lvlJc w:val="left"/>
      <w:pPr>
        <w:ind w:left="3067"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6DA64C8">
      <w:start w:val="1"/>
      <w:numFmt w:val="bullet"/>
      <w:lvlText w:val="o"/>
      <w:lvlJc w:val="left"/>
      <w:pPr>
        <w:ind w:left="378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C8EBF9C">
      <w:start w:val="1"/>
      <w:numFmt w:val="bullet"/>
      <w:lvlText w:val="▪"/>
      <w:lvlJc w:val="left"/>
      <w:pPr>
        <w:ind w:left="450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36E2FD20">
      <w:start w:val="1"/>
      <w:numFmt w:val="bullet"/>
      <w:lvlText w:val="•"/>
      <w:lvlJc w:val="left"/>
      <w:pPr>
        <w:ind w:left="5227"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95A3DD2">
      <w:start w:val="1"/>
      <w:numFmt w:val="bullet"/>
      <w:lvlText w:val="o"/>
      <w:lvlJc w:val="left"/>
      <w:pPr>
        <w:ind w:left="594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EEB8A500">
      <w:start w:val="1"/>
      <w:numFmt w:val="bullet"/>
      <w:lvlText w:val="▪"/>
      <w:lvlJc w:val="left"/>
      <w:pPr>
        <w:ind w:left="6667"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100" w15:restartNumberingAfterBreak="0">
    <w:nsid w:val="652493BA"/>
    <w:multiLevelType w:val="hybridMultilevel"/>
    <w:tmpl w:val="9792297E"/>
    <w:lvl w:ilvl="0" w:tplc="3F5E7760">
      <w:start w:val="1"/>
      <w:numFmt w:val="bullet"/>
      <w:lvlText w:val=""/>
      <w:lvlJc w:val="left"/>
      <w:pPr>
        <w:ind w:left="1776" w:hanging="360"/>
      </w:pPr>
      <w:rPr>
        <w:rFonts w:ascii="Wingdings" w:hAnsi="Wingdings" w:hint="default"/>
      </w:rPr>
    </w:lvl>
    <w:lvl w:ilvl="1" w:tplc="2DAC7898">
      <w:start w:val="1"/>
      <w:numFmt w:val="bullet"/>
      <w:lvlText w:val="o"/>
      <w:lvlJc w:val="left"/>
      <w:pPr>
        <w:ind w:left="2496" w:hanging="360"/>
      </w:pPr>
      <w:rPr>
        <w:rFonts w:ascii="Courier New" w:hAnsi="Courier New" w:hint="default"/>
      </w:rPr>
    </w:lvl>
    <w:lvl w:ilvl="2" w:tplc="BF5CD438">
      <w:start w:val="1"/>
      <w:numFmt w:val="bullet"/>
      <w:lvlText w:val=""/>
      <w:lvlJc w:val="left"/>
      <w:pPr>
        <w:ind w:left="3216" w:hanging="360"/>
      </w:pPr>
      <w:rPr>
        <w:rFonts w:ascii="Wingdings" w:hAnsi="Wingdings" w:hint="default"/>
      </w:rPr>
    </w:lvl>
    <w:lvl w:ilvl="3" w:tplc="F2C869C0">
      <w:start w:val="1"/>
      <w:numFmt w:val="bullet"/>
      <w:lvlText w:val=""/>
      <w:lvlJc w:val="left"/>
      <w:pPr>
        <w:ind w:left="3936" w:hanging="360"/>
      </w:pPr>
      <w:rPr>
        <w:rFonts w:ascii="Symbol" w:hAnsi="Symbol" w:hint="default"/>
      </w:rPr>
    </w:lvl>
    <w:lvl w:ilvl="4" w:tplc="712054D6">
      <w:start w:val="1"/>
      <w:numFmt w:val="bullet"/>
      <w:lvlText w:val="o"/>
      <w:lvlJc w:val="left"/>
      <w:pPr>
        <w:ind w:left="4656" w:hanging="360"/>
      </w:pPr>
      <w:rPr>
        <w:rFonts w:ascii="Courier New" w:hAnsi="Courier New" w:hint="default"/>
      </w:rPr>
    </w:lvl>
    <w:lvl w:ilvl="5" w:tplc="ED1E39F6">
      <w:start w:val="1"/>
      <w:numFmt w:val="bullet"/>
      <w:lvlText w:val=""/>
      <w:lvlJc w:val="left"/>
      <w:pPr>
        <w:ind w:left="5376" w:hanging="360"/>
      </w:pPr>
      <w:rPr>
        <w:rFonts w:ascii="Wingdings" w:hAnsi="Wingdings" w:hint="default"/>
      </w:rPr>
    </w:lvl>
    <w:lvl w:ilvl="6" w:tplc="0F0E04FC">
      <w:start w:val="1"/>
      <w:numFmt w:val="bullet"/>
      <w:lvlText w:val=""/>
      <w:lvlJc w:val="left"/>
      <w:pPr>
        <w:ind w:left="6096" w:hanging="360"/>
      </w:pPr>
      <w:rPr>
        <w:rFonts w:ascii="Symbol" w:hAnsi="Symbol" w:hint="default"/>
      </w:rPr>
    </w:lvl>
    <w:lvl w:ilvl="7" w:tplc="80409E9E">
      <w:start w:val="1"/>
      <w:numFmt w:val="bullet"/>
      <w:lvlText w:val="o"/>
      <w:lvlJc w:val="left"/>
      <w:pPr>
        <w:ind w:left="6816" w:hanging="360"/>
      </w:pPr>
      <w:rPr>
        <w:rFonts w:ascii="Courier New" w:hAnsi="Courier New" w:hint="default"/>
      </w:rPr>
    </w:lvl>
    <w:lvl w:ilvl="8" w:tplc="B7F4A4AE">
      <w:start w:val="1"/>
      <w:numFmt w:val="bullet"/>
      <w:lvlText w:val=""/>
      <w:lvlJc w:val="left"/>
      <w:pPr>
        <w:ind w:left="7536" w:hanging="360"/>
      </w:pPr>
      <w:rPr>
        <w:rFonts w:ascii="Wingdings" w:hAnsi="Wingdings" w:hint="default"/>
      </w:rPr>
    </w:lvl>
  </w:abstractNum>
  <w:abstractNum w:abstractNumId="101" w15:restartNumberingAfterBreak="0">
    <w:nsid w:val="65E14829"/>
    <w:multiLevelType w:val="hybridMultilevel"/>
    <w:tmpl w:val="00421E34"/>
    <w:lvl w:ilvl="0" w:tplc="0413000B">
      <w:start w:val="1"/>
      <w:numFmt w:val="bullet"/>
      <w:lvlText w:val=""/>
      <w:lvlJc w:val="left"/>
      <w:pPr>
        <w:tabs>
          <w:tab w:val="num" w:pos="1080"/>
        </w:tabs>
        <w:ind w:left="1080" w:hanging="360"/>
      </w:pPr>
      <w:rPr>
        <w:rFonts w:ascii="Wingdings" w:hAnsi="Wingdings" w:hint="default"/>
      </w:rPr>
    </w:lvl>
    <w:lvl w:ilvl="1" w:tplc="517EE8B8">
      <w:numFmt w:val="bullet"/>
      <w:lvlText w:val="-"/>
      <w:lvlJc w:val="left"/>
      <w:pPr>
        <w:tabs>
          <w:tab w:val="num" w:pos="1800"/>
        </w:tabs>
        <w:ind w:left="1800" w:hanging="360"/>
      </w:pPr>
      <w:rPr>
        <w:rFonts w:ascii="Times New Roman" w:eastAsia="Times New Roman" w:hAnsi="Times New Roman" w:cs="Times New Roman"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02" w15:restartNumberingAfterBreak="0">
    <w:nsid w:val="666210BC"/>
    <w:multiLevelType w:val="hybridMultilevel"/>
    <w:tmpl w:val="80C20430"/>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76312D3"/>
    <w:multiLevelType w:val="hybridMultilevel"/>
    <w:tmpl w:val="DE7CFE32"/>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81A6C01"/>
    <w:multiLevelType w:val="hybridMultilevel"/>
    <w:tmpl w:val="710448A8"/>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68775F83"/>
    <w:multiLevelType w:val="hybridMultilevel"/>
    <w:tmpl w:val="E108ABB6"/>
    <w:lvl w:ilvl="0" w:tplc="0413000B">
      <w:start w:val="1"/>
      <w:numFmt w:val="bullet"/>
      <w:lvlText w:val=""/>
      <w:lvlJc w:val="left"/>
      <w:pPr>
        <w:ind w:left="2160" w:hanging="360"/>
      </w:pPr>
      <w:rPr>
        <w:rFonts w:ascii="Wingdings" w:hAnsi="Wingdings" w:hint="default"/>
      </w:rPr>
    </w:lvl>
    <w:lvl w:ilvl="1" w:tplc="04130003">
      <w:start w:val="1"/>
      <w:numFmt w:val="bullet"/>
      <w:lvlText w:val="o"/>
      <w:lvlJc w:val="left"/>
      <w:pPr>
        <w:ind w:left="2880" w:hanging="360"/>
      </w:pPr>
      <w:rPr>
        <w:rFonts w:ascii="Courier New" w:hAnsi="Courier New" w:cs="Courier New" w:hint="default"/>
      </w:rPr>
    </w:lvl>
    <w:lvl w:ilvl="2" w:tplc="0413000B">
      <w:start w:val="1"/>
      <w:numFmt w:val="bullet"/>
      <w:lvlText w:val=""/>
      <w:lvlJc w:val="left"/>
      <w:pPr>
        <w:ind w:left="3600" w:hanging="360"/>
      </w:pPr>
      <w:rPr>
        <w:rFonts w:ascii="Wingdings" w:hAnsi="Wingdings" w:hint="default"/>
      </w:rPr>
    </w:lvl>
    <w:lvl w:ilvl="3" w:tplc="04130001" w:tentative="1">
      <w:start w:val="1"/>
      <w:numFmt w:val="bullet"/>
      <w:lvlText w:val=""/>
      <w:lvlJc w:val="left"/>
      <w:pPr>
        <w:ind w:left="4320" w:hanging="360"/>
      </w:pPr>
      <w:rPr>
        <w:rFonts w:ascii="Symbol" w:hAnsi="Symbol" w:hint="default"/>
      </w:rPr>
    </w:lvl>
    <w:lvl w:ilvl="4" w:tplc="04130003" w:tentative="1">
      <w:start w:val="1"/>
      <w:numFmt w:val="bullet"/>
      <w:lvlText w:val="o"/>
      <w:lvlJc w:val="left"/>
      <w:pPr>
        <w:ind w:left="5040" w:hanging="360"/>
      </w:pPr>
      <w:rPr>
        <w:rFonts w:ascii="Courier New" w:hAnsi="Courier New" w:cs="Courier New" w:hint="default"/>
      </w:rPr>
    </w:lvl>
    <w:lvl w:ilvl="5" w:tplc="04130005" w:tentative="1">
      <w:start w:val="1"/>
      <w:numFmt w:val="bullet"/>
      <w:lvlText w:val=""/>
      <w:lvlJc w:val="left"/>
      <w:pPr>
        <w:ind w:left="5760" w:hanging="360"/>
      </w:pPr>
      <w:rPr>
        <w:rFonts w:ascii="Wingdings" w:hAnsi="Wingdings" w:hint="default"/>
      </w:rPr>
    </w:lvl>
    <w:lvl w:ilvl="6" w:tplc="04130001" w:tentative="1">
      <w:start w:val="1"/>
      <w:numFmt w:val="bullet"/>
      <w:lvlText w:val=""/>
      <w:lvlJc w:val="left"/>
      <w:pPr>
        <w:ind w:left="6480" w:hanging="360"/>
      </w:pPr>
      <w:rPr>
        <w:rFonts w:ascii="Symbol" w:hAnsi="Symbol" w:hint="default"/>
      </w:rPr>
    </w:lvl>
    <w:lvl w:ilvl="7" w:tplc="04130003" w:tentative="1">
      <w:start w:val="1"/>
      <w:numFmt w:val="bullet"/>
      <w:lvlText w:val="o"/>
      <w:lvlJc w:val="left"/>
      <w:pPr>
        <w:ind w:left="7200" w:hanging="360"/>
      </w:pPr>
      <w:rPr>
        <w:rFonts w:ascii="Courier New" w:hAnsi="Courier New" w:cs="Courier New" w:hint="default"/>
      </w:rPr>
    </w:lvl>
    <w:lvl w:ilvl="8" w:tplc="04130005" w:tentative="1">
      <w:start w:val="1"/>
      <w:numFmt w:val="bullet"/>
      <w:lvlText w:val=""/>
      <w:lvlJc w:val="left"/>
      <w:pPr>
        <w:ind w:left="7920" w:hanging="360"/>
      </w:pPr>
      <w:rPr>
        <w:rFonts w:ascii="Wingdings" w:hAnsi="Wingdings" w:hint="default"/>
      </w:rPr>
    </w:lvl>
  </w:abstractNum>
  <w:abstractNum w:abstractNumId="106" w15:restartNumberingAfterBreak="0">
    <w:nsid w:val="694D723F"/>
    <w:multiLevelType w:val="hybridMultilevel"/>
    <w:tmpl w:val="511ACC94"/>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695F31E4"/>
    <w:multiLevelType w:val="hybridMultilevel"/>
    <w:tmpl w:val="F57C1620"/>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6C815C4F"/>
    <w:multiLevelType w:val="hybridMultilevel"/>
    <w:tmpl w:val="F876541A"/>
    <w:lvl w:ilvl="0" w:tplc="08130003">
      <w:start w:val="1"/>
      <w:numFmt w:val="bullet"/>
      <w:lvlText w:val="o"/>
      <w:lvlJc w:val="left"/>
      <w:pPr>
        <w:ind w:left="720" w:hanging="360"/>
      </w:pPr>
      <w:rPr>
        <w:rFonts w:ascii="Courier New"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9" w15:restartNumberingAfterBreak="0">
    <w:nsid w:val="6E101EC1"/>
    <w:multiLevelType w:val="hybridMultilevel"/>
    <w:tmpl w:val="28B2A33A"/>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6E505498"/>
    <w:multiLevelType w:val="hybridMultilevel"/>
    <w:tmpl w:val="F726F3AA"/>
    <w:lvl w:ilvl="0" w:tplc="B31EF67E">
      <w:start w:val="4"/>
      <w:numFmt w:val="bullet"/>
      <w:lvlText w:val="-"/>
      <w:lvlJc w:val="left"/>
      <w:pPr>
        <w:ind w:left="720" w:hanging="360"/>
      </w:pPr>
      <w:rPr>
        <w:rFonts w:ascii="Arial" w:eastAsia="Calibri"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11" w15:restartNumberingAfterBreak="0">
    <w:nsid w:val="6EA631E4"/>
    <w:multiLevelType w:val="hybridMultilevel"/>
    <w:tmpl w:val="8C529664"/>
    <w:lvl w:ilvl="0" w:tplc="F7CAC6AC">
      <w:start w:val="1"/>
      <w:numFmt w:val="bullet"/>
      <w:lvlText w:val="•"/>
      <w:lvlJc w:val="left"/>
      <w:pPr>
        <w:ind w:left="98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44C752E">
      <w:start w:val="1"/>
      <w:numFmt w:val="bullet"/>
      <w:lvlText w:val="o"/>
      <w:lvlJc w:val="left"/>
      <w:pPr>
        <w:ind w:left="1719"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F80EFA6A">
      <w:start w:val="1"/>
      <w:numFmt w:val="bullet"/>
      <w:lvlText w:val="▪"/>
      <w:lvlJc w:val="left"/>
      <w:pPr>
        <w:ind w:left="2439"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488698A2">
      <w:start w:val="1"/>
      <w:numFmt w:val="bullet"/>
      <w:lvlText w:val="•"/>
      <w:lvlJc w:val="left"/>
      <w:pPr>
        <w:ind w:left="315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7300AC0">
      <w:start w:val="1"/>
      <w:numFmt w:val="bullet"/>
      <w:lvlText w:val="o"/>
      <w:lvlJc w:val="left"/>
      <w:pPr>
        <w:ind w:left="3879"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0522D3A">
      <w:start w:val="1"/>
      <w:numFmt w:val="bullet"/>
      <w:lvlText w:val="▪"/>
      <w:lvlJc w:val="left"/>
      <w:pPr>
        <w:ind w:left="4599"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64FECCCA">
      <w:start w:val="1"/>
      <w:numFmt w:val="bullet"/>
      <w:lvlText w:val="•"/>
      <w:lvlJc w:val="left"/>
      <w:pPr>
        <w:ind w:left="531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9AC16B8">
      <w:start w:val="1"/>
      <w:numFmt w:val="bullet"/>
      <w:lvlText w:val="o"/>
      <w:lvlJc w:val="left"/>
      <w:pPr>
        <w:ind w:left="6039"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D4649E34">
      <w:start w:val="1"/>
      <w:numFmt w:val="bullet"/>
      <w:lvlText w:val="▪"/>
      <w:lvlJc w:val="left"/>
      <w:pPr>
        <w:ind w:left="6759"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112" w15:restartNumberingAfterBreak="0">
    <w:nsid w:val="6ECE2927"/>
    <w:multiLevelType w:val="hybridMultilevel"/>
    <w:tmpl w:val="FDC2A7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717737EC"/>
    <w:multiLevelType w:val="hybridMultilevel"/>
    <w:tmpl w:val="741E245E"/>
    <w:lvl w:ilvl="0" w:tplc="B45E09EA">
      <w:numFmt w:val="bullet"/>
      <w:lvlText w:val=""/>
      <w:lvlJc w:val="left"/>
      <w:pPr>
        <w:ind w:left="720" w:hanging="360"/>
      </w:pPr>
      <w:rPr>
        <w:rFonts w:ascii="Symbol" w:eastAsia="Times New Roman" w:hAnsi="Symbol" w:cs="Arial" w:hint="default"/>
        <w:color w:val="000000" w:themeColor="text1"/>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4" w15:restartNumberingAfterBreak="0">
    <w:nsid w:val="718E132C"/>
    <w:multiLevelType w:val="hybridMultilevel"/>
    <w:tmpl w:val="40E0200E"/>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73666F0B"/>
    <w:multiLevelType w:val="hybridMultilevel"/>
    <w:tmpl w:val="A790B76A"/>
    <w:lvl w:ilvl="0" w:tplc="08130001">
      <w:start w:val="1"/>
      <w:numFmt w:val="bullet"/>
      <w:lvlText w:val=""/>
      <w:lvlJc w:val="left"/>
      <w:pPr>
        <w:ind w:left="2061" w:hanging="360"/>
      </w:pPr>
      <w:rPr>
        <w:rFonts w:ascii="Symbol" w:hAnsi="Symbol" w:hint="default"/>
      </w:rPr>
    </w:lvl>
    <w:lvl w:ilvl="1" w:tplc="08130001">
      <w:start w:val="1"/>
      <w:numFmt w:val="bullet"/>
      <w:lvlText w:val=""/>
      <w:lvlJc w:val="left"/>
      <w:pPr>
        <w:ind w:left="2781" w:hanging="360"/>
      </w:pPr>
      <w:rPr>
        <w:rFonts w:ascii="Symbol" w:hAnsi="Symbol" w:hint="default"/>
      </w:rPr>
    </w:lvl>
    <w:lvl w:ilvl="2" w:tplc="08130005" w:tentative="1">
      <w:start w:val="1"/>
      <w:numFmt w:val="bullet"/>
      <w:lvlText w:val=""/>
      <w:lvlJc w:val="left"/>
      <w:pPr>
        <w:ind w:left="3501" w:hanging="360"/>
      </w:pPr>
      <w:rPr>
        <w:rFonts w:ascii="Wingdings" w:hAnsi="Wingdings" w:hint="default"/>
      </w:rPr>
    </w:lvl>
    <w:lvl w:ilvl="3" w:tplc="08130001" w:tentative="1">
      <w:start w:val="1"/>
      <w:numFmt w:val="bullet"/>
      <w:lvlText w:val=""/>
      <w:lvlJc w:val="left"/>
      <w:pPr>
        <w:ind w:left="4221" w:hanging="360"/>
      </w:pPr>
      <w:rPr>
        <w:rFonts w:ascii="Symbol" w:hAnsi="Symbol" w:hint="default"/>
      </w:rPr>
    </w:lvl>
    <w:lvl w:ilvl="4" w:tplc="08130003" w:tentative="1">
      <w:start w:val="1"/>
      <w:numFmt w:val="bullet"/>
      <w:lvlText w:val="o"/>
      <w:lvlJc w:val="left"/>
      <w:pPr>
        <w:ind w:left="4941" w:hanging="360"/>
      </w:pPr>
      <w:rPr>
        <w:rFonts w:ascii="Courier New" w:hAnsi="Courier New" w:cs="Courier New" w:hint="default"/>
      </w:rPr>
    </w:lvl>
    <w:lvl w:ilvl="5" w:tplc="08130005" w:tentative="1">
      <w:start w:val="1"/>
      <w:numFmt w:val="bullet"/>
      <w:lvlText w:val=""/>
      <w:lvlJc w:val="left"/>
      <w:pPr>
        <w:ind w:left="5661" w:hanging="360"/>
      </w:pPr>
      <w:rPr>
        <w:rFonts w:ascii="Wingdings" w:hAnsi="Wingdings" w:hint="default"/>
      </w:rPr>
    </w:lvl>
    <w:lvl w:ilvl="6" w:tplc="08130001" w:tentative="1">
      <w:start w:val="1"/>
      <w:numFmt w:val="bullet"/>
      <w:lvlText w:val=""/>
      <w:lvlJc w:val="left"/>
      <w:pPr>
        <w:ind w:left="6381" w:hanging="360"/>
      </w:pPr>
      <w:rPr>
        <w:rFonts w:ascii="Symbol" w:hAnsi="Symbol" w:hint="default"/>
      </w:rPr>
    </w:lvl>
    <w:lvl w:ilvl="7" w:tplc="08130003" w:tentative="1">
      <w:start w:val="1"/>
      <w:numFmt w:val="bullet"/>
      <w:lvlText w:val="o"/>
      <w:lvlJc w:val="left"/>
      <w:pPr>
        <w:ind w:left="7101" w:hanging="360"/>
      </w:pPr>
      <w:rPr>
        <w:rFonts w:ascii="Courier New" w:hAnsi="Courier New" w:cs="Courier New" w:hint="default"/>
      </w:rPr>
    </w:lvl>
    <w:lvl w:ilvl="8" w:tplc="08130005" w:tentative="1">
      <w:start w:val="1"/>
      <w:numFmt w:val="bullet"/>
      <w:lvlText w:val=""/>
      <w:lvlJc w:val="left"/>
      <w:pPr>
        <w:ind w:left="7821" w:hanging="360"/>
      </w:pPr>
      <w:rPr>
        <w:rFonts w:ascii="Wingdings" w:hAnsi="Wingdings" w:hint="default"/>
      </w:rPr>
    </w:lvl>
  </w:abstractNum>
  <w:abstractNum w:abstractNumId="116" w15:restartNumberingAfterBreak="0">
    <w:nsid w:val="75301493"/>
    <w:multiLevelType w:val="hybridMultilevel"/>
    <w:tmpl w:val="F516D35E"/>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75C6096A"/>
    <w:multiLevelType w:val="hybridMultilevel"/>
    <w:tmpl w:val="B2026C88"/>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76254B5C"/>
    <w:multiLevelType w:val="hybridMultilevel"/>
    <w:tmpl w:val="8354B028"/>
    <w:lvl w:ilvl="0" w:tplc="FFFFFFFF">
      <w:start w:val="1"/>
      <w:numFmt w:val="bullet"/>
      <w:lvlText w:val=""/>
      <w:lvlJc w:val="left"/>
      <w:pPr>
        <w:tabs>
          <w:tab w:val="num" w:pos="1260"/>
        </w:tabs>
        <w:ind w:left="1260" w:hanging="360"/>
      </w:pPr>
      <w:rPr>
        <w:rFonts w:ascii="Wingdings" w:hAnsi="Wingdings" w:hint="default"/>
      </w:rPr>
    </w:lvl>
    <w:lvl w:ilvl="1" w:tplc="04130003" w:tentative="1">
      <w:start w:val="1"/>
      <w:numFmt w:val="bullet"/>
      <w:lvlText w:val="o"/>
      <w:lvlJc w:val="left"/>
      <w:pPr>
        <w:tabs>
          <w:tab w:val="num" w:pos="1980"/>
        </w:tabs>
        <w:ind w:left="1980" w:hanging="360"/>
      </w:pPr>
      <w:rPr>
        <w:rFonts w:ascii="Courier New" w:hAnsi="Courier New" w:cs="Courier New" w:hint="default"/>
      </w:rPr>
    </w:lvl>
    <w:lvl w:ilvl="2" w:tplc="04130005">
      <w:start w:val="1"/>
      <w:numFmt w:val="bullet"/>
      <w:lvlText w:val=""/>
      <w:lvlJc w:val="left"/>
      <w:pPr>
        <w:tabs>
          <w:tab w:val="num" w:pos="2700"/>
        </w:tabs>
        <w:ind w:left="2700" w:hanging="360"/>
      </w:pPr>
      <w:rPr>
        <w:rFonts w:ascii="Wingdings" w:hAnsi="Wingdings" w:hint="default"/>
      </w:rPr>
    </w:lvl>
    <w:lvl w:ilvl="3" w:tplc="04130001" w:tentative="1">
      <w:start w:val="1"/>
      <w:numFmt w:val="bullet"/>
      <w:lvlText w:val=""/>
      <w:lvlJc w:val="left"/>
      <w:pPr>
        <w:tabs>
          <w:tab w:val="num" w:pos="3420"/>
        </w:tabs>
        <w:ind w:left="3420" w:hanging="360"/>
      </w:pPr>
      <w:rPr>
        <w:rFonts w:ascii="Symbol" w:hAnsi="Symbol" w:hint="default"/>
      </w:rPr>
    </w:lvl>
    <w:lvl w:ilvl="4" w:tplc="04130003" w:tentative="1">
      <w:start w:val="1"/>
      <w:numFmt w:val="bullet"/>
      <w:lvlText w:val="o"/>
      <w:lvlJc w:val="left"/>
      <w:pPr>
        <w:tabs>
          <w:tab w:val="num" w:pos="4140"/>
        </w:tabs>
        <w:ind w:left="4140" w:hanging="360"/>
      </w:pPr>
      <w:rPr>
        <w:rFonts w:ascii="Courier New" w:hAnsi="Courier New" w:cs="Courier New" w:hint="default"/>
      </w:rPr>
    </w:lvl>
    <w:lvl w:ilvl="5" w:tplc="04130005" w:tentative="1">
      <w:start w:val="1"/>
      <w:numFmt w:val="bullet"/>
      <w:lvlText w:val=""/>
      <w:lvlJc w:val="left"/>
      <w:pPr>
        <w:tabs>
          <w:tab w:val="num" w:pos="4860"/>
        </w:tabs>
        <w:ind w:left="4860" w:hanging="360"/>
      </w:pPr>
      <w:rPr>
        <w:rFonts w:ascii="Wingdings" w:hAnsi="Wingdings" w:hint="default"/>
      </w:rPr>
    </w:lvl>
    <w:lvl w:ilvl="6" w:tplc="04130001" w:tentative="1">
      <w:start w:val="1"/>
      <w:numFmt w:val="bullet"/>
      <w:lvlText w:val=""/>
      <w:lvlJc w:val="left"/>
      <w:pPr>
        <w:tabs>
          <w:tab w:val="num" w:pos="5580"/>
        </w:tabs>
        <w:ind w:left="5580" w:hanging="360"/>
      </w:pPr>
      <w:rPr>
        <w:rFonts w:ascii="Symbol" w:hAnsi="Symbol" w:hint="default"/>
      </w:rPr>
    </w:lvl>
    <w:lvl w:ilvl="7" w:tplc="04130003" w:tentative="1">
      <w:start w:val="1"/>
      <w:numFmt w:val="bullet"/>
      <w:lvlText w:val="o"/>
      <w:lvlJc w:val="left"/>
      <w:pPr>
        <w:tabs>
          <w:tab w:val="num" w:pos="6300"/>
        </w:tabs>
        <w:ind w:left="6300" w:hanging="360"/>
      </w:pPr>
      <w:rPr>
        <w:rFonts w:ascii="Courier New" w:hAnsi="Courier New" w:cs="Courier New" w:hint="default"/>
      </w:rPr>
    </w:lvl>
    <w:lvl w:ilvl="8" w:tplc="04130005" w:tentative="1">
      <w:start w:val="1"/>
      <w:numFmt w:val="bullet"/>
      <w:lvlText w:val=""/>
      <w:lvlJc w:val="left"/>
      <w:pPr>
        <w:tabs>
          <w:tab w:val="num" w:pos="7020"/>
        </w:tabs>
        <w:ind w:left="7020" w:hanging="360"/>
      </w:pPr>
      <w:rPr>
        <w:rFonts w:ascii="Wingdings" w:hAnsi="Wingdings" w:hint="default"/>
      </w:rPr>
    </w:lvl>
  </w:abstractNum>
  <w:abstractNum w:abstractNumId="119" w15:restartNumberingAfterBreak="0">
    <w:nsid w:val="762D6B8B"/>
    <w:multiLevelType w:val="hybridMultilevel"/>
    <w:tmpl w:val="13D64278"/>
    <w:lvl w:ilvl="0" w:tplc="0413000B">
      <w:start w:val="1"/>
      <w:numFmt w:val="bullet"/>
      <w:lvlText w:val=""/>
      <w:lvlJc w:val="left"/>
      <w:pPr>
        <w:tabs>
          <w:tab w:val="num" w:pos="1260"/>
        </w:tabs>
        <w:ind w:left="1260" w:hanging="360"/>
      </w:pPr>
      <w:rPr>
        <w:rFonts w:ascii="Wingdings" w:hAnsi="Wingdings" w:hint="default"/>
      </w:rPr>
    </w:lvl>
    <w:lvl w:ilvl="1" w:tplc="04130003" w:tentative="1">
      <w:start w:val="1"/>
      <w:numFmt w:val="bullet"/>
      <w:lvlText w:val="o"/>
      <w:lvlJc w:val="left"/>
      <w:pPr>
        <w:tabs>
          <w:tab w:val="num" w:pos="1980"/>
        </w:tabs>
        <w:ind w:left="1980" w:hanging="360"/>
      </w:pPr>
      <w:rPr>
        <w:rFonts w:ascii="Courier New" w:hAnsi="Courier New" w:cs="Courier New" w:hint="default"/>
      </w:rPr>
    </w:lvl>
    <w:lvl w:ilvl="2" w:tplc="04130005" w:tentative="1">
      <w:start w:val="1"/>
      <w:numFmt w:val="bullet"/>
      <w:lvlText w:val=""/>
      <w:lvlJc w:val="left"/>
      <w:pPr>
        <w:tabs>
          <w:tab w:val="num" w:pos="2700"/>
        </w:tabs>
        <w:ind w:left="2700" w:hanging="360"/>
      </w:pPr>
      <w:rPr>
        <w:rFonts w:ascii="Wingdings" w:hAnsi="Wingdings" w:hint="default"/>
      </w:rPr>
    </w:lvl>
    <w:lvl w:ilvl="3" w:tplc="04130001" w:tentative="1">
      <w:start w:val="1"/>
      <w:numFmt w:val="bullet"/>
      <w:lvlText w:val=""/>
      <w:lvlJc w:val="left"/>
      <w:pPr>
        <w:tabs>
          <w:tab w:val="num" w:pos="3420"/>
        </w:tabs>
        <w:ind w:left="3420" w:hanging="360"/>
      </w:pPr>
      <w:rPr>
        <w:rFonts w:ascii="Symbol" w:hAnsi="Symbol" w:hint="default"/>
      </w:rPr>
    </w:lvl>
    <w:lvl w:ilvl="4" w:tplc="04130003" w:tentative="1">
      <w:start w:val="1"/>
      <w:numFmt w:val="bullet"/>
      <w:lvlText w:val="o"/>
      <w:lvlJc w:val="left"/>
      <w:pPr>
        <w:tabs>
          <w:tab w:val="num" w:pos="4140"/>
        </w:tabs>
        <w:ind w:left="4140" w:hanging="360"/>
      </w:pPr>
      <w:rPr>
        <w:rFonts w:ascii="Courier New" w:hAnsi="Courier New" w:cs="Courier New" w:hint="default"/>
      </w:rPr>
    </w:lvl>
    <w:lvl w:ilvl="5" w:tplc="04130005" w:tentative="1">
      <w:start w:val="1"/>
      <w:numFmt w:val="bullet"/>
      <w:lvlText w:val=""/>
      <w:lvlJc w:val="left"/>
      <w:pPr>
        <w:tabs>
          <w:tab w:val="num" w:pos="4860"/>
        </w:tabs>
        <w:ind w:left="4860" w:hanging="360"/>
      </w:pPr>
      <w:rPr>
        <w:rFonts w:ascii="Wingdings" w:hAnsi="Wingdings" w:hint="default"/>
      </w:rPr>
    </w:lvl>
    <w:lvl w:ilvl="6" w:tplc="04130001" w:tentative="1">
      <w:start w:val="1"/>
      <w:numFmt w:val="bullet"/>
      <w:lvlText w:val=""/>
      <w:lvlJc w:val="left"/>
      <w:pPr>
        <w:tabs>
          <w:tab w:val="num" w:pos="5580"/>
        </w:tabs>
        <w:ind w:left="5580" w:hanging="360"/>
      </w:pPr>
      <w:rPr>
        <w:rFonts w:ascii="Symbol" w:hAnsi="Symbol" w:hint="default"/>
      </w:rPr>
    </w:lvl>
    <w:lvl w:ilvl="7" w:tplc="04130003" w:tentative="1">
      <w:start w:val="1"/>
      <w:numFmt w:val="bullet"/>
      <w:lvlText w:val="o"/>
      <w:lvlJc w:val="left"/>
      <w:pPr>
        <w:tabs>
          <w:tab w:val="num" w:pos="6300"/>
        </w:tabs>
        <w:ind w:left="6300" w:hanging="360"/>
      </w:pPr>
      <w:rPr>
        <w:rFonts w:ascii="Courier New" w:hAnsi="Courier New" w:cs="Courier New" w:hint="default"/>
      </w:rPr>
    </w:lvl>
    <w:lvl w:ilvl="8" w:tplc="04130005" w:tentative="1">
      <w:start w:val="1"/>
      <w:numFmt w:val="bullet"/>
      <w:lvlText w:val=""/>
      <w:lvlJc w:val="left"/>
      <w:pPr>
        <w:tabs>
          <w:tab w:val="num" w:pos="7020"/>
        </w:tabs>
        <w:ind w:left="7020" w:hanging="360"/>
      </w:pPr>
      <w:rPr>
        <w:rFonts w:ascii="Wingdings" w:hAnsi="Wingdings" w:hint="default"/>
      </w:rPr>
    </w:lvl>
  </w:abstractNum>
  <w:abstractNum w:abstractNumId="120" w15:restartNumberingAfterBreak="0">
    <w:nsid w:val="764F06DC"/>
    <w:multiLevelType w:val="hybridMultilevel"/>
    <w:tmpl w:val="D1066164"/>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771409B1"/>
    <w:multiLevelType w:val="hybridMultilevel"/>
    <w:tmpl w:val="E612FE92"/>
    <w:lvl w:ilvl="0" w:tplc="0413000B">
      <w:start w:val="1"/>
      <w:numFmt w:val="bullet"/>
      <w:lvlText w:val=""/>
      <w:lvlJc w:val="left"/>
      <w:pPr>
        <w:tabs>
          <w:tab w:val="num" w:pos="1080"/>
        </w:tabs>
        <w:ind w:left="1080" w:hanging="360"/>
      </w:pPr>
      <w:rPr>
        <w:rFonts w:ascii="Wingdings" w:hAnsi="Wingdings" w:hint="default"/>
      </w:rPr>
    </w:lvl>
    <w:lvl w:ilvl="1" w:tplc="0813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22" w15:restartNumberingAfterBreak="0">
    <w:nsid w:val="78AE72EF"/>
    <w:multiLevelType w:val="multilevel"/>
    <w:tmpl w:val="51ACB4D8"/>
    <w:lvl w:ilvl="0">
      <w:start w:val="1"/>
      <w:numFmt w:val="decimal"/>
      <w:pStyle w:val="VVKSOKop1"/>
      <w:lvlText w:val="%1"/>
      <w:lvlJc w:val="left"/>
      <w:pPr>
        <w:tabs>
          <w:tab w:val="num" w:pos="851"/>
        </w:tabs>
        <w:ind w:left="851" w:hanging="851"/>
      </w:pPr>
      <w:rPr>
        <w:rFonts w:hint="default"/>
        <w:color w:val="auto"/>
      </w:rPr>
    </w:lvl>
    <w:lvl w:ilvl="1">
      <w:start w:val="1"/>
      <w:numFmt w:val="decimal"/>
      <w:pStyle w:val="VVKSOKop2"/>
      <w:lvlText w:val="%1.%2"/>
      <w:lvlJc w:val="left"/>
      <w:pPr>
        <w:tabs>
          <w:tab w:val="num" w:pos="851"/>
        </w:tabs>
        <w:ind w:left="851" w:hanging="851"/>
      </w:pPr>
      <w:rPr>
        <w:rFonts w:hint="default"/>
      </w:rPr>
    </w:lvl>
    <w:lvl w:ilvl="2">
      <w:start w:val="1"/>
      <w:numFmt w:val="decimal"/>
      <w:pStyle w:val="VVKSOKop3"/>
      <w:lvlText w:val="%1.%2.%3"/>
      <w:lvlJc w:val="left"/>
      <w:pPr>
        <w:tabs>
          <w:tab w:val="num" w:pos="851"/>
        </w:tabs>
        <w:ind w:left="851" w:hanging="851"/>
      </w:pPr>
      <w:rPr>
        <w:rFonts w:hint="default"/>
        <w:color w:val="auto"/>
      </w:rPr>
    </w:lvl>
    <w:lvl w:ilvl="3">
      <w:start w:val="1"/>
      <w:numFmt w:val="decimal"/>
      <w:pStyle w:val="VVKSOKop4"/>
      <w:lvlText w:val="%1.%2.%3.%4"/>
      <w:lvlJc w:val="left"/>
      <w:pPr>
        <w:tabs>
          <w:tab w:val="num" w:pos="1080"/>
        </w:tabs>
        <w:ind w:left="851" w:hanging="851"/>
      </w:pPr>
      <w:rPr>
        <w:rFonts w:hint="default"/>
      </w:rPr>
    </w:lvl>
    <w:lvl w:ilvl="4">
      <w:start w:val="1"/>
      <w:numFmt w:val="decimal"/>
      <w:lvlRestart w:val="1"/>
      <w:pStyle w:val="VVKSOKop2ZonderTitel"/>
      <w:lvlText w:val="%1.%5"/>
      <w:lvlJc w:val="left"/>
      <w:pPr>
        <w:tabs>
          <w:tab w:val="num" w:pos="720"/>
        </w:tabs>
        <w:ind w:left="0" w:firstLine="0"/>
      </w:pPr>
      <w:rPr>
        <w:rFonts w:hint="default"/>
      </w:rPr>
    </w:lvl>
    <w:lvl w:ilvl="5">
      <w:start w:val="1"/>
      <w:numFmt w:val="decimal"/>
      <w:lvlRestart w:val="2"/>
      <w:pStyle w:val="VVKSOKop3ZonderTitel"/>
      <w:lvlText w:val="%1.%2.%6"/>
      <w:lvlJc w:val="left"/>
      <w:pPr>
        <w:tabs>
          <w:tab w:val="num" w:pos="720"/>
        </w:tabs>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3" w15:restartNumberingAfterBreak="0">
    <w:nsid w:val="78FB7C22"/>
    <w:multiLevelType w:val="hybridMultilevel"/>
    <w:tmpl w:val="FA60C8D0"/>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7AC51C92"/>
    <w:multiLevelType w:val="hybridMultilevel"/>
    <w:tmpl w:val="9B440AE2"/>
    <w:lvl w:ilvl="0" w:tplc="E8ACB8B0">
      <w:start w:val="1"/>
      <w:numFmt w:val="bullet"/>
      <w:lvlText w:val="-"/>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366818A">
      <w:start w:val="1"/>
      <w:numFmt w:val="bullet"/>
      <w:lvlText w:val="o"/>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3D603FA">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D848E92">
      <w:start w:val="1"/>
      <w:numFmt w:val="bullet"/>
      <w:lvlText w:val="•"/>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B226EFE">
      <w:start w:val="1"/>
      <w:numFmt w:val="bullet"/>
      <w:lvlText w:val="o"/>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95429E1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AD8C7E46">
      <w:start w:val="1"/>
      <w:numFmt w:val="bullet"/>
      <w:lvlText w:val="•"/>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BB22A860">
      <w:start w:val="1"/>
      <w:numFmt w:val="bullet"/>
      <w:lvlText w:val="o"/>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EF984330">
      <w:start w:val="1"/>
      <w:numFmt w:val="bullet"/>
      <w:lvlText w:val="▪"/>
      <w:lvlJc w:val="left"/>
      <w:pPr>
        <w:ind w:left="7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25" w15:restartNumberingAfterBreak="0">
    <w:nsid w:val="7AC8F31F"/>
    <w:multiLevelType w:val="hybridMultilevel"/>
    <w:tmpl w:val="6F90806E"/>
    <w:lvl w:ilvl="0" w:tplc="5A2E3222">
      <w:start w:val="1"/>
      <w:numFmt w:val="bullet"/>
      <w:lvlText w:val=""/>
      <w:lvlJc w:val="left"/>
      <w:pPr>
        <w:ind w:left="1068" w:hanging="360"/>
      </w:pPr>
      <w:rPr>
        <w:rFonts w:ascii="Wingdings" w:hAnsi="Wingdings" w:hint="default"/>
      </w:rPr>
    </w:lvl>
    <w:lvl w:ilvl="1" w:tplc="931E786A">
      <w:start w:val="1"/>
      <w:numFmt w:val="bullet"/>
      <w:lvlText w:val="o"/>
      <w:lvlJc w:val="left"/>
      <w:pPr>
        <w:ind w:left="1788" w:hanging="360"/>
      </w:pPr>
      <w:rPr>
        <w:rFonts w:ascii="Courier New" w:hAnsi="Courier New" w:hint="default"/>
      </w:rPr>
    </w:lvl>
    <w:lvl w:ilvl="2" w:tplc="20C21BB4">
      <w:start w:val="1"/>
      <w:numFmt w:val="bullet"/>
      <w:lvlText w:val=""/>
      <w:lvlJc w:val="left"/>
      <w:pPr>
        <w:ind w:left="2508" w:hanging="360"/>
      </w:pPr>
      <w:rPr>
        <w:rFonts w:ascii="Wingdings" w:hAnsi="Wingdings" w:hint="default"/>
      </w:rPr>
    </w:lvl>
    <w:lvl w:ilvl="3" w:tplc="158269DC">
      <w:start w:val="1"/>
      <w:numFmt w:val="bullet"/>
      <w:lvlText w:val=""/>
      <w:lvlJc w:val="left"/>
      <w:pPr>
        <w:ind w:left="3228" w:hanging="360"/>
      </w:pPr>
      <w:rPr>
        <w:rFonts w:ascii="Symbol" w:hAnsi="Symbol" w:hint="default"/>
      </w:rPr>
    </w:lvl>
    <w:lvl w:ilvl="4" w:tplc="7D50DC7E">
      <w:start w:val="1"/>
      <w:numFmt w:val="bullet"/>
      <w:lvlText w:val="o"/>
      <w:lvlJc w:val="left"/>
      <w:pPr>
        <w:ind w:left="3948" w:hanging="360"/>
      </w:pPr>
      <w:rPr>
        <w:rFonts w:ascii="Courier New" w:hAnsi="Courier New" w:hint="default"/>
      </w:rPr>
    </w:lvl>
    <w:lvl w:ilvl="5" w:tplc="6BAC2CB4">
      <w:start w:val="1"/>
      <w:numFmt w:val="bullet"/>
      <w:lvlText w:val=""/>
      <w:lvlJc w:val="left"/>
      <w:pPr>
        <w:ind w:left="4668" w:hanging="360"/>
      </w:pPr>
      <w:rPr>
        <w:rFonts w:ascii="Wingdings" w:hAnsi="Wingdings" w:hint="default"/>
      </w:rPr>
    </w:lvl>
    <w:lvl w:ilvl="6" w:tplc="757CA75A">
      <w:start w:val="1"/>
      <w:numFmt w:val="bullet"/>
      <w:lvlText w:val=""/>
      <w:lvlJc w:val="left"/>
      <w:pPr>
        <w:ind w:left="5388" w:hanging="360"/>
      </w:pPr>
      <w:rPr>
        <w:rFonts w:ascii="Symbol" w:hAnsi="Symbol" w:hint="default"/>
      </w:rPr>
    </w:lvl>
    <w:lvl w:ilvl="7" w:tplc="D382DA64">
      <w:start w:val="1"/>
      <w:numFmt w:val="bullet"/>
      <w:lvlText w:val="o"/>
      <w:lvlJc w:val="left"/>
      <w:pPr>
        <w:ind w:left="6108" w:hanging="360"/>
      </w:pPr>
      <w:rPr>
        <w:rFonts w:ascii="Courier New" w:hAnsi="Courier New" w:hint="default"/>
      </w:rPr>
    </w:lvl>
    <w:lvl w:ilvl="8" w:tplc="E9F4B79E">
      <w:start w:val="1"/>
      <w:numFmt w:val="bullet"/>
      <w:lvlText w:val=""/>
      <w:lvlJc w:val="left"/>
      <w:pPr>
        <w:ind w:left="6828" w:hanging="360"/>
      </w:pPr>
      <w:rPr>
        <w:rFonts w:ascii="Wingdings" w:hAnsi="Wingdings" w:hint="default"/>
      </w:rPr>
    </w:lvl>
  </w:abstractNum>
  <w:abstractNum w:abstractNumId="126" w15:restartNumberingAfterBreak="0">
    <w:nsid w:val="7C0E7F27"/>
    <w:multiLevelType w:val="hybridMultilevel"/>
    <w:tmpl w:val="BD2E3E9A"/>
    <w:lvl w:ilvl="0" w:tplc="0813000B">
      <w:start w:val="1"/>
      <w:numFmt w:val="bullet"/>
      <w:lvlText w:val=""/>
      <w:lvlJc w:val="left"/>
      <w:pPr>
        <w:ind w:left="1287" w:hanging="360"/>
      </w:pPr>
      <w:rPr>
        <w:rFonts w:ascii="Wingdings" w:hAnsi="Wingdings" w:hint="default"/>
      </w:rPr>
    </w:lvl>
    <w:lvl w:ilvl="1" w:tplc="08130003" w:tentative="1">
      <w:start w:val="1"/>
      <w:numFmt w:val="bullet"/>
      <w:lvlText w:val="o"/>
      <w:lvlJc w:val="left"/>
      <w:pPr>
        <w:ind w:left="2007" w:hanging="360"/>
      </w:pPr>
      <w:rPr>
        <w:rFonts w:ascii="Courier New" w:hAnsi="Courier New" w:cs="Courier New" w:hint="default"/>
      </w:rPr>
    </w:lvl>
    <w:lvl w:ilvl="2" w:tplc="08130005" w:tentative="1">
      <w:start w:val="1"/>
      <w:numFmt w:val="bullet"/>
      <w:lvlText w:val=""/>
      <w:lvlJc w:val="left"/>
      <w:pPr>
        <w:ind w:left="2727" w:hanging="360"/>
      </w:pPr>
      <w:rPr>
        <w:rFonts w:ascii="Wingdings" w:hAnsi="Wingdings" w:hint="default"/>
      </w:rPr>
    </w:lvl>
    <w:lvl w:ilvl="3" w:tplc="08130001" w:tentative="1">
      <w:start w:val="1"/>
      <w:numFmt w:val="bullet"/>
      <w:lvlText w:val=""/>
      <w:lvlJc w:val="left"/>
      <w:pPr>
        <w:ind w:left="3447" w:hanging="360"/>
      </w:pPr>
      <w:rPr>
        <w:rFonts w:ascii="Symbol" w:hAnsi="Symbol" w:hint="default"/>
      </w:rPr>
    </w:lvl>
    <w:lvl w:ilvl="4" w:tplc="08130003" w:tentative="1">
      <w:start w:val="1"/>
      <w:numFmt w:val="bullet"/>
      <w:lvlText w:val="o"/>
      <w:lvlJc w:val="left"/>
      <w:pPr>
        <w:ind w:left="4167" w:hanging="360"/>
      </w:pPr>
      <w:rPr>
        <w:rFonts w:ascii="Courier New" w:hAnsi="Courier New" w:cs="Courier New" w:hint="default"/>
      </w:rPr>
    </w:lvl>
    <w:lvl w:ilvl="5" w:tplc="08130005" w:tentative="1">
      <w:start w:val="1"/>
      <w:numFmt w:val="bullet"/>
      <w:lvlText w:val=""/>
      <w:lvlJc w:val="left"/>
      <w:pPr>
        <w:ind w:left="4887" w:hanging="360"/>
      </w:pPr>
      <w:rPr>
        <w:rFonts w:ascii="Wingdings" w:hAnsi="Wingdings" w:hint="default"/>
      </w:rPr>
    </w:lvl>
    <w:lvl w:ilvl="6" w:tplc="08130001" w:tentative="1">
      <w:start w:val="1"/>
      <w:numFmt w:val="bullet"/>
      <w:lvlText w:val=""/>
      <w:lvlJc w:val="left"/>
      <w:pPr>
        <w:ind w:left="5607" w:hanging="360"/>
      </w:pPr>
      <w:rPr>
        <w:rFonts w:ascii="Symbol" w:hAnsi="Symbol" w:hint="default"/>
      </w:rPr>
    </w:lvl>
    <w:lvl w:ilvl="7" w:tplc="08130003" w:tentative="1">
      <w:start w:val="1"/>
      <w:numFmt w:val="bullet"/>
      <w:lvlText w:val="o"/>
      <w:lvlJc w:val="left"/>
      <w:pPr>
        <w:ind w:left="6327" w:hanging="360"/>
      </w:pPr>
      <w:rPr>
        <w:rFonts w:ascii="Courier New" w:hAnsi="Courier New" w:cs="Courier New" w:hint="default"/>
      </w:rPr>
    </w:lvl>
    <w:lvl w:ilvl="8" w:tplc="08130005" w:tentative="1">
      <w:start w:val="1"/>
      <w:numFmt w:val="bullet"/>
      <w:lvlText w:val=""/>
      <w:lvlJc w:val="left"/>
      <w:pPr>
        <w:ind w:left="7047" w:hanging="360"/>
      </w:pPr>
      <w:rPr>
        <w:rFonts w:ascii="Wingdings" w:hAnsi="Wingdings" w:hint="default"/>
      </w:rPr>
    </w:lvl>
  </w:abstractNum>
  <w:abstractNum w:abstractNumId="127" w15:restartNumberingAfterBreak="0">
    <w:nsid w:val="7D14461B"/>
    <w:multiLevelType w:val="hybridMultilevel"/>
    <w:tmpl w:val="742E6E62"/>
    <w:lvl w:ilvl="0" w:tplc="41D6133E">
      <w:start w:val="1"/>
      <w:numFmt w:val="bullet"/>
      <w:lvlText w:val="-"/>
      <w:lvlJc w:val="left"/>
      <w:pPr>
        <w:ind w:left="1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9820A9C6">
      <w:start w:val="1"/>
      <w:numFmt w:val="bullet"/>
      <w:lvlText w:val="o"/>
      <w:lvlJc w:val="left"/>
      <w:pPr>
        <w:ind w:left="213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894240C0">
      <w:start w:val="1"/>
      <w:numFmt w:val="bullet"/>
      <w:lvlText w:val="▪"/>
      <w:lvlJc w:val="left"/>
      <w:pPr>
        <w:ind w:left="285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6DF8568E">
      <w:start w:val="1"/>
      <w:numFmt w:val="bullet"/>
      <w:lvlText w:val="•"/>
      <w:lvlJc w:val="left"/>
      <w:pPr>
        <w:ind w:left="357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2403240">
      <w:start w:val="1"/>
      <w:numFmt w:val="bullet"/>
      <w:lvlText w:val="o"/>
      <w:lvlJc w:val="left"/>
      <w:pPr>
        <w:ind w:left="429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17322E56">
      <w:start w:val="1"/>
      <w:numFmt w:val="bullet"/>
      <w:lvlText w:val="▪"/>
      <w:lvlJc w:val="left"/>
      <w:pPr>
        <w:ind w:left="501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E30E13C0">
      <w:start w:val="1"/>
      <w:numFmt w:val="bullet"/>
      <w:lvlText w:val="•"/>
      <w:lvlJc w:val="left"/>
      <w:pPr>
        <w:ind w:left="573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03FC1554">
      <w:start w:val="1"/>
      <w:numFmt w:val="bullet"/>
      <w:lvlText w:val="o"/>
      <w:lvlJc w:val="left"/>
      <w:pPr>
        <w:ind w:left="645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8AEEC8C">
      <w:start w:val="1"/>
      <w:numFmt w:val="bullet"/>
      <w:lvlText w:val="▪"/>
      <w:lvlJc w:val="left"/>
      <w:pPr>
        <w:ind w:left="717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28" w15:restartNumberingAfterBreak="0">
    <w:nsid w:val="7D2077EE"/>
    <w:multiLevelType w:val="hybridMultilevel"/>
    <w:tmpl w:val="550E5D88"/>
    <w:lvl w:ilvl="0" w:tplc="0413000B">
      <w:start w:val="1"/>
      <w:numFmt w:val="bullet"/>
      <w:lvlText w:val=""/>
      <w:lvlJc w:val="left"/>
      <w:pPr>
        <w:tabs>
          <w:tab w:val="num" w:pos="1260"/>
        </w:tabs>
        <w:ind w:left="1260" w:hanging="360"/>
      </w:pPr>
      <w:rPr>
        <w:rFonts w:ascii="Wingdings" w:hAnsi="Wingdings" w:hint="default"/>
      </w:rPr>
    </w:lvl>
    <w:lvl w:ilvl="1" w:tplc="04130003" w:tentative="1">
      <w:start w:val="1"/>
      <w:numFmt w:val="bullet"/>
      <w:lvlText w:val="o"/>
      <w:lvlJc w:val="left"/>
      <w:pPr>
        <w:tabs>
          <w:tab w:val="num" w:pos="1980"/>
        </w:tabs>
        <w:ind w:left="1980" w:hanging="360"/>
      </w:pPr>
      <w:rPr>
        <w:rFonts w:ascii="Courier New" w:hAnsi="Courier New" w:cs="Courier New" w:hint="default"/>
      </w:rPr>
    </w:lvl>
    <w:lvl w:ilvl="2" w:tplc="04130005" w:tentative="1">
      <w:start w:val="1"/>
      <w:numFmt w:val="bullet"/>
      <w:lvlText w:val=""/>
      <w:lvlJc w:val="left"/>
      <w:pPr>
        <w:tabs>
          <w:tab w:val="num" w:pos="2700"/>
        </w:tabs>
        <w:ind w:left="2700" w:hanging="360"/>
      </w:pPr>
      <w:rPr>
        <w:rFonts w:ascii="Wingdings" w:hAnsi="Wingdings" w:hint="default"/>
      </w:rPr>
    </w:lvl>
    <w:lvl w:ilvl="3" w:tplc="04130001" w:tentative="1">
      <w:start w:val="1"/>
      <w:numFmt w:val="bullet"/>
      <w:lvlText w:val=""/>
      <w:lvlJc w:val="left"/>
      <w:pPr>
        <w:tabs>
          <w:tab w:val="num" w:pos="3420"/>
        </w:tabs>
        <w:ind w:left="3420" w:hanging="360"/>
      </w:pPr>
      <w:rPr>
        <w:rFonts w:ascii="Symbol" w:hAnsi="Symbol" w:hint="default"/>
      </w:rPr>
    </w:lvl>
    <w:lvl w:ilvl="4" w:tplc="04130003" w:tentative="1">
      <w:start w:val="1"/>
      <w:numFmt w:val="bullet"/>
      <w:lvlText w:val="o"/>
      <w:lvlJc w:val="left"/>
      <w:pPr>
        <w:tabs>
          <w:tab w:val="num" w:pos="4140"/>
        </w:tabs>
        <w:ind w:left="4140" w:hanging="360"/>
      </w:pPr>
      <w:rPr>
        <w:rFonts w:ascii="Courier New" w:hAnsi="Courier New" w:cs="Courier New" w:hint="default"/>
      </w:rPr>
    </w:lvl>
    <w:lvl w:ilvl="5" w:tplc="04130005" w:tentative="1">
      <w:start w:val="1"/>
      <w:numFmt w:val="bullet"/>
      <w:lvlText w:val=""/>
      <w:lvlJc w:val="left"/>
      <w:pPr>
        <w:tabs>
          <w:tab w:val="num" w:pos="4860"/>
        </w:tabs>
        <w:ind w:left="4860" w:hanging="360"/>
      </w:pPr>
      <w:rPr>
        <w:rFonts w:ascii="Wingdings" w:hAnsi="Wingdings" w:hint="default"/>
      </w:rPr>
    </w:lvl>
    <w:lvl w:ilvl="6" w:tplc="04130001" w:tentative="1">
      <w:start w:val="1"/>
      <w:numFmt w:val="bullet"/>
      <w:lvlText w:val=""/>
      <w:lvlJc w:val="left"/>
      <w:pPr>
        <w:tabs>
          <w:tab w:val="num" w:pos="5580"/>
        </w:tabs>
        <w:ind w:left="5580" w:hanging="360"/>
      </w:pPr>
      <w:rPr>
        <w:rFonts w:ascii="Symbol" w:hAnsi="Symbol" w:hint="default"/>
      </w:rPr>
    </w:lvl>
    <w:lvl w:ilvl="7" w:tplc="04130003" w:tentative="1">
      <w:start w:val="1"/>
      <w:numFmt w:val="bullet"/>
      <w:lvlText w:val="o"/>
      <w:lvlJc w:val="left"/>
      <w:pPr>
        <w:tabs>
          <w:tab w:val="num" w:pos="6300"/>
        </w:tabs>
        <w:ind w:left="6300" w:hanging="360"/>
      </w:pPr>
      <w:rPr>
        <w:rFonts w:ascii="Courier New" w:hAnsi="Courier New" w:cs="Courier New" w:hint="default"/>
      </w:rPr>
    </w:lvl>
    <w:lvl w:ilvl="8" w:tplc="04130005" w:tentative="1">
      <w:start w:val="1"/>
      <w:numFmt w:val="bullet"/>
      <w:lvlText w:val=""/>
      <w:lvlJc w:val="left"/>
      <w:pPr>
        <w:tabs>
          <w:tab w:val="num" w:pos="7020"/>
        </w:tabs>
        <w:ind w:left="7020" w:hanging="360"/>
      </w:pPr>
      <w:rPr>
        <w:rFonts w:ascii="Wingdings" w:hAnsi="Wingdings" w:hint="default"/>
      </w:rPr>
    </w:lvl>
  </w:abstractNum>
  <w:abstractNum w:abstractNumId="129" w15:restartNumberingAfterBreak="0">
    <w:nsid w:val="7D903E6F"/>
    <w:multiLevelType w:val="hybridMultilevel"/>
    <w:tmpl w:val="BEBE05EC"/>
    <w:lvl w:ilvl="0" w:tplc="08130003">
      <w:start w:val="1"/>
      <w:numFmt w:val="bullet"/>
      <w:lvlText w:val="o"/>
      <w:lvlJc w:val="left"/>
      <w:pPr>
        <w:ind w:left="1080" w:hanging="360"/>
      </w:pPr>
      <w:rPr>
        <w:rFonts w:ascii="Courier New" w:hAnsi="Courier New" w:cs="Courier New" w:hint="default"/>
      </w:rPr>
    </w:lvl>
    <w:lvl w:ilvl="1" w:tplc="08130003">
      <w:start w:val="1"/>
      <w:numFmt w:val="bullet"/>
      <w:lvlText w:val="o"/>
      <w:lvlJc w:val="left"/>
      <w:pPr>
        <w:ind w:left="1800" w:hanging="360"/>
      </w:pPr>
      <w:rPr>
        <w:rFonts w:ascii="Courier New" w:hAnsi="Courier New" w:cs="Courier New" w:hint="default"/>
      </w:rPr>
    </w:lvl>
    <w:lvl w:ilvl="2" w:tplc="08130005">
      <w:start w:val="1"/>
      <w:numFmt w:val="bullet"/>
      <w:lvlText w:val=""/>
      <w:lvlJc w:val="left"/>
      <w:pPr>
        <w:ind w:left="2520" w:hanging="360"/>
      </w:pPr>
      <w:rPr>
        <w:rFonts w:ascii="Wingdings" w:hAnsi="Wingdings" w:hint="default"/>
      </w:rPr>
    </w:lvl>
    <w:lvl w:ilvl="3" w:tplc="08130001">
      <w:start w:val="1"/>
      <w:numFmt w:val="bullet"/>
      <w:lvlText w:val=""/>
      <w:lvlJc w:val="left"/>
      <w:pPr>
        <w:ind w:left="3240" w:hanging="360"/>
      </w:pPr>
      <w:rPr>
        <w:rFonts w:ascii="Symbol" w:hAnsi="Symbol" w:hint="default"/>
      </w:rPr>
    </w:lvl>
    <w:lvl w:ilvl="4" w:tplc="08130003">
      <w:start w:val="1"/>
      <w:numFmt w:val="bullet"/>
      <w:lvlText w:val="o"/>
      <w:lvlJc w:val="left"/>
      <w:pPr>
        <w:ind w:left="3960" w:hanging="360"/>
      </w:pPr>
      <w:rPr>
        <w:rFonts w:ascii="Courier New" w:hAnsi="Courier New" w:cs="Courier New" w:hint="default"/>
      </w:rPr>
    </w:lvl>
    <w:lvl w:ilvl="5" w:tplc="08130005">
      <w:start w:val="1"/>
      <w:numFmt w:val="bullet"/>
      <w:lvlText w:val=""/>
      <w:lvlJc w:val="left"/>
      <w:pPr>
        <w:ind w:left="4680" w:hanging="360"/>
      </w:pPr>
      <w:rPr>
        <w:rFonts w:ascii="Wingdings" w:hAnsi="Wingdings" w:hint="default"/>
      </w:rPr>
    </w:lvl>
    <w:lvl w:ilvl="6" w:tplc="08130001">
      <w:start w:val="1"/>
      <w:numFmt w:val="bullet"/>
      <w:lvlText w:val=""/>
      <w:lvlJc w:val="left"/>
      <w:pPr>
        <w:ind w:left="5400" w:hanging="360"/>
      </w:pPr>
      <w:rPr>
        <w:rFonts w:ascii="Symbol" w:hAnsi="Symbol" w:hint="default"/>
      </w:rPr>
    </w:lvl>
    <w:lvl w:ilvl="7" w:tplc="08130003">
      <w:start w:val="1"/>
      <w:numFmt w:val="bullet"/>
      <w:lvlText w:val="o"/>
      <w:lvlJc w:val="left"/>
      <w:pPr>
        <w:ind w:left="6120" w:hanging="360"/>
      </w:pPr>
      <w:rPr>
        <w:rFonts w:ascii="Courier New" w:hAnsi="Courier New" w:cs="Courier New" w:hint="default"/>
      </w:rPr>
    </w:lvl>
    <w:lvl w:ilvl="8" w:tplc="08130005">
      <w:start w:val="1"/>
      <w:numFmt w:val="bullet"/>
      <w:lvlText w:val=""/>
      <w:lvlJc w:val="left"/>
      <w:pPr>
        <w:ind w:left="6840" w:hanging="360"/>
      </w:pPr>
      <w:rPr>
        <w:rFonts w:ascii="Wingdings" w:hAnsi="Wingdings" w:hint="default"/>
      </w:rPr>
    </w:lvl>
  </w:abstractNum>
  <w:abstractNum w:abstractNumId="130" w15:restartNumberingAfterBreak="0">
    <w:nsid w:val="7DC66BA5"/>
    <w:multiLevelType w:val="hybridMultilevel"/>
    <w:tmpl w:val="B854E422"/>
    <w:lvl w:ilvl="0" w:tplc="72E2C7F8">
      <w:start w:val="1"/>
      <w:numFmt w:val="bullet"/>
      <w:lvlText w:val="•"/>
      <w:lvlJc w:val="left"/>
      <w:pPr>
        <w:ind w:left="98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4A029A0">
      <w:start w:val="1"/>
      <w:numFmt w:val="bullet"/>
      <w:lvlText w:val="o"/>
      <w:lvlJc w:val="left"/>
      <w:pPr>
        <w:ind w:left="1719"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2" w:tplc="49EAE4E4">
      <w:start w:val="1"/>
      <w:numFmt w:val="bullet"/>
      <w:lvlText w:val="▪"/>
      <w:lvlJc w:val="left"/>
      <w:pPr>
        <w:ind w:left="2439"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3" w:tplc="9072C764">
      <w:start w:val="1"/>
      <w:numFmt w:val="bullet"/>
      <w:lvlText w:val="•"/>
      <w:lvlJc w:val="left"/>
      <w:pPr>
        <w:ind w:left="311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tplc="E27430DC">
      <w:start w:val="1"/>
      <w:numFmt w:val="bullet"/>
      <w:lvlText w:val="o"/>
      <w:lvlJc w:val="left"/>
      <w:pPr>
        <w:ind w:left="383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tplc="EE1C6C9C">
      <w:start w:val="1"/>
      <w:numFmt w:val="bullet"/>
      <w:lvlText w:val="▪"/>
      <w:lvlJc w:val="left"/>
      <w:pPr>
        <w:ind w:left="455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tplc="1E2E1E30">
      <w:start w:val="1"/>
      <w:numFmt w:val="bullet"/>
      <w:lvlText w:val="•"/>
      <w:lvlJc w:val="left"/>
      <w:pPr>
        <w:ind w:left="527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tplc="58AE7A72">
      <w:start w:val="1"/>
      <w:numFmt w:val="bullet"/>
      <w:lvlText w:val="o"/>
      <w:lvlJc w:val="left"/>
      <w:pPr>
        <w:ind w:left="599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tplc="01E27338">
      <w:start w:val="1"/>
      <w:numFmt w:val="bullet"/>
      <w:lvlText w:val="▪"/>
      <w:lvlJc w:val="left"/>
      <w:pPr>
        <w:ind w:left="6713"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abstractNum w:abstractNumId="131" w15:restartNumberingAfterBreak="0">
    <w:nsid w:val="7E781C5B"/>
    <w:multiLevelType w:val="hybridMultilevel"/>
    <w:tmpl w:val="EBCA386C"/>
    <w:lvl w:ilvl="0" w:tplc="08130001">
      <w:start w:val="1"/>
      <w:numFmt w:val="bullet"/>
      <w:lvlText w:val=""/>
      <w:lvlJc w:val="left"/>
      <w:pPr>
        <w:ind w:left="1854" w:hanging="360"/>
      </w:pPr>
      <w:rPr>
        <w:rFonts w:ascii="Symbol" w:hAnsi="Symbol" w:hint="default"/>
      </w:rPr>
    </w:lvl>
    <w:lvl w:ilvl="1" w:tplc="08130003">
      <w:start w:val="1"/>
      <w:numFmt w:val="bullet"/>
      <w:lvlText w:val="o"/>
      <w:lvlJc w:val="left"/>
      <w:pPr>
        <w:ind w:left="2574" w:hanging="360"/>
      </w:pPr>
      <w:rPr>
        <w:rFonts w:ascii="Courier New" w:hAnsi="Courier New" w:cs="Courier New" w:hint="default"/>
      </w:rPr>
    </w:lvl>
    <w:lvl w:ilvl="2" w:tplc="08130005" w:tentative="1">
      <w:start w:val="1"/>
      <w:numFmt w:val="bullet"/>
      <w:lvlText w:val=""/>
      <w:lvlJc w:val="left"/>
      <w:pPr>
        <w:ind w:left="3294" w:hanging="360"/>
      </w:pPr>
      <w:rPr>
        <w:rFonts w:ascii="Wingdings" w:hAnsi="Wingdings" w:hint="default"/>
      </w:rPr>
    </w:lvl>
    <w:lvl w:ilvl="3" w:tplc="08130001" w:tentative="1">
      <w:start w:val="1"/>
      <w:numFmt w:val="bullet"/>
      <w:lvlText w:val=""/>
      <w:lvlJc w:val="left"/>
      <w:pPr>
        <w:ind w:left="4014" w:hanging="360"/>
      </w:pPr>
      <w:rPr>
        <w:rFonts w:ascii="Symbol" w:hAnsi="Symbol" w:hint="default"/>
      </w:rPr>
    </w:lvl>
    <w:lvl w:ilvl="4" w:tplc="08130003" w:tentative="1">
      <w:start w:val="1"/>
      <w:numFmt w:val="bullet"/>
      <w:lvlText w:val="o"/>
      <w:lvlJc w:val="left"/>
      <w:pPr>
        <w:ind w:left="4734" w:hanging="360"/>
      </w:pPr>
      <w:rPr>
        <w:rFonts w:ascii="Courier New" w:hAnsi="Courier New" w:cs="Courier New" w:hint="default"/>
      </w:rPr>
    </w:lvl>
    <w:lvl w:ilvl="5" w:tplc="08130005" w:tentative="1">
      <w:start w:val="1"/>
      <w:numFmt w:val="bullet"/>
      <w:lvlText w:val=""/>
      <w:lvlJc w:val="left"/>
      <w:pPr>
        <w:ind w:left="5454" w:hanging="360"/>
      </w:pPr>
      <w:rPr>
        <w:rFonts w:ascii="Wingdings" w:hAnsi="Wingdings" w:hint="default"/>
      </w:rPr>
    </w:lvl>
    <w:lvl w:ilvl="6" w:tplc="08130001" w:tentative="1">
      <w:start w:val="1"/>
      <w:numFmt w:val="bullet"/>
      <w:lvlText w:val=""/>
      <w:lvlJc w:val="left"/>
      <w:pPr>
        <w:ind w:left="6174" w:hanging="360"/>
      </w:pPr>
      <w:rPr>
        <w:rFonts w:ascii="Symbol" w:hAnsi="Symbol" w:hint="default"/>
      </w:rPr>
    </w:lvl>
    <w:lvl w:ilvl="7" w:tplc="08130003" w:tentative="1">
      <w:start w:val="1"/>
      <w:numFmt w:val="bullet"/>
      <w:lvlText w:val="o"/>
      <w:lvlJc w:val="left"/>
      <w:pPr>
        <w:ind w:left="6894" w:hanging="360"/>
      </w:pPr>
      <w:rPr>
        <w:rFonts w:ascii="Courier New" w:hAnsi="Courier New" w:cs="Courier New" w:hint="default"/>
      </w:rPr>
    </w:lvl>
    <w:lvl w:ilvl="8" w:tplc="08130005" w:tentative="1">
      <w:start w:val="1"/>
      <w:numFmt w:val="bullet"/>
      <w:lvlText w:val=""/>
      <w:lvlJc w:val="left"/>
      <w:pPr>
        <w:ind w:left="7614" w:hanging="360"/>
      </w:pPr>
      <w:rPr>
        <w:rFonts w:ascii="Wingdings" w:hAnsi="Wingdings" w:hint="default"/>
      </w:rPr>
    </w:lvl>
  </w:abstractNum>
  <w:abstractNum w:abstractNumId="132" w15:restartNumberingAfterBreak="0">
    <w:nsid w:val="7F3865FB"/>
    <w:multiLevelType w:val="hybridMultilevel"/>
    <w:tmpl w:val="10E8EA02"/>
    <w:lvl w:ilvl="0" w:tplc="0413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num w:numId="1" w16cid:durableId="1220626963">
    <w:abstractNumId w:val="75"/>
  </w:num>
  <w:num w:numId="2" w16cid:durableId="1752653932">
    <w:abstractNumId w:val="59"/>
  </w:num>
  <w:num w:numId="3" w16cid:durableId="1885022556">
    <w:abstractNumId w:val="79"/>
  </w:num>
  <w:num w:numId="4" w16cid:durableId="1337996429">
    <w:abstractNumId w:val="57"/>
  </w:num>
  <w:num w:numId="5" w16cid:durableId="1652561348">
    <w:abstractNumId w:val="102"/>
  </w:num>
  <w:num w:numId="6" w16cid:durableId="1023746558">
    <w:abstractNumId w:val="116"/>
  </w:num>
  <w:num w:numId="7" w16cid:durableId="508643539">
    <w:abstractNumId w:val="109"/>
  </w:num>
  <w:num w:numId="8" w16cid:durableId="1176534808">
    <w:abstractNumId w:val="27"/>
  </w:num>
  <w:num w:numId="9" w16cid:durableId="562957038">
    <w:abstractNumId w:val="33"/>
  </w:num>
  <w:num w:numId="10" w16cid:durableId="1400134923">
    <w:abstractNumId w:val="117"/>
  </w:num>
  <w:num w:numId="11" w16cid:durableId="1995255170">
    <w:abstractNumId w:val="28"/>
  </w:num>
  <w:num w:numId="12" w16cid:durableId="1292780717">
    <w:abstractNumId w:val="107"/>
  </w:num>
  <w:num w:numId="13" w16cid:durableId="1153136470">
    <w:abstractNumId w:val="103"/>
  </w:num>
  <w:num w:numId="14" w16cid:durableId="1391997224">
    <w:abstractNumId w:val="106"/>
  </w:num>
  <w:num w:numId="15" w16cid:durableId="439884316">
    <w:abstractNumId w:val="14"/>
  </w:num>
  <w:num w:numId="16" w16cid:durableId="1795322917">
    <w:abstractNumId w:val="17"/>
  </w:num>
  <w:num w:numId="17" w16cid:durableId="418605450">
    <w:abstractNumId w:val="21"/>
  </w:num>
  <w:num w:numId="18" w16cid:durableId="1059132281">
    <w:abstractNumId w:val="132"/>
  </w:num>
  <w:num w:numId="19" w16cid:durableId="238447350">
    <w:abstractNumId w:val="119"/>
  </w:num>
  <w:num w:numId="20" w16cid:durableId="1272475938">
    <w:abstractNumId w:val="13"/>
  </w:num>
  <w:num w:numId="21" w16cid:durableId="1484928943">
    <w:abstractNumId w:val="16"/>
  </w:num>
  <w:num w:numId="22" w16cid:durableId="451678206">
    <w:abstractNumId w:val="104"/>
  </w:num>
  <w:num w:numId="23" w16cid:durableId="1344091455">
    <w:abstractNumId w:val="43"/>
  </w:num>
  <w:num w:numId="24" w16cid:durableId="1357729500">
    <w:abstractNumId w:val="72"/>
  </w:num>
  <w:num w:numId="25" w16cid:durableId="436096016">
    <w:abstractNumId w:val="118"/>
  </w:num>
  <w:num w:numId="26" w16cid:durableId="1661303124">
    <w:abstractNumId w:val="101"/>
  </w:num>
  <w:num w:numId="27" w16cid:durableId="410011018">
    <w:abstractNumId w:val="45"/>
  </w:num>
  <w:num w:numId="28" w16cid:durableId="2124684318">
    <w:abstractNumId w:val="128"/>
  </w:num>
  <w:num w:numId="29" w16cid:durableId="1520125090">
    <w:abstractNumId w:val="114"/>
  </w:num>
  <w:num w:numId="30" w16cid:durableId="894588505">
    <w:abstractNumId w:val="65"/>
  </w:num>
  <w:num w:numId="31" w16cid:durableId="1266159723">
    <w:abstractNumId w:val="87"/>
  </w:num>
  <w:num w:numId="32" w16cid:durableId="1789003274">
    <w:abstractNumId w:val="26"/>
  </w:num>
  <w:num w:numId="33" w16cid:durableId="524296825">
    <w:abstractNumId w:val="68"/>
  </w:num>
  <w:num w:numId="34" w16cid:durableId="1433818737">
    <w:abstractNumId w:val="77"/>
  </w:num>
  <w:num w:numId="35" w16cid:durableId="1990860098">
    <w:abstractNumId w:val="105"/>
  </w:num>
  <w:num w:numId="36" w16cid:durableId="1411275143">
    <w:abstractNumId w:val="94"/>
  </w:num>
  <w:num w:numId="37" w16cid:durableId="523908785">
    <w:abstractNumId w:val="58"/>
  </w:num>
  <w:num w:numId="38" w16cid:durableId="1965765970">
    <w:abstractNumId w:val="4"/>
  </w:num>
  <w:num w:numId="39" w16cid:durableId="1862081807">
    <w:abstractNumId w:val="120"/>
  </w:num>
  <w:num w:numId="40" w16cid:durableId="1154681901">
    <w:abstractNumId w:val="7"/>
  </w:num>
  <w:num w:numId="41" w16cid:durableId="328675068">
    <w:abstractNumId w:val="56"/>
  </w:num>
  <w:num w:numId="42" w16cid:durableId="2003043187">
    <w:abstractNumId w:val="1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3009969">
    <w:abstractNumId w:val="15"/>
  </w:num>
  <w:num w:numId="44" w16cid:durableId="118377984">
    <w:abstractNumId w:val="8"/>
  </w:num>
  <w:num w:numId="45" w16cid:durableId="1721199772">
    <w:abstractNumId w:val="19"/>
  </w:num>
  <w:num w:numId="46" w16cid:durableId="692223128">
    <w:abstractNumId w:val="32"/>
  </w:num>
  <w:num w:numId="47" w16cid:durableId="34038486">
    <w:abstractNumId w:val="18"/>
  </w:num>
  <w:num w:numId="48" w16cid:durableId="1154029169">
    <w:abstractNumId w:val="44"/>
  </w:num>
  <w:num w:numId="49" w16cid:durableId="155919299">
    <w:abstractNumId w:val="126"/>
  </w:num>
  <w:num w:numId="50" w16cid:durableId="259415139">
    <w:abstractNumId w:val="121"/>
  </w:num>
  <w:num w:numId="51" w16cid:durableId="229274507">
    <w:abstractNumId w:val="92"/>
  </w:num>
  <w:num w:numId="52" w16cid:durableId="1586649825">
    <w:abstractNumId w:val="11"/>
  </w:num>
  <w:num w:numId="53" w16cid:durableId="1636251946">
    <w:abstractNumId w:val="76"/>
  </w:num>
  <w:num w:numId="54" w16cid:durableId="832180875">
    <w:abstractNumId w:val="46"/>
  </w:num>
  <w:num w:numId="55" w16cid:durableId="1295065103">
    <w:abstractNumId w:val="96"/>
  </w:num>
  <w:num w:numId="56" w16cid:durableId="1541626298">
    <w:abstractNumId w:val="122"/>
  </w:num>
  <w:num w:numId="57" w16cid:durableId="896168935">
    <w:abstractNumId w:val="123"/>
  </w:num>
  <w:num w:numId="58" w16cid:durableId="1645574731">
    <w:abstractNumId w:val="60"/>
  </w:num>
  <w:num w:numId="59" w16cid:durableId="736324691">
    <w:abstractNumId w:val="67"/>
  </w:num>
  <w:num w:numId="60" w16cid:durableId="1904749722">
    <w:abstractNumId w:val="22"/>
  </w:num>
  <w:num w:numId="61" w16cid:durableId="1677347922">
    <w:abstractNumId w:val="66"/>
  </w:num>
  <w:num w:numId="62" w16cid:durableId="1898860871">
    <w:abstractNumId w:val="88"/>
  </w:num>
  <w:num w:numId="63" w16cid:durableId="288168743">
    <w:abstractNumId w:val="31"/>
  </w:num>
  <w:num w:numId="64" w16cid:durableId="1821655685">
    <w:abstractNumId w:val="50"/>
  </w:num>
  <w:num w:numId="65" w16cid:durableId="1661732422">
    <w:abstractNumId w:val="73"/>
  </w:num>
  <w:num w:numId="66" w16cid:durableId="2127262632">
    <w:abstractNumId w:val="25"/>
  </w:num>
  <w:num w:numId="67" w16cid:durableId="1980723648">
    <w:abstractNumId w:val="10"/>
  </w:num>
  <w:num w:numId="68" w16cid:durableId="242107720">
    <w:abstractNumId w:val="23"/>
  </w:num>
  <w:num w:numId="69" w16cid:durableId="194126044">
    <w:abstractNumId w:val="36"/>
  </w:num>
  <w:num w:numId="70" w16cid:durableId="1172181147">
    <w:abstractNumId w:val="6"/>
  </w:num>
  <w:num w:numId="71" w16cid:durableId="1540969933">
    <w:abstractNumId w:val="115"/>
  </w:num>
  <w:num w:numId="72" w16cid:durableId="1662000272">
    <w:abstractNumId w:val="38"/>
  </w:num>
  <w:num w:numId="73" w16cid:durableId="30960612">
    <w:abstractNumId w:val="9"/>
  </w:num>
  <w:num w:numId="74" w16cid:durableId="1059597932">
    <w:abstractNumId w:val="63"/>
  </w:num>
  <w:num w:numId="75" w16cid:durableId="571697131">
    <w:abstractNumId w:val="69"/>
  </w:num>
  <w:num w:numId="76" w16cid:durableId="1442846734">
    <w:abstractNumId w:val="2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04896919">
    <w:abstractNumId w:val="84"/>
  </w:num>
  <w:num w:numId="78" w16cid:durableId="1693991027">
    <w:abstractNumId w:val="41"/>
  </w:num>
  <w:num w:numId="79" w16cid:durableId="532160349">
    <w:abstractNumId w:val="42"/>
  </w:num>
  <w:num w:numId="80" w16cid:durableId="1739205105">
    <w:abstractNumId w:val="0"/>
  </w:num>
  <w:num w:numId="81" w16cid:durableId="886340017">
    <w:abstractNumId w:val="113"/>
  </w:num>
  <w:num w:numId="82" w16cid:durableId="1529371206">
    <w:abstractNumId w:val="81"/>
  </w:num>
  <w:num w:numId="83" w16cid:durableId="1697778558">
    <w:abstractNumId w:val="131"/>
  </w:num>
  <w:num w:numId="84" w16cid:durableId="1403337503">
    <w:abstractNumId w:val="49"/>
  </w:num>
  <w:num w:numId="85" w16cid:durableId="2139637427">
    <w:abstractNumId w:val="39"/>
  </w:num>
  <w:num w:numId="86" w16cid:durableId="416442096">
    <w:abstractNumId w:val="61"/>
  </w:num>
  <w:num w:numId="87" w16cid:durableId="220992399">
    <w:abstractNumId w:val="93"/>
  </w:num>
  <w:num w:numId="88" w16cid:durableId="328754641">
    <w:abstractNumId w:val="24"/>
  </w:num>
  <w:num w:numId="89" w16cid:durableId="1905602133">
    <w:abstractNumId w:val="112"/>
  </w:num>
  <w:num w:numId="90" w16cid:durableId="1130979135">
    <w:abstractNumId w:val="48"/>
  </w:num>
  <w:num w:numId="91" w16cid:durableId="1980263249">
    <w:abstractNumId w:val="34"/>
  </w:num>
  <w:num w:numId="92" w16cid:durableId="1189223553">
    <w:abstractNumId w:val="110"/>
  </w:num>
  <w:num w:numId="93" w16cid:durableId="215094327">
    <w:abstractNumId w:val="86"/>
  </w:num>
  <w:num w:numId="94" w16cid:durableId="1924562751">
    <w:abstractNumId w:val="29"/>
  </w:num>
  <w:num w:numId="95" w16cid:durableId="2132044691">
    <w:abstractNumId w:val="2"/>
  </w:num>
  <w:num w:numId="96" w16cid:durableId="577786817">
    <w:abstractNumId w:val="95"/>
  </w:num>
  <w:num w:numId="97" w16cid:durableId="1694377266">
    <w:abstractNumId w:val="51"/>
  </w:num>
  <w:num w:numId="98" w16cid:durableId="779760952">
    <w:abstractNumId w:val="52"/>
  </w:num>
  <w:num w:numId="99" w16cid:durableId="686250565">
    <w:abstractNumId w:val="64"/>
  </w:num>
  <w:num w:numId="100" w16cid:durableId="111438597">
    <w:abstractNumId w:val="12"/>
  </w:num>
  <w:num w:numId="101" w16cid:durableId="345910282">
    <w:abstractNumId w:val="100"/>
  </w:num>
  <w:num w:numId="102" w16cid:durableId="283387820">
    <w:abstractNumId w:val="97"/>
  </w:num>
  <w:num w:numId="103" w16cid:durableId="156918922">
    <w:abstractNumId w:val="3"/>
  </w:num>
  <w:num w:numId="104" w16cid:durableId="299190729">
    <w:abstractNumId w:val="125"/>
  </w:num>
  <w:num w:numId="105" w16cid:durableId="244530956">
    <w:abstractNumId w:val="40"/>
  </w:num>
  <w:num w:numId="106" w16cid:durableId="668025624">
    <w:abstractNumId w:val="53"/>
  </w:num>
  <w:num w:numId="107" w16cid:durableId="1823086026">
    <w:abstractNumId w:val="83"/>
  </w:num>
  <w:num w:numId="108" w16cid:durableId="1577979326">
    <w:abstractNumId w:val="89"/>
  </w:num>
  <w:num w:numId="109" w16cid:durableId="343753911">
    <w:abstractNumId w:val="91"/>
  </w:num>
  <w:num w:numId="110" w16cid:durableId="849758523">
    <w:abstractNumId w:val="90"/>
  </w:num>
  <w:num w:numId="111" w16cid:durableId="1016078256">
    <w:abstractNumId w:val="78"/>
  </w:num>
  <w:num w:numId="112" w16cid:durableId="1127432279">
    <w:abstractNumId w:val="5"/>
  </w:num>
  <w:num w:numId="113" w16cid:durableId="763845339">
    <w:abstractNumId w:val="54"/>
  </w:num>
  <w:num w:numId="114" w16cid:durableId="1976906559">
    <w:abstractNumId w:val="37"/>
  </w:num>
  <w:num w:numId="115" w16cid:durableId="278220430">
    <w:abstractNumId w:val="108"/>
  </w:num>
  <w:num w:numId="116" w16cid:durableId="1377772558">
    <w:abstractNumId w:val="98"/>
  </w:num>
  <w:num w:numId="117" w16cid:durableId="774330746">
    <w:abstractNumId w:val="124"/>
    <w:lvlOverride w:ilvl="0"/>
    <w:lvlOverride w:ilvl="1"/>
    <w:lvlOverride w:ilvl="2"/>
    <w:lvlOverride w:ilvl="3"/>
    <w:lvlOverride w:ilvl="4"/>
    <w:lvlOverride w:ilvl="5"/>
    <w:lvlOverride w:ilvl="6"/>
    <w:lvlOverride w:ilvl="7"/>
    <w:lvlOverride w:ilvl="8"/>
  </w:num>
  <w:num w:numId="118" w16cid:durableId="1060596336">
    <w:abstractNumId w:val="127"/>
    <w:lvlOverride w:ilvl="0"/>
    <w:lvlOverride w:ilvl="1"/>
    <w:lvlOverride w:ilvl="2"/>
    <w:lvlOverride w:ilvl="3"/>
    <w:lvlOverride w:ilvl="4"/>
    <w:lvlOverride w:ilvl="5"/>
    <w:lvlOverride w:ilvl="6"/>
    <w:lvlOverride w:ilvl="7"/>
    <w:lvlOverride w:ilvl="8"/>
  </w:num>
  <w:num w:numId="119" w16cid:durableId="767235445">
    <w:abstractNumId w:val="55"/>
    <w:lvlOverride w:ilvl="0"/>
    <w:lvlOverride w:ilvl="1"/>
    <w:lvlOverride w:ilvl="2"/>
    <w:lvlOverride w:ilvl="3"/>
    <w:lvlOverride w:ilvl="4"/>
    <w:lvlOverride w:ilvl="5"/>
    <w:lvlOverride w:ilvl="6"/>
    <w:lvlOverride w:ilvl="7"/>
    <w:lvlOverride w:ilvl="8"/>
  </w:num>
  <w:num w:numId="120" w16cid:durableId="1330527239">
    <w:abstractNumId w:val="99"/>
    <w:lvlOverride w:ilvl="0"/>
    <w:lvlOverride w:ilvl="1"/>
    <w:lvlOverride w:ilvl="2"/>
    <w:lvlOverride w:ilvl="3"/>
    <w:lvlOverride w:ilvl="4"/>
    <w:lvlOverride w:ilvl="5"/>
    <w:lvlOverride w:ilvl="6"/>
    <w:lvlOverride w:ilvl="7"/>
    <w:lvlOverride w:ilvl="8"/>
  </w:num>
  <w:num w:numId="121" w16cid:durableId="1133599216">
    <w:abstractNumId w:val="74"/>
    <w:lvlOverride w:ilvl="0"/>
    <w:lvlOverride w:ilvl="1"/>
    <w:lvlOverride w:ilvl="2"/>
    <w:lvlOverride w:ilvl="3"/>
    <w:lvlOverride w:ilvl="4"/>
    <w:lvlOverride w:ilvl="5"/>
    <w:lvlOverride w:ilvl="6"/>
    <w:lvlOverride w:ilvl="7"/>
    <w:lvlOverride w:ilvl="8"/>
  </w:num>
  <w:num w:numId="122" w16cid:durableId="957222731">
    <w:abstractNumId w:val="130"/>
    <w:lvlOverride w:ilvl="0"/>
    <w:lvlOverride w:ilvl="1"/>
    <w:lvlOverride w:ilvl="2"/>
    <w:lvlOverride w:ilvl="3"/>
    <w:lvlOverride w:ilvl="4"/>
    <w:lvlOverride w:ilvl="5"/>
    <w:lvlOverride w:ilvl="6"/>
    <w:lvlOverride w:ilvl="7"/>
    <w:lvlOverride w:ilvl="8"/>
  </w:num>
  <w:num w:numId="123" w16cid:durableId="1188908289">
    <w:abstractNumId w:val="1"/>
    <w:lvlOverride w:ilvl="0"/>
    <w:lvlOverride w:ilvl="1"/>
    <w:lvlOverride w:ilvl="2"/>
    <w:lvlOverride w:ilvl="3"/>
    <w:lvlOverride w:ilvl="4"/>
    <w:lvlOverride w:ilvl="5"/>
    <w:lvlOverride w:ilvl="6"/>
    <w:lvlOverride w:ilvl="7"/>
    <w:lvlOverride w:ilvl="8"/>
  </w:num>
  <w:num w:numId="124" w16cid:durableId="618222343">
    <w:abstractNumId w:val="62"/>
    <w:lvlOverride w:ilvl="0"/>
    <w:lvlOverride w:ilvl="1"/>
    <w:lvlOverride w:ilvl="2"/>
    <w:lvlOverride w:ilvl="3"/>
    <w:lvlOverride w:ilvl="4"/>
    <w:lvlOverride w:ilvl="5"/>
    <w:lvlOverride w:ilvl="6"/>
    <w:lvlOverride w:ilvl="7"/>
    <w:lvlOverride w:ilvl="8"/>
  </w:num>
  <w:num w:numId="125" w16cid:durableId="133958873">
    <w:abstractNumId w:val="70"/>
    <w:lvlOverride w:ilvl="0"/>
    <w:lvlOverride w:ilvl="1"/>
    <w:lvlOverride w:ilvl="2"/>
    <w:lvlOverride w:ilvl="3"/>
    <w:lvlOverride w:ilvl="4"/>
    <w:lvlOverride w:ilvl="5"/>
    <w:lvlOverride w:ilvl="6"/>
    <w:lvlOverride w:ilvl="7"/>
    <w:lvlOverride w:ilvl="8"/>
  </w:num>
  <w:num w:numId="126" w16cid:durableId="1918661812">
    <w:abstractNumId w:val="111"/>
    <w:lvlOverride w:ilvl="0"/>
    <w:lvlOverride w:ilvl="1"/>
    <w:lvlOverride w:ilvl="2"/>
    <w:lvlOverride w:ilvl="3"/>
    <w:lvlOverride w:ilvl="4"/>
    <w:lvlOverride w:ilvl="5"/>
    <w:lvlOverride w:ilvl="6"/>
    <w:lvlOverride w:ilvl="7"/>
    <w:lvlOverride w:ilvl="8"/>
  </w:num>
  <w:num w:numId="127" w16cid:durableId="988286349">
    <w:abstractNumId w:val="30"/>
    <w:lvlOverride w:ilvl="0"/>
    <w:lvlOverride w:ilvl="1"/>
    <w:lvlOverride w:ilvl="2"/>
    <w:lvlOverride w:ilvl="3"/>
    <w:lvlOverride w:ilvl="4"/>
    <w:lvlOverride w:ilvl="5"/>
    <w:lvlOverride w:ilvl="6"/>
    <w:lvlOverride w:ilvl="7"/>
    <w:lvlOverride w:ilvl="8"/>
  </w:num>
  <w:num w:numId="128" w16cid:durableId="2002002625">
    <w:abstractNumId w:val="82"/>
    <w:lvlOverride w:ilvl="0"/>
    <w:lvlOverride w:ilvl="1"/>
    <w:lvlOverride w:ilvl="2"/>
    <w:lvlOverride w:ilvl="3"/>
    <w:lvlOverride w:ilvl="4"/>
    <w:lvlOverride w:ilvl="5"/>
    <w:lvlOverride w:ilvl="6"/>
    <w:lvlOverride w:ilvl="7"/>
    <w:lvlOverride w:ilvl="8"/>
  </w:num>
  <w:num w:numId="129" w16cid:durableId="852378108">
    <w:abstractNumId w:val="20"/>
    <w:lvlOverride w:ilvl="0"/>
    <w:lvlOverride w:ilvl="1"/>
    <w:lvlOverride w:ilvl="2"/>
    <w:lvlOverride w:ilvl="3"/>
    <w:lvlOverride w:ilvl="4"/>
    <w:lvlOverride w:ilvl="5"/>
    <w:lvlOverride w:ilvl="6"/>
    <w:lvlOverride w:ilvl="7"/>
    <w:lvlOverride w:ilvl="8"/>
  </w:num>
  <w:num w:numId="130" w16cid:durableId="1249925831">
    <w:abstractNumId w:val="85"/>
    <w:lvlOverride w:ilvl="0"/>
    <w:lvlOverride w:ilvl="1"/>
    <w:lvlOverride w:ilvl="2"/>
    <w:lvlOverride w:ilvl="3"/>
    <w:lvlOverride w:ilvl="4"/>
    <w:lvlOverride w:ilvl="5"/>
    <w:lvlOverride w:ilvl="6"/>
    <w:lvlOverride w:ilvl="7"/>
    <w:lvlOverride w:ilvl="8"/>
  </w:num>
  <w:num w:numId="131" w16cid:durableId="880551859">
    <w:abstractNumId w:val="80"/>
    <w:lvlOverride w:ilvl="0"/>
    <w:lvlOverride w:ilvl="1"/>
    <w:lvlOverride w:ilvl="2"/>
    <w:lvlOverride w:ilvl="3"/>
    <w:lvlOverride w:ilvl="4"/>
    <w:lvlOverride w:ilvl="5"/>
    <w:lvlOverride w:ilvl="6"/>
    <w:lvlOverride w:ilvl="7"/>
    <w:lvlOverride w:ilvl="8"/>
  </w:num>
  <w:num w:numId="132" w16cid:durableId="1237479027">
    <w:abstractNumId w:val="129"/>
    <w:lvlOverride w:ilvl="0"/>
    <w:lvlOverride w:ilvl="1"/>
    <w:lvlOverride w:ilvl="2"/>
    <w:lvlOverride w:ilvl="3"/>
    <w:lvlOverride w:ilvl="4"/>
    <w:lvlOverride w:ilvl="5"/>
    <w:lvlOverride w:ilvl="6"/>
    <w:lvlOverride w:ilvl="7"/>
    <w:lvlOverride w:ilvl="8"/>
  </w:num>
  <w:num w:numId="133" w16cid:durableId="1292858860">
    <w:abstractNumId w:val="47"/>
    <w:lvlOverride w:ilvl="0"/>
    <w:lvlOverride w:ilvl="1"/>
    <w:lvlOverride w:ilvl="2"/>
    <w:lvlOverride w:ilvl="3"/>
    <w:lvlOverride w:ilvl="4"/>
    <w:lvlOverride w:ilvl="5"/>
    <w:lvlOverride w:ilvl="6"/>
    <w:lvlOverride w:ilvl="7"/>
    <w:lvlOverride w:ilvl="8"/>
  </w:num>
  <w:num w:numId="134" w16cid:durableId="845091809">
    <w:abstractNumId w:val="71"/>
    <w:lvlOverride w:ilvl="0"/>
    <w:lvlOverride w:ilvl="1"/>
    <w:lvlOverride w:ilvl="2"/>
    <w:lvlOverride w:ilvl="3"/>
    <w:lvlOverride w:ilvl="4"/>
    <w:lvlOverride w:ilvl="5"/>
    <w:lvlOverride w:ilvl="6"/>
    <w:lvlOverride w:ilvl="7"/>
    <w:lvlOverride w:ilvl="8"/>
  </w:num>
  <w:num w:numId="135" w16cid:durableId="931544709">
    <w:abstractNumId w:val="35"/>
    <w:lvlOverride w:ilvl="0"/>
    <w:lvlOverride w:ilvl="1"/>
    <w:lvlOverride w:ilvl="2"/>
    <w:lvlOverride w:ilvl="3"/>
    <w:lvlOverride w:ilvl="4"/>
    <w:lvlOverride w:ilvl="5"/>
    <w:lvlOverride w:ilvl="6"/>
    <w:lvlOverride w:ilvl="7"/>
    <w:lvlOverride w:ilvl="8"/>
  </w:num>
  <w:numIdMacAtCleanup w:val="1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ri Sioen">
    <w15:presenceInfo w15:providerId="AD" w15:userId="S::joeri.sioen@sint-michiel.be::8e08c7ef-89e0-478e-83ae-f74b5af50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3D5"/>
    <w:rsid w:val="0000045D"/>
    <w:rsid w:val="00000E7A"/>
    <w:rsid w:val="00001925"/>
    <w:rsid w:val="00002316"/>
    <w:rsid w:val="00002684"/>
    <w:rsid w:val="00002A2B"/>
    <w:rsid w:val="000032D4"/>
    <w:rsid w:val="00004320"/>
    <w:rsid w:val="000051BF"/>
    <w:rsid w:val="00005255"/>
    <w:rsid w:val="000055DE"/>
    <w:rsid w:val="00005999"/>
    <w:rsid w:val="00006C2C"/>
    <w:rsid w:val="0000788E"/>
    <w:rsid w:val="00010273"/>
    <w:rsid w:val="000104D0"/>
    <w:rsid w:val="00010DD7"/>
    <w:rsid w:val="00010FA4"/>
    <w:rsid w:val="0001135E"/>
    <w:rsid w:val="00011614"/>
    <w:rsid w:val="00011754"/>
    <w:rsid w:val="00011BCF"/>
    <w:rsid w:val="00011C09"/>
    <w:rsid w:val="00011DD7"/>
    <w:rsid w:val="00011F8F"/>
    <w:rsid w:val="00012DAC"/>
    <w:rsid w:val="00013BD3"/>
    <w:rsid w:val="000142A3"/>
    <w:rsid w:val="000145ED"/>
    <w:rsid w:val="000155CF"/>
    <w:rsid w:val="00015690"/>
    <w:rsid w:val="000157DD"/>
    <w:rsid w:val="000157F8"/>
    <w:rsid w:val="000159E8"/>
    <w:rsid w:val="000159F9"/>
    <w:rsid w:val="00015CD1"/>
    <w:rsid w:val="000162FE"/>
    <w:rsid w:val="00016ED7"/>
    <w:rsid w:val="0001749F"/>
    <w:rsid w:val="0001795F"/>
    <w:rsid w:val="00017AA5"/>
    <w:rsid w:val="000203C3"/>
    <w:rsid w:val="000219BF"/>
    <w:rsid w:val="00021B23"/>
    <w:rsid w:val="00021FB0"/>
    <w:rsid w:val="00022062"/>
    <w:rsid w:val="0002256A"/>
    <w:rsid w:val="0002273A"/>
    <w:rsid w:val="000228C9"/>
    <w:rsid w:val="00022DE6"/>
    <w:rsid w:val="000233FE"/>
    <w:rsid w:val="00023888"/>
    <w:rsid w:val="000243CE"/>
    <w:rsid w:val="000244CA"/>
    <w:rsid w:val="00024A72"/>
    <w:rsid w:val="000252F0"/>
    <w:rsid w:val="00025B2C"/>
    <w:rsid w:val="00025BF5"/>
    <w:rsid w:val="00025C70"/>
    <w:rsid w:val="00025FB8"/>
    <w:rsid w:val="00026447"/>
    <w:rsid w:val="00026FE4"/>
    <w:rsid w:val="0002717C"/>
    <w:rsid w:val="000273CB"/>
    <w:rsid w:val="00030518"/>
    <w:rsid w:val="000306CA"/>
    <w:rsid w:val="0003081E"/>
    <w:rsid w:val="00030F26"/>
    <w:rsid w:val="00031561"/>
    <w:rsid w:val="0003169A"/>
    <w:rsid w:val="0003213D"/>
    <w:rsid w:val="0003246E"/>
    <w:rsid w:val="0003278B"/>
    <w:rsid w:val="0003292C"/>
    <w:rsid w:val="00033ABB"/>
    <w:rsid w:val="00033E05"/>
    <w:rsid w:val="00034228"/>
    <w:rsid w:val="00034486"/>
    <w:rsid w:val="00034BC9"/>
    <w:rsid w:val="0003502F"/>
    <w:rsid w:val="000354BA"/>
    <w:rsid w:val="00035535"/>
    <w:rsid w:val="0003665C"/>
    <w:rsid w:val="000368B2"/>
    <w:rsid w:val="0003719E"/>
    <w:rsid w:val="000379FC"/>
    <w:rsid w:val="00037FED"/>
    <w:rsid w:val="0004001A"/>
    <w:rsid w:val="00040162"/>
    <w:rsid w:val="000401CE"/>
    <w:rsid w:val="00040203"/>
    <w:rsid w:val="000405AA"/>
    <w:rsid w:val="0004157A"/>
    <w:rsid w:val="00041594"/>
    <w:rsid w:val="000417A6"/>
    <w:rsid w:val="00041A72"/>
    <w:rsid w:val="00041DAC"/>
    <w:rsid w:val="00042115"/>
    <w:rsid w:val="00042F34"/>
    <w:rsid w:val="000430B7"/>
    <w:rsid w:val="000430BC"/>
    <w:rsid w:val="000430F4"/>
    <w:rsid w:val="0004319D"/>
    <w:rsid w:val="00043407"/>
    <w:rsid w:val="000434ED"/>
    <w:rsid w:val="000438D8"/>
    <w:rsid w:val="00043B47"/>
    <w:rsid w:val="00043F0F"/>
    <w:rsid w:val="00044612"/>
    <w:rsid w:val="00044A5F"/>
    <w:rsid w:val="000451BE"/>
    <w:rsid w:val="00045356"/>
    <w:rsid w:val="00045360"/>
    <w:rsid w:val="00045A26"/>
    <w:rsid w:val="00045AFA"/>
    <w:rsid w:val="00045B42"/>
    <w:rsid w:val="00045C37"/>
    <w:rsid w:val="00045FEF"/>
    <w:rsid w:val="0004698A"/>
    <w:rsid w:val="00046AAD"/>
    <w:rsid w:val="00046CF4"/>
    <w:rsid w:val="00047394"/>
    <w:rsid w:val="0004756C"/>
    <w:rsid w:val="000478E8"/>
    <w:rsid w:val="000479C3"/>
    <w:rsid w:val="00047C8D"/>
    <w:rsid w:val="0005021C"/>
    <w:rsid w:val="000504DF"/>
    <w:rsid w:val="00050DBE"/>
    <w:rsid w:val="00050E5A"/>
    <w:rsid w:val="00051303"/>
    <w:rsid w:val="00051382"/>
    <w:rsid w:val="00051F61"/>
    <w:rsid w:val="00052520"/>
    <w:rsid w:val="00052A57"/>
    <w:rsid w:val="00052B96"/>
    <w:rsid w:val="00053559"/>
    <w:rsid w:val="00053D23"/>
    <w:rsid w:val="00053F80"/>
    <w:rsid w:val="000545D7"/>
    <w:rsid w:val="00054D31"/>
    <w:rsid w:val="000555A3"/>
    <w:rsid w:val="00055EF1"/>
    <w:rsid w:val="000564DB"/>
    <w:rsid w:val="000568E0"/>
    <w:rsid w:val="00056B05"/>
    <w:rsid w:val="00056C9E"/>
    <w:rsid w:val="00056DE9"/>
    <w:rsid w:val="00057007"/>
    <w:rsid w:val="000573F6"/>
    <w:rsid w:val="00057D93"/>
    <w:rsid w:val="00057E34"/>
    <w:rsid w:val="000603D5"/>
    <w:rsid w:val="0006143D"/>
    <w:rsid w:val="000619D4"/>
    <w:rsid w:val="00061B1B"/>
    <w:rsid w:val="00061DAE"/>
    <w:rsid w:val="00061DCD"/>
    <w:rsid w:val="00061FBD"/>
    <w:rsid w:val="0006201E"/>
    <w:rsid w:val="0006229D"/>
    <w:rsid w:val="00063051"/>
    <w:rsid w:val="0006359C"/>
    <w:rsid w:val="000638AB"/>
    <w:rsid w:val="000638D1"/>
    <w:rsid w:val="0006406E"/>
    <w:rsid w:val="000641DD"/>
    <w:rsid w:val="000644AA"/>
    <w:rsid w:val="000646F2"/>
    <w:rsid w:val="000651F7"/>
    <w:rsid w:val="00065390"/>
    <w:rsid w:val="00065D45"/>
    <w:rsid w:val="00067B93"/>
    <w:rsid w:val="00067BD4"/>
    <w:rsid w:val="0007054F"/>
    <w:rsid w:val="000705DC"/>
    <w:rsid w:val="00070D5C"/>
    <w:rsid w:val="0007165F"/>
    <w:rsid w:val="00071EDA"/>
    <w:rsid w:val="00072389"/>
    <w:rsid w:val="000728B2"/>
    <w:rsid w:val="00072D50"/>
    <w:rsid w:val="0007333F"/>
    <w:rsid w:val="0007340F"/>
    <w:rsid w:val="0007398F"/>
    <w:rsid w:val="00074A16"/>
    <w:rsid w:val="00074C93"/>
    <w:rsid w:val="000752C4"/>
    <w:rsid w:val="0007547A"/>
    <w:rsid w:val="00075A00"/>
    <w:rsid w:val="00075AF9"/>
    <w:rsid w:val="00075B0A"/>
    <w:rsid w:val="00075EA9"/>
    <w:rsid w:val="00076656"/>
    <w:rsid w:val="00076856"/>
    <w:rsid w:val="0007753D"/>
    <w:rsid w:val="00077894"/>
    <w:rsid w:val="00077923"/>
    <w:rsid w:val="00077CF9"/>
    <w:rsid w:val="00080DD3"/>
    <w:rsid w:val="00080E48"/>
    <w:rsid w:val="000819FD"/>
    <w:rsid w:val="000820E1"/>
    <w:rsid w:val="000827A2"/>
    <w:rsid w:val="00082A86"/>
    <w:rsid w:val="00083499"/>
    <w:rsid w:val="00083888"/>
    <w:rsid w:val="00083BD0"/>
    <w:rsid w:val="00083C85"/>
    <w:rsid w:val="00083F08"/>
    <w:rsid w:val="00084278"/>
    <w:rsid w:val="00084386"/>
    <w:rsid w:val="0008488D"/>
    <w:rsid w:val="00084F41"/>
    <w:rsid w:val="0008553C"/>
    <w:rsid w:val="00086385"/>
    <w:rsid w:val="0008672A"/>
    <w:rsid w:val="0009032B"/>
    <w:rsid w:val="00090496"/>
    <w:rsid w:val="0009056E"/>
    <w:rsid w:val="000905D4"/>
    <w:rsid w:val="000906E8"/>
    <w:rsid w:val="00090AE8"/>
    <w:rsid w:val="00090DD6"/>
    <w:rsid w:val="0009144C"/>
    <w:rsid w:val="00091950"/>
    <w:rsid w:val="00091C5B"/>
    <w:rsid w:val="00091E1A"/>
    <w:rsid w:val="0009240C"/>
    <w:rsid w:val="00092984"/>
    <w:rsid w:val="000929B1"/>
    <w:rsid w:val="00092CFF"/>
    <w:rsid w:val="00092D60"/>
    <w:rsid w:val="00093716"/>
    <w:rsid w:val="00093790"/>
    <w:rsid w:val="00093914"/>
    <w:rsid w:val="00093BB5"/>
    <w:rsid w:val="00093DB6"/>
    <w:rsid w:val="00093DC5"/>
    <w:rsid w:val="00094419"/>
    <w:rsid w:val="000944A6"/>
    <w:rsid w:val="00094940"/>
    <w:rsid w:val="0009508A"/>
    <w:rsid w:val="00095152"/>
    <w:rsid w:val="00095DAD"/>
    <w:rsid w:val="000960C1"/>
    <w:rsid w:val="0009649D"/>
    <w:rsid w:val="0009673A"/>
    <w:rsid w:val="00096883"/>
    <w:rsid w:val="000971E5"/>
    <w:rsid w:val="00097A45"/>
    <w:rsid w:val="000A01D8"/>
    <w:rsid w:val="000A0BC0"/>
    <w:rsid w:val="000A0F9B"/>
    <w:rsid w:val="000A103E"/>
    <w:rsid w:val="000A16A6"/>
    <w:rsid w:val="000A2374"/>
    <w:rsid w:val="000A265B"/>
    <w:rsid w:val="000A3ACB"/>
    <w:rsid w:val="000A3CB2"/>
    <w:rsid w:val="000A418F"/>
    <w:rsid w:val="000A4710"/>
    <w:rsid w:val="000A48DD"/>
    <w:rsid w:val="000A494F"/>
    <w:rsid w:val="000A7867"/>
    <w:rsid w:val="000A7C47"/>
    <w:rsid w:val="000B0384"/>
    <w:rsid w:val="000B0CCA"/>
    <w:rsid w:val="000B1714"/>
    <w:rsid w:val="000B1F39"/>
    <w:rsid w:val="000B1FFC"/>
    <w:rsid w:val="000B283A"/>
    <w:rsid w:val="000B3124"/>
    <w:rsid w:val="000B3201"/>
    <w:rsid w:val="000B32C3"/>
    <w:rsid w:val="000B379F"/>
    <w:rsid w:val="000B39D7"/>
    <w:rsid w:val="000B3D27"/>
    <w:rsid w:val="000B445C"/>
    <w:rsid w:val="000B4D6C"/>
    <w:rsid w:val="000B4EE4"/>
    <w:rsid w:val="000B5298"/>
    <w:rsid w:val="000B566A"/>
    <w:rsid w:val="000B600B"/>
    <w:rsid w:val="000B60BB"/>
    <w:rsid w:val="000B620C"/>
    <w:rsid w:val="000B637A"/>
    <w:rsid w:val="000B67B1"/>
    <w:rsid w:val="000C0093"/>
    <w:rsid w:val="000C00A2"/>
    <w:rsid w:val="000C00B9"/>
    <w:rsid w:val="000C07FB"/>
    <w:rsid w:val="000C0B3B"/>
    <w:rsid w:val="000C0CFF"/>
    <w:rsid w:val="000C140B"/>
    <w:rsid w:val="000C17DC"/>
    <w:rsid w:val="000C18B5"/>
    <w:rsid w:val="000C1B33"/>
    <w:rsid w:val="000C3187"/>
    <w:rsid w:val="000C31CC"/>
    <w:rsid w:val="000C330B"/>
    <w:rsid w:val="000C36D9"/>
    <w:rsid w:val="000C3D1E"/>
    <w:rsid w:val="000C3DD7"/>
    <w:rsid w:val="000C3E97"/>
    <w:rsid w:val="000C3F0F"/>
    <w:rsid w:val="000C41ED"/>
    <w:rsid w:val="000C4331"/>
    <w:rsid w:val="000C46D8"/>
    <w:rsid w:val="000C559F"/>
    <w:rsid w:val="000C58B8"/>
    <w:rsid w:val="000C5FDD"/>
    <w:rsid w:val="000C6009"/>
    <w:rsid w:val="000C6428"/>
    <w:rsid w:val="000C679A"/>
    <w:rsid w:val="000C693B"/>
    <w:rsid w:val="000C6A7E"/>
    <w:rsid w:val="000C6A92"/>
    <w:rsid w:val="000C6F45"/>
    <w:rsid w:val="000C7448"/>
    <w:rsid w:val="000C7733"/>
    <w:rsid w:val="000C79E3"/>
    <w:rsid w:val="000D061C"/>
    <w:rsid w:val="000D0905"/>
    <w:rsid w:val="000D0D1F"/>
    <w:rsid w:val="000D0EB2"/>
    <w:rsid w:val="000D1111"/>
    <w:rsid w:val="000D1366"/>
    <w:rsid w:val="000D1647"/>
    <w:rsid w:val="000D17E0"/>
    <w:rsid w:val="000D1DE2"/>
    <w:rsid w:val="000D215F"/>
    <w:rsid w:val="000D2474"/>
    <w:rsid w:val="000D276E"/>
    <w:rsid w:val="000D2BD7"/>
    <w:rsid w:val="000D35B8"/>
    <w:rsid w:val="000D3A83"/>
    <w:rsid w:val="000D4645"/>
    <w:rsid w:val="000D470A"/>
    <w:rsid w:val="000D4975"/>
    <w:rsid w:val="000D4B25"/>
    <w:rsid w:val="000D50D1"/>
    <w:rsid w:val="000D5577"/>
    <w:rsid w:val="000D55C4"/>
    <w:rsid w:val="000D575F"/>
    <w:rsid w:val="000D5B36"/>
    <w:rsid w:val="000D6D75"/>
    <w:rsid w:val="000D6ED1"/>
    <w:rsid w:val="000D70AF"/>
    <w:rsid w:val="000D72D6"/>
    <w:rsid w:val="000D735A"/>
    <w:rsid w:val="000D76EC"/>
    <w:rsid w:val="000D777E"/>
    <w:rsid w:val="000D7985"/>
    <w:rsid w:val="000D7D66"/>
    <w:rsid w:val="000D7EC3"/>
    <w:rsid w:val="000E03AB"/>
    <w:rsid w:val="000E0422"/>
    <w:rsid w:val="000E0749"/>
    <w:rsid w:val="000E0990"/>
    <w:rsid w:val="000E09A9"/>
    <w:rsid w:val="000E13C4"/>
    <w:rsid w:val="000E180A"/>
    <w:rsid w:val="000E1C45"/>
    <w:rsid w:val="000E1FCF"/>
    <w:rsid w:val="000E2146"/>
    <w:rsid w:val="000E2D00"/>
    <w:rsid w:val="000E2EF7"/>
    <w:rsid w:val="000E383A"/>
    <w:rsid w:val="000E3E79"/>
    <w:rsid w:val="000E40A9"/>
    <w:rsid w:val="000E507A"/>
    <w:rsid w:val="000E5871"/>
    <w:rsid w:val="000E5FB4"/>
    <w:rsid w:val="000E6DDB"/>
    <w:rsid w:val="000E7AAC"/>
    <w:rsid w:val="000F038C"/>
    <w:rsid w:val="000F0AA1"/>
    <w:rsid w:val="000F0AF7"/>
    <w:rsid w:val="000F0B3D"/>
    <w:rsid w:val="000F0D4F"/>
    <w:rsid w:val="000F0D96"/>
    <w:rsid w:val="000F10E4"/>
    <w:rsid w:val="000F1508"/>
    <w:rsid w:val="000F18AE"/>
    <w:rsid w:val="000F198D"/>
    <w:rsid w:val="000F202A"/>
    <w:rsid w:val="000F3342"/>
    <w:rsid w:val="000F35A1"/>
    <w:rsid w:val="000F3924"/>
    <w:rsid w:val="000F46C8"/>
    <w:rsid w:val="000F4721"/>
    <w:rsid w:val="000F51FB"/>
    <w:rsid w:val="000F616A"/>
    <w:rsid w:val="000F64FC"/>
    <w:rsid w:val="000F651B"/>
    <w:rsid w:val="000F6578"/>
    <w:rsid w:val="000F669D"/>
    <w:rsid w:val="000F6EFF"/>
    <w:rsid w:val="000F7246"/>
    <w:rsid w:val="000F7D2B"/>
    <w:rsid w:val="00100465"/>
    <w:rsid w:val="00100C88"/>
    <w:rsid w:val="00100DB0"/>
    <w:rsid w:val="001013AA"/>
    <w:rsid w:val="001016D6"/>
    <w:rsid w:val="001016E1"/>
    <w:rsid w:val="00101B6C"/>
    <w:rsid w:val="001023EF"/>
    <w:rsid w:val="001027BF"/>
    <w:rsid w:val="0010327F"/>
    <w:rsid w:val="00103484"/>
    <w:rsid w:val="001035B2"/>
    <w:rsid w:val="00103824"/>
    <w:rsid w:val="00104434"/>
    <w:rsid w:val="00104CE8"/>
    <w:rsid w:val="00104E5B"/>
    <w:rsid w:val="00105316"/>
    <w:rsid w:val="001053F1"/>
    <w:rsid w:val="001054F3"/>
    <w:rsid w:val="00105764"/>
    <w:rsid w:val="00105C19"/>
    <w:rsid w:val="00106623"/>
    <w:rsid w:val="001066E4"/>
    <w:rsid w:val="00106FE5"/>
    <w:rsid w:val="00107A6C"/>
    <w:rsid w:val="00107D29"/>
    <w:rsid w:val="001104D5"/>
    <w:rsid w:val="00110A3E"/>
    <w:rsid w:val="0011100E"/>
    <w:rsid w:val="0011110F"/>
    <w:rsid w:val="00111267"/>
    <w:rsid w:val="00111C75"/>
    <w:rsid w:val="00112504"/>
    <w:rsid w:val="00113546"/>
    <w:rsid w:val="001139FF"/>
    <w:rsid w:val="00113A4A"/>
    <w:rsid w:val="00113AA1"/>
    <w:rsid w:val="00113C8A"/>
    <w:rsid w:val="00113E7A"/>
    <w:rsid w:val="00113ED2"/>
    <w:rsid w:val="0011487C"/>
    <w:rsid w:val="00114C8D"/>
    <w:rsid w:val="001154D1"/>
    <w:rsid w:val="00115C1E"/>
    <w:rsid w:val="00115E8D"/>
    <w:rsid w:val="00116081"/>
    <w:rsid w:val="00116C11"/>
    <w:rsid w:val="00116D7F"/>
    <w:rsid w:val="00116F14"/>
    <w:rsid w:val="001176A7"/>
    <w:rsid w:val="0011770C"/>
    <w:rsid w:val="00117780"/>
    <w:rsid w:val="00117939"/>
    <w:rsid w:val="00117B0D"/>
    <w:rsid w:val="00117BCB"/>
    <w:rsid w:val="00117F5A"/>
    <w:rsid w:val="00120792"/>
    <w:rsid w:val="00121122"/>
    <w:rsid w:val="00121605"/>
    <w:rsid w:val="00121682"/>
    <w:rsid w:val="0012213F"/>
    <w:rsid w:val="00122372"/>
    <w:rsid w:val="00122817"/>
    <w:rsid w:val="0012282D"/>
    <w:rsid w:val="001228DF"/>
    <w:rsid w:val="00122BCD"/>
    <w:rsid w:val="0012303B"/>
    <w:rsid w:val="00123211"/>
    <w:rsid w:val="001238C8"/>
    <w:rsid w:val="0012402A"/>
    <w:rsid w:val="001240A6"/>
    <w:rsid w:val="00124703"/>
    <w:rsid w:val="00124E0D"/>
    <w:rsid w:val="00125834"/>
    <w:rsid w:val="00125A03"/>
    <w:rsid w:val="00125B8C"/>
    <w:rsid w:val="001261BF"/>
    <w:rsid w:val="00130637"/>
    <w:rsid w:val="00131330"/>
    <w:rsid w:val="00131E29"/>
    <w:rsid w:val="001320AB"/>
    <w:rsid w:val="0013224B"/>
    <w:rsid w:val="001333B4"/>
    <w:rsid w:val="00133426"/>
    <w:rsid w:val="00133499"/>
    <w:rsid w:val="00133809"/>
    <w:rsid w:val="00133B05"/>
    <w:rsid w:val="00133D61"/>
    <w:rsid w:val="00133D71"/>
    <w:rsid w:val="001341AC"/>
    <w:rsid w:val="00134477"/>
    <w:rsid w:val="0013449B"/>
    <w:rsid w:val="0013540F"/>
    <w:rsid w:val="001356AE"/>
    <w:rsid w:val="001357C4"/>
    <w:rsid w:val="00135865"/>
    <w:rsid w:val="001359D6"/>
    <w:rsid w:val="00136215"/>
    <w:rsid w:val="00136473"/>
    <w:rsid w:val="0013650D"/>
    <w:rsid w:val="00136617"/>
    <w:rsid w:val="00136848"/>
    <w:rsid w:val="00136988"/>
    <w:rsid w:val="00136B1E"/>
    <w:rsid w:val="001376AB"/>
    <w:rsid w:val="001378B3"/>
    <w:rsid w:val="00137A75"/>
    <w:rsid w:val="00140014"/>
    <w:rsid w:val="00140040"/>
    <w:rsid w:val="001404BE"/>
    <w:rsid w:val="0014075D"/>
    <w:rsid w:val="00140B95"/>
    <w:rsid w:val="00140DC5"/>
    <w:rsid w:val="00140EAF"/>
    <w:rsid w:val="00141687"/>
    <w:rsid w:val="0014168D"/>
    <w:rsid w:val="001418D8"/>
    <w:rsid w:val="00141C26"/>
    <w:rsid w:val="00141CF3"/>
    <w:rsid w:val="00142DD3"/>
    <w:rsid w:val="00142DD4"/>
    <w:rsid w:val="00142F21"/>
    <w:rsid w:val="001445F4"/>
    <w:rsid w:val="00144BF6"/>
    <w:rsid w:val="001455F4"/>
    <w:rsid w:val="00145C84"/>
    <w:rsid w:val="001466FA"/>
    <w:rsid w:val="00146C09"/>
    <w:rsid w:val="00146E60"/>
    <w:rsid w:val="00146E8A"/>
    <w:rsid w:val="00147386"/>
    <w:rsid w:val="001476DD"/>
    <w:rsid w:val="00147892"/>
    <w:rsid w:val="00147CAF"/>
    <w:rsid w:val="0015002A"/>
    <w:rsid w:val="0015020B"/>
    <w:rsid w:val="001505D2"/>
    <w:rsid w:val="001507CF"/>
    <w:rsid w:val="00150DB2"/>
    <w:rsid w:val="001515C9"/>
    <w:rsid w:val="001519CA"/>
    <w:rsid w:val="00151A3C"/>
    <w:rsid w:val="00151BB9"/>
    <w:rsid w:val="00152035"/>
    <w:rsid w:val="00152E29"/>
    <w:rsid w:val="001533BA"/>
    <w:rsid w:val="00153FEE"/>
    <w:rsid w:val="00154069"/>
    <w:rsid w:val="001540EE"/>
    <w:rsid w:val="0015439E"/>
    <w:rsid w:val="00154D9A"/>
    <w:rsid w:val="00155131"/>
    <w:rsid w:val="00155230"/>
    <w:rsid w:val="00155AEC"/>
    <w:rsid w:val="00155CA5"/>
    <w:rsid w:val="00155CDC"/>
    <w:rsid w:val="001560E3"/>
    <w:rsid w:val="00156586"/>
    <w:rsid w:val="001565C9"/>
    <w:rsid w:val="00156875"/>
    <w:rsid w:val="0015717C"/>
    <w:rsid w:val="00157A56"/>
    <w:rsid w:val="00160036"/>
    <w:rsid w:val="0016054B"/>
    <w:rsid w:val="0016065D"/>
    <w:rsid w:val="00160813"/>
    <w:rsid w:val="0016102D"/>
    <w:rsid w:val="001621E3"/>
    <w:rsid w:val="00162C23"/>
    <w:rsid w:val="00162E80"/>
    <w:rsid w:val="00162F51"/>
    <w:rsid w:val="0016336A"/>
    <w:rsid w:val="0016342A"/>
    <w:rsid w:val="0016364F"/>
    <w:rsid w:val="00164678"/>
    <w:rsid w:val="00164E54"/>
    <w:rsid w:val="00165280"/>
    <w:rsid w:val="00165944"/>
    <w:rsid w:val="00166D18"/>
    <w:rsid w:val="00166F71"/>
    <w:rsid w:val="00167339"/>
    <w:rsid w:val="001704AC"/>
    <w:rsid w:val="00170CA6"/>
    <w:rsid w:val="00171CE4"/>
    <w:rsid w:val="0017251D"/>
    <w:rsid w:val="00172731"/>
    <w:rsid w:val="00172FD3"/>
    <w:rsid w:val="00173115"/>
    <w:rsid w:val="001731A8"/>
    <w:rsid w:val="00173AE9"/>
    <w:rsid w:val="00173B09"/>
    <w:rsid w:val="001748E0"/>
    <w:rsid w:val="001748F6"/>
    <w:rsid w:val="00174DB7"/>
    <w:rsid w:val="001750C3"/>
    <w:rsid w:val="001754DC"/>
    <w:rsid w:val="00175C5C"/>
    <w:rsid w:val="0017605F"/>
    <w:rsid w:val="0017738C"/>
    <w:rsid w:val="001776F3"/>
    <w:rsid w:val="00177895"/>
    <w:rsid w:val="0018074E"/>
    <w:rsid w:val="00180E79"/>
    <w:rsid w:val="001811E2"/>
    <w:rsid w:val="00181625"/>
    <w:rsid w:val="00181C52"/>
    <w:rsid w:val="00181D55"/>
    <w:rsid w:val="00181EF1"/>
    <w:rsid w:val="00181FF9"/>
    <w:rsid w:val="001829E9"/>
    <w:rsid w:val="00183B1F"/>
    <w:rsid w:val="00184681"/>
    <w:rsid w:val="00184AC1"/>
    <w:rsid w:val="00184B6A"/>
    <w:rsid w:val="00184C4E"/>
    <w:rsid w:val="0018575C"/>
    <w:rsid w:val="00185D35"/>
    <w:rsid w:val="00185E0F"/>
    <w:rsid w:val="00185FA8"/>
    <w:rsid w:val="0018681C"/>
    <w:rsid w:val="00186DED"/>
    <w:rsid w:val="00187089"/>
    <w:rsid w:val="00187656"/>
    <w:rsid w:val="001878BC"/>
    <w:rsid w:val="00187DBE"/>
    <w:rsid w:val="0019065A"/>
    <w:rsid w:val="0019071D"/>
    <w:rsid w:val="00190CA2"/>
    <w:rsid w:val="00191520"/>
    <w:rsid w:val="001915F2"/>
    <w:rsid w:val="00191AFD"/>
    <w:rsid w:val="00191B6F"/>
    <w:rsid w:val="00191C60"/>
    <w:rsid w:val="00191D2D"/>
    <w:rsid w:val="00192906"/>
    <w:rsid w:val="00193044"/>
    <w:rsid w:val="001931C4"/>
    <w:rsid w:val="00193333"/>
    <w:rsid w:val="00193783"/>
    <w:rsid w:val="00193AF0"/>
    <w:rsid w:val="00193D72"/>
    <w:rsid w:val="00193EC8"/>
    <w:rsid w:val="00194818"/>
    <w:rsid w:val="0019487C"/>
    <w:rsid w:val="00194935"/>
    <w:rsid w:val="0019502F"/>
    <w:rsid w:val="001950E3"/>
    <w:rsid w:val="0019551C"/>
    <w:rsid w:val="00195E61"/>
    <w:rsid w:val="00196192"/>
    <w:rsid w:val="00196316"/>
    <w:rsid w:val="001964F2"/>
    <w:rsid w:val="001967DC"/>
    <w:rsid w:val="00196CDA"/>
    <w:rsid w:val="00197F3C"/>
    <w:rsid w:val="001A05A5"/>
    <w:rsid w:val="001A0684"/>
    <w:rsid w:val="001A0CF7"/>
    <w:rsid w:val="001A0F9E"/>
    <w:rsid w:val="001A1D14"/>
    <w:rsid w:val="001A21FA"/>
    <w:rsid w:val="001A224A"/>
    <w:rsid w:val="001A2EB9"/>
    <w:rsid w:val="001A31AD"/>
    <w:rsid w:val="001A33A9"/>
    <w:rsid w:val="001A3493"/>
    <w:rsid w:val="001A37EF"/>
    <w:rsid w:val="001A3F52"/>
    <w:rsid w:val="001A4FEE"/>
    <w:rsid w:val="001A5090"/>
    <w:rsid w:val="001A600A"/>
    <w:rsid w:val="001A6769"/>
    <w:rsid w:val="001A6C43"/>
    <w:rsid w:val="001A72A7"/>
    <w:rsid w:val="001A76B6"/>
    <w:rsid w:val="001A7925"/>
    <w:rsid w:val="001A7D9C"/>
    <w:rsid w:val="001B03DE"/>
    <w:rsid w:val="001B054F"/>
    <w:rsid w:val="001B0859"/>
    <w:rsid w:val="001B0BBE"/>
    <w:rsid w:val="001B1503"/>
    <w:rsid w:val="001B1879"/>
    <w:rsid w:val="001B1BA3"/>
    <w:rsid w:val="001B1E2F"/>
    <w:rsid w:val="001B2289"/>
    <w:rsid w:val="001B3259"/>
    <w:rsid w:val="001B35EB"/>
    <w:rsid w:val="001B3D85"/>
    <w:rsid w:val="001B453F"/>
    <w:rsid w:val="001B4E82"/>
    <w:rsid w:val="001B5033"/>
    <w:rsid w:val="001B5089"/>
    <w:rsid w:val="001B5F0C"/>
    <w:rsid w:val="001B6B6D"/>
    <w:rsid w:val="001B71CF"/>
    <w:rsid w:val="001C01F9"/>
    <w:rsid w:val="001C01FE"/>
    <w:rsid w:val="001C04B8"/>
    <w:rsid w:val="001C0EC4"/>
    <w:rsid w:val="001C1202"/>
    <w:rsid w:val="001C124F"/>
    <w:rsid w:val="001C145F"/>
    <w:rsid w:val="001C184F"/>
    <w:rsid w:val="001C18A0"/>
    <w:rsid w:val="001C1983"/>
    <w:rsid w:val="001C1C23"/>
    <w:rsid w:val="001C23CF"/>
    <w:rsid w:val="001C256A"/>
    <w:rsid w:val="001C2793"/>
    <w:rsid w:val="001C2EAE"/>
    <w:rsid w:val="001C389F"/>
    <w:rsid w:val="001C38BD"/>
    <w:rsid w:val="001C421E"/>
    <w:rsid w:val="001C447F"/>
    <w:rsid w:val="001C4CB6"/>
    <w:rsid w:val="001C4D99"/>
    <w:rsid w:val="001C586E"/>
    <w:rsid w:val="001C5A89"/>
    <w:rsid w:val="001C5E9E"/>
    <w:rsid w:val="001C6189"/>
    <w:rsid w:val="001C6583"/>
    <w:rsid w:val="001C6BB3"/>
    <w:rsid w:val="001C6CE6"/>
    <w:rsid w:val="001D0284"/>
    <w:rsid w:val="001D0E56"/>
    <w:rsid w:val="001D0EC5"/>
    <w:rsid w:val="001D1F5C"/>
    <w:rsid w:val="001D29AC"/>
    <w:rsid w:val="001D2AE9"/>
    <w:rsid w:val="001D2CE2"/>
    <w:rsid w:val="001D2E0D"/>
    <w:rsid w:val="001D2EA3"/>
    <w:rsid w:val="001D2F2E"/>
    <w:rsid w:val="001D30A9"/>
    <w:rsid w:val="001D3138"/>
    <w:rsid w:val="001D34FB"/>
    <w:rsid w:val="001D38DE"/>
    <w:rsid w:val="001D3B53"/>
    <w:rsid w:val="001D4038"/>
    <w:rsid w:val="001D4697"/>
    <w:rsid w:val="001D4FAA"/>
    <w:rsid w:val="001D6A69"/>
    <w:rsid w:val="001D79EB"/>
    <w:rsid w:val="001D7B5B"/>
    <w:rsid w:val="001D7DFE"/>
    <w:rsid w:val="001E01C4"/>
    <w:rsid w:val="001E01F4"/>
    <w:rsid w:val="001E06B5"/>
    <w:rsid w:val="001E0879"/>
    <w:rsid w:val="001E0939"/>
    <w:rsid w:val="001E1122"/>
    <w:rsid w:val="001E1EC9"/>
    <w:rsid w:val="001E1FDC"/>
    <w:rsid w:val="001E2552"/>
    <w:rsid w:val="001E29DB"/>
    <w:rsid w:val="001E2BC0"/>
    <w:rsid w:val="001E2FF3"/>
    <w:rsid w:val="001E3516"/>
    <w:rsid w:val="001E455B"/>
    <w:rsid w:val="001E47DB"/>
    <w:rsid w:val="001E488F"/>
    <w:rsid w:val="001E4AE0"/>
    <w:rsid w:val="001E4D69"/>
    <w:rsid w:val="001E5167"/>
    <w:rsid w:val="001E5681"/>
    <w:rsid w:val="001E5B36"/>
    <w:rsid w:val="001E62E5"/>
    <w:rsid w:val="001E75E7"/>
    <w:rsid w:val="001E7742"/>
    <w:rsid w:val="001F0F1A"/>
    <w:rsid w:val="001F138F"/>
    <w:rsid w:val="001F1440"/>
    <w:rsid w:val="001F160B"/>
    <w:rsid w:val="001F1C37"/>
    <w:rsid w:val="001F1CAA"/>
    <w:rsid w:val="001F227A"/>
    <w:rsid w:val="001F2B1A"/>
    <w:rsid w:val="001F2C2A"/>
    <w:rsid w:val="001F337D"/>
    <w:rsid w:val="001F3EFC"/>
    <w:rsid w:val="001F40E5"/>
    <w:rsid w:val="001F505A"/>
    <w:rsid w:val="001F540A"/>
    <w:rsid w:val="001F59F1"/>
    <w:rsid w:val="001F642D"/>
    <w:rsid w:val="001F6812"/>
    <w:rsid w:val="001F6F63"/>
    <w:rsid w:val="001F719E"/>
    <w:rsid w:val="001F7711"/>
    <w:rsid w:val="001F77FC"/>
    <w:rsid w:val="001F7A61"/>
    <w:rsid w:val="001F7FEB"/>
    <w:rsid w:val="0020088D"/>
    <w:rsid w:val="002008F2"/>
    <w:rsid w:val="002009AC"/>
    <w:rsid w:val="00200A11"/>
    <w:rsid w:val="00200A36"/>
    <w:rsid w:val="00200B14"/>
    <w:rsid w:val="00201038"/>
    <w:rsid w:val="0020104C"/>
    <w:rsid w:val="002014D9"/>
    <w:rsid w:val="00201823"/>
    <w:rsid w:val="00201DE3"/>
    <w:rsid w:val="00202098"/>
    <w:rsid w:val="002022BC"/>
    <w:rsid w:val="0020348A"/>
    <w:rsid w:val="0020353E"/>
    <w:rsid w:val="00203756"/>
    <w:rsid w:val="00203F4D"/>
    <w:rsid w:val="00204432"/>
    <w:rsid w:val="00204EDF"/>
    <w:rsid w:val="002050AA"/>
    <w:rsid w:val="0020512E"/>
    <w:rsid w:val="00205962"/>
    <w:rsid w:val="00205D19"/>
    <w:rsid w:val="00205FEB"/>
    <w:rsid w:val="00206665"/>
    <w:rsid w:val="002069BA"/>
    <w:rsid w:val="002076C5"/>
    <w:rsid w:val="00210399"/>
    <w:rsid w:val="00210842"/>
    <w:rsid w:val="00210938"/>
    <w:rsid w:val="00210B46"/>
    <w:rsid w:val="00211A08"/>
    <w:rsid w:val="00212555"/>
    <w:rsid w:val="002128FB"/>
    <w:rsid w:val="00212A8B"/>
    <w:rsid w:val="00212EB4"/>
    <w:rsid w:val="00213102"/>
    <w:rsid w:val="0021355F"/>
    <w:rsid w:val="00213A34"/>
    <w:rsid w:val="00213E59"/>
    <w:rsid w:val="0021408F"/>
    <w:rsid w:val="002146E8"/>
    <w:rsid w:val="0021516B"/>
    <w:rsid w:val="002153FE"/>
    <w:rsid w:val="0021592F"/>
    <w:rsid w:val="0021629F"/>
    <w:rsid w:val="0021635E"/>
    <w:rsid w:val="00216434"/>
    <w:rsid w:val="00216AFB"/>
    <w:rsid w:val="00216FAA"/>
    <w:rsid w:val="00217069"/>
    <w:rsid w:val="0021785C"/>
    <w:rsid w:val="00217A1B"/>
    <w:rsid w:val="0021C44F"/>
    <w:rsid w:val="00220221"/>
    <w:rsid w:val="002209C4"/>
    <w:rsid w:val="00220A05"/>
    <w:rsid w:val="00220C66"/>
    <w:rsid w:val="00221727"/>
    <w:rsid w:val="00221D2C"/>
    <w:rsid w:val="00222011"/>
    <w:rsid w:val="002223F9"/>
    <w:rsid w:val="002226B1"/>
    <w:rsid w:val="00222BED"/>
    <w:rsid w:val="00223A2A"/>
    <w:rsid w:val="00223B2B"/>
    <w:rsid w:val="00223B37"/>
    <w:rsid w:val="00223C22"/>
    <w:rsid w:val="00223F3E"/>
    <w:rsid w:val="0022428C"/>
    <w:rsid w:val="00224436"/>
    <w:rsid w:val="00224474"/>
    <w:rsid w:val="00224D03"/>
    <w:rsid w:val="00225166"/>
    <w:rsid w:val="00225BCC"/>
    <w:rsid w:val="0022617F"/>
    <w:rsid w:val="00226CEB"/>
    <w:rsid w:val="002279F3"/>
    <w:rsid w:val="00227BBC"/>
    <w:rsid w:val="00227CC2"/>
    <w:rsid w:val="00227D54"/>
    <w:rsid w:val="002308E7"/>
    <w:rsid w:val="00230C7F"/>
    <w:rsid w:val="00230E22"/>
    <w:rsid w:val="00231113"/>
    <w:rsid w:val="00231576"/>
    <w:rsid w:val="002315AF"/>
    <w:rsid w:val="0023188F"/>
    <w:rsid w:val="00231B79"/>
    <w:rsid w:val="00231BA4"/>
    <w:rsid w:val="00231EB0"/>
    <w:rsid w:val="0023208E"/>
    <w:rsid w:val="00232D36"/>
    <w:rsid w:val="00232F36"/>
    <w:rsid w:val="002331C3"/>
    <w:rsid w:val="002333F8"/>
    <w:rsid w:val="00233A81"/>
    <w:rsid w:val="002345BF"/>
    <w:rsid w:val="0023471D"/>
    <w:rsid w:val="00235C99"/>
    <w:rsid w:val="00236055"/>
    <w:rsid w:val="00236167"/>
    <w:rsid w:val="00236405"/>
    <w:rsid w:val="00236CFE"/>
    <w:rsid w:val="002375D5"/>
    <w:rsid w:val="002377E2"/>
    <w:rsid w:val="0024060F"/>
    <w:rsid w:val="002407D2"/>
    <w:rsid w:val="002413DC"/>
    <w:rsid w:val="002420E3"/>
    <w:rsid w:val="00242667"/>
    <w:rsid w:val="00242FDD"/>
    <w:rsid w:val="0024349F"/>
    <w:rsid w:val="00243C2E"/>
    <w:rsid w:val="00243E27"/>
    <w:rsid w:val="002441A9"/>
    <w:rsid w:val="002444E5"/>
    <w:rsid w:val="00244D9A"/>
    <w:rsid w:val="0024545B"/>
    <w:rsid w:val="002458E7"/>
    <w:rsid w:val="00245A20"/>
    <w:rsid w:val="00245F08"/>
    <w:rsid w:val="00245FDF"/>
    <w:rsid w:val="00246044"/>
    <w:rsid w:val="00246F52"/>
    <w:rsid w:val="00247B07"/>
    <w:rsid w:val="00250120"/>
    <w:rsid w:val="00250494"/>
    <w:rsid w:val="00250539"/>
    <w:rsid w:val="002508AF"/>
    <w:rsid w:val="002515A3"/>
    <w:rsid w:val="0025283E"/>
    <w:rsid w:val="00253116"/>
    <w:rsid w:val="002531D4"/>
    <w:rsid w:val="00253231"/>
    <w:rsid w:val="00253284"/>
    <w:rsid w:val="002539CC"/>
    <w:rsid w:val="00253C11"/>
    <w:rsid w:val="00254521"/>
    <w:rsid w:val="00254C52"/>
    <w:rsid w:val="00254E3D"/>
    <w:rsid w:val="00254F24"/>
    <w:rsid w:val="002553FE"/>
    <w:rsid w:val="0025550D"/>
    <w:rsid w:val="00255B31"/>
    <w:rsid w:val="00255D6A"/>
    <w:rsid w:val="00255DA3"/>
    <w:rsid w:val="00255E91"/>
    <w:rsid w:val="00255EE1"/>
    <w:rsid w:val="00255F57"/>
    <w:rsid w:val="00256DB8"/>
    <w:rsid w:val="0025756D"/>
    <w:rsid w:val="00257692"/>
    <w:rsid w:val="00260092"/>
    <w:rsid w:val="00260416"/>
    <w:rsid w:val="002608BA"/>
    <w:rsid w:val="00260A86"/>
    <w:rsid w:val="0026188E"/>
    <w:rsid w:val="00262074"/>
    <w:rsid w:val="002622C7"/>
    <w:rsid w:val="0026249B"/>
    <w:rsid w:val="00262549"/>
    <w:rsid w:val="00262D72"/>
    <w:rsid w:val="00262DDC"/>
    <w:rsid w:val="00262DE4"/>
    <w:rsid w:val="002636B6"/>
    <w:rsid w:val="00263744"/>
    <w:rsid w:val="00263D17"/>
    <w:rsid w:val="00264268"/>
    <w:rsid w:val="00264385"/>
    <w:rsid w:val="00264BD1"/>
    <w:rsid w:val="002655E5"/>
    <w:rsid w:val="00265817"/>
    <w:rsid w:val="0026588A"/>
    <w:rsid w:val="00265DD8"/>
    <w:rsid w:val="0026639E"/>
    <w:rsid w:val="00266C6C"/>
    <w:rsid w:val="002674A5"/>
    <w:rsid w:val="002678F5"/>
    <w:rsid w:val="00267D0C"/>
    <w:rsid w:val="00270297"/>
    <w:rsid w:val="00270C1C"/>
    <w:rsid w:val="00270D8A"/>
    <w:rsid w:val="00271A67"/>
    <w:rsid w:val="002722C3"/>
    <w:rsid w:val="0027248C"/>
    <w:rsid w:val="002724BC"/>
    <w:rsid w:val="00272D0A"/>
    <w:rsid w:val="00272D39"/>
    <w:rsid w:val="00272E44"/>
    <w:rsid w:val="00272FF0"/>
    <w:rsid w:val="0027302A"/>
    <w:rsid w:val="00273B55"/>
    <w:rsid w:val="00273C2A"/>
    <w:rsid w:val="00274C15"/>
    <w:rsid w:val="0027549B"/>
    <w:rsid w:val="002756C0"/>
    <w:rsid w:val="002758B2"/>
    <w:rsid w:val="00275939"/>
    <w:rsid w:val="00275BE8"/>
    <w:rsid w:val="00276538"/>
    <w:rsid w:val="00276B79"/>
    <w:rsid w:val="00276EDE"/>
    <w:rsid w:val="00277444"/>
    <w:rsid w:val="00277B0F"/>
    <w:rsid w:val="00277C0E"/>
    <w:rsid w:val="00280116"/>
    <w:rsid w:val="0028016A"/>
    <w:rsid w:val="00280534"/>
    <w:rsid w:val="00282709"/>
    <w:rsid w:val="00282766"/>
    <w:rsid w:val="002827B9"/>
    <w:rsid w:val="00282BAB"/>
    <w:rsid w:val="00282E84"/>
    <w:rsid w:val="002831F3"/>
    <w:rsid w:val="0028364F"/>
    <w:rsid w:val="002839F6"/>
    <w:rsid w:val="00283AF6"/>
    <w:rsid w:val="00283C9B"/>
    <w:rsid w:val="0028412F"/>
    <w:rsid w:val="002842AD"/>
    <w:rsid w:val="002851E2"/>
    <w:rsid w:val="0028575B"/>
    <w:rsid w:val="002858BD"/>
    <w:rsid w:val="002859BC"/>
    <w:rsid w:val="0028607B"/>
    <w:rsid w:val="00286158"/>
    <w:rsid w:val="002864A4"/>
    <w:rsid w:val="0028672D"/>
    <w:rsid w:val="00287A47"/>
    <w:rsid w:val="00287EFB"/>
    <w:rsid w:val="00287FA8"/>
    <w:rsid w:val="00290796"/>
    <w:rsid w:val="002909A2"/>
    <w:rsid w:val="00291548"/>
    <w:rsid w:val="00291626"/>
    <w:rsid w:val="00291D0C"/>
    <w:rsid w:val="0029243E"/>
    <w:rsid w:val="00292C91"/>
    <w:rsid w:val="00292F79"/>
    <w:rsid w:val="002931BD"/>
    <w:rsid w:val="0029330F"/>
    <w:rsid w:val="00293554"/>
    <w:rsid w:val="00293586"/>
    <w:rsid w:val="002936D0"/>
    <w:rsid w:val="00293D81"/>
    <w:rsid w:val="00293DA5"/>
    <w:rsid w:val="00293FB3"/>
    <w:rsid w:val="00294738"/>
    <w:rsid w:val="00294929"/>
    <w:rsid w:val="002954FA"/>
    <w:rsid w:val="00295A42"/>
    <w:rsid w:val="00295F24"/>
    <w:rsid w:val="0029612F"/>
    <w:rsid w:val="00296457"/>
    <w:rsid w:val="00297085"/>
    <w:rsid w:val="00297830"/>
    <w:rsid w:val="00297915"/>
    <w:rsid w:val="00297B8E"/>
    <w:rsid w:val="002A0337"/>
    <w:rsid w:val="002A054E"/>
    <w:rsid w:val="002A0B41"/>
    <w:rsid w:val="002A0C96"/>
    <w:rsid w:val="002A122B"/>
    <w:rsid w:val="002A125B"/>
    <w:rsid w:val="002A12F4"/>
    <w:rsid w:val="002A2B0A"/>
    <w:rsid w:val="002A2D56"/>
    <w:rsid w:val="002A32A8"/>
    <w:rsid w:val="002A33A1"/>
    <w:rsid w:val="002A3452"/>
    <w:rsid w:val="002A37D8"/>
    <w:rsid w:val="002A3A2D"/>
    <w:rsid w:val="002A3FC6"/>
    <w:rsid w:val="002A42B8"/>
    <w:rsid w:val="002A42CC"/>
    <w:rsid w:val="002A4AB3"/>
    <w:rsid w:val="002A4D42"/>
    <w:rsid w:val="002A57CB"/>
    <w:rsid w:val="002A5832"/>
    <w:rsid w:val="002A5871"/>
    <w:rsid w:val="002A58F6"/>
    <w:rsid w:val="002A5C1B"/>
    <w:rsid w:val="002A5D28"/>
    <w:rsid w:val="002A6242"/>
    <w:rsid w:val="002A6277"/>
    <w:rsid w:val="002A69E3"/>
    <w:rsid w:val="002A6E6F"/>
    <w:rsid w:val="002A748B"/>
    <w:rsid w:val="002A7D67"/>
    <w:rsid w:val="002A7FCE"/>
    <w:rsid w:val="002B049B"/>
    <w:rsid w:val="002B04E4"/>
    <w:rsid w:val="002B0C05"/>
    <w:rsid w:val="002B0D27"/>
    <w:rsid w:val="002B14F0"/>
    <w:rsid w:val="002B1A53"/>
    <w:rsid w:val="002B2371"/>
    <w:rsid w:val="002B24D7"/>
    <w:rsid w:val="002B28CB"/>
    <w:rsid w:val="002B291B"/>
    <w:rsid w:val="002B2DAE"/>
    <w:rsid w:val="002B33AC"/>
    <w:rsid w:val="002B3D35"/>
    <w:rsid w:val="002B3F8E"/>
    <w:rsid w:val="002B4232"/>
    <w:rsid w:val="002B5335"/>
    <w:rsid w:val="002B55E9"/>
    <w:rsid w:val="002B5DD2"/>
    <w:rsid w:val="002B6A81"/>
    <w:rsid w:val="002B7174"/>
    <w:rsid w:val="002B75F3"/>
    <w:rsid w:val="002B7E25"/>
    <w:rsid w:val="002C0036"/>
    <w:rsid w:val="002C03EB"/>
    <w:rsid w:val="002C04C1"/>
    <w:rsid w:val="002C09D9"/>
    <w:rsid w:val="002C0D54"/>
    <w:rsid w:val="002C0E3E"/>
    <w:rsid w:val="002C174D"/>
    <w:rsid w:val="002C1B1F"/>
    <w:rsid w:val="002C1CD8"/>
    <w:rsid w:val="002C2BDF"/>
    <w:rsid w:val="002C3B60"/>
    <w:rsid w:val="002C4585"/>
    <w:rsid w:val="002C4DB9"/>
    <w:rsid w:val="002C56B9"/>
    <w:rsid w:val="002C5D48"/>
    <w:rsid w:val="002C62B6"/>
    <w:rsid w:val="002C6387"/>
    <w:rsid w:val="002C6586"/>
    <w:rsid w:val="002C67B7"/>
    <w:rsid w:val="002C68D9"/>
    <w:rsid w:val="002C777E"/>
    <w:rsid w:val="002C7E4E"/>
    <w:rsid w:val="002D02EB"/>
    <w:rsid w:val="002D0967"/>
    <w:rsid w:val="002D1854"/>
    <w:rsid w:val="002D1BE2"/>
    <w:rsid w:val="002D1F2F"/>
    <w:rsid w:val="002D21DA"/>
    <w:rsid w:val="002D2925"/>
    <w:rsid w:val="002D2983"/>
    <w:rsid w:val="002D29EF"/>
    <w:rsid w:val="002D2CA9"/>
    <w:rsid w:val="002D2FDC"/>
    <w:rsid w:val="002D3C95"/>
    <w:rsid w:val="002D48D5"/>
    <w:rsid w:val="002D51B7"/>
    <w:rsid w:val="002D5313"/>
    <w:rsid w:val="002D5337"/>
    <w:rsid w:val="002D5450"/>
    <w:rsid w:val="002D5512"/>
    <w:rsid w:val="002D5C14"/>
    <w:rsid w:val="002D6209"/>
    <w:rsid w:val="002D6540"/>
    <w:rsid w:val="002D65F0"/>
    <w:rsid w:val="002D6865"/>
    <w:rsid w:val="002D6DA0"/>
    <w:rsid w:val="002D712F"/>
    <w:rsid w:val="002D7B85"/>
    <w:rsid w:val="002E016E"/>
    <w:rsid w:val="002E0827"/>
    <w:rsid w:val="002E0F39"/>
    <w:rsid w:val="002E2B1D"/>
    <w:rsid w:val="002E2D38"/>
    <w:rsid w:val="002E2E8E"/>
    <w:rsid w:val="002E35AB"/>
    <w:rsid w:val="002E40C3"/>
    <w:rsid w:val="002E4180"/>
    <w:rsid w:val="002E4858"/>
    <w:rsid w:val="002E4DCD"/>
    <w:rsid w:val="002E5061"/>
    <w:rsid w:val="002E59FC"/>
    <w:rsid w:val="002E6073"/>
    <w:rsid w:val="002E63AA"/>
    <w:rsid w:val="002E6C4E"/>
    <w:rsid w:val="002E70C9"/>
    <w:rsid w:val="002E749F"/>
    <w:rsid w:val="002E768D"/>
    <w:rsid w:val="002F0124"/>
    <w:rsid w:val="002F02D7"/>
    <w:rsid w:val="002F0506"/>
    <w:rsid w:val="002F0982"/>
    <w:rsid w:val="002F156D"/>
    <w:rsid w:val="002F15AB"/>
    <w:rsid w:val="002F18C1"/>
    <w:rsid w:val="002F22AA"/>
    <w:rsid w:val="002F2824"/>
    <w:rsid w:val="002F2C51"/>
    <w:rsid w:val="002F2E73"/>
    <w:rsid w:val="002F2EAE"/>
    <w:rsid w:val="002F37C2"/>
    <w:rsid w:val="002F38CB"/>
    <w:rsid w:val="002F47D7"/>
    <w:rsid w:val="002F49C4"/>
    <w:rsid w:val="002F4BB4"/>
    <w:rsid w:val="002F552C"/>
    <w:rsid w:val="002F5984"/>
    <w:rsid w:val="002F5EE6"/>
    <w:rsid w:val="002F5FB3"/>
    <w:rsid w:val="002F6381"/>
    <w:rsid w:val="002F661A"/>
    <w:rsid w:val="002F680A"/>
    <w:rsid w:val="002F7687"/>
    <w:rsid w:val="002F7AA0"/>
    <w:rsid w:val="00300305"/>
    <w:rsid w:val="00300E4D"/>
    <w:rsid w:val="00300EEA"/>
    <w:rsid w:val="00300F31"/>
    <w:rsid w:val="003010E9"/>
    <w:rsid w:val="0030185C"/>
    <w:rsid w:val="00301A28"/>
    <w:rsid w:val="00301CD8"/>
    <w:rsid w:val="00302651"/>
    <w:rsid w:val="003028B7"/>
    <w:rsid w:val="00303008"/>
    <w:rsid w:val="003036A9"/>
    <w:rsid w:val="003036BC"/>
    <w:rsid w:val="00303749"/>
    <w:rsid w:val="00303B7D"/>
    <w:rsid w:val="00303ED4"/>
    <w:rsid w:val="003056E3"/>
    <w:rsid w:val="00305A30"/>
    <w:rsid w:val="00306B74"/>
    <w:rsid w:val="00306F5E"/>
    <w:rsid w:val="00307399"/>
    <w:rsid w:val="003077F5"/>
    <w:rsid w:val="00307939"/>
    <w:rsid w:val="00307B1E"/>
    <w:rsid w:val="00307C8F"/>
    <w:rsid w:val="00310347"/>
    <w:rsid w:val="00310534"/>
    <w:rsid w:val="00310A0C"/>
    <w:rsid w:val="00310C16"/>
    <w:rsid w:val="00310CF3"/>
    <w:rsid w:val="003115F3"/>
    <w:rsid w:val="003120AE"/>
    <w:rsid w:val="003125DF"/>
    <w:rsid w:val="00312811"/>
    <w:rsid w:val="0031296E"/>
    <w:rsid w:val="00312A23"/>
    <w:rsid w:val="00313B9D"/>
    <w:rsid w:val="00313D4A"/>
    <w:rsid w:val="003153D8"/>
    <w:rsid w:val="003158BB"/>
    <w:rsid w:val="00315987"/>
    <w:rsid w:val="00315DA8"/>
    <w:rsid w:val="00316076"/>
    <w:rsid w:val="00317190"/>
    <w:rsid w:val="00317197"/>
    <w:rsid w:val="00317BCA"/>
    <w:rsid w:val="00317DFF"/>
    <w:rsid w:val="00320286"/>
    <w:rsid w:val="003207CD"/>
    <w:rsid w:val="00320F25"/>
    <w:rsid w:val="00321283"/>
    <w:rsid w:val="00321A08"/>
    <w:rsid w:val="00321C56"/>
    <w:rsid w:val="00321D0D"/>
    <w:rsid w:val="003221B7"/>
    <w:rsid w:val="00322678"/>
    <w:rsid w:val="00322A36"/>
    <w:rsid w:val="00322CDF"/>
    <w:rsid w:val="00323100"/>
    <w:rsid w:val="0032349C"/>
    <w:rsid w:val="00323AD5"/>
    <w:rsid w:val="00323DCA"/>
    <w:rsid w:val="00324AB4"/>
    <w:rsid w:val="00324B27"/>
    <w:rsid w:val="00325255"/>
    <w:rsid w:val="00325A17"/>
    <w:rsid w:val="00325AFF"/>
    <w:rsid w:val="00325BAC"/>
    <w:rsid w:val="00325C40"/>
    <w:rsid w:val="00325F81"/>
    <w:rsid w:val="0032648C"/>
    <w:rsid w:val="00326D9A"/>
    <w:rsid w:val="00326FF9"/>
    <w:rsid w:val="0033000E"/>
    <w:rsid w:val="00330228"/>
    <w:rsid w:val="0033069C"/>
    <w:rsid w:val="003309D2"/>
    <w:rsid w:val="003318B4"/>
    <w:rsid w:val="00331A5F"/>
    <w:rsid w:val="00331BFC"/>
    <w:rsid w:val="003320D9"/>
    <w:rsid w:val="00332549"/>
    <w:rsid w:val="0033292E"/>
    <w:rsid w:val="00333EA5"/>
    <w:rsid w:val="00334314"/>
    <w:rsid w:val="0033488E"/>
    <w:rsid w:val="0033581D"/>
    <w:rsid w:val="00336495"/>
    <w:rsid w:val="0033698B"/>
    <w:rsid w:val="003376A2"/>
    <w:rsid w:val="00337953"/>
    <w:rsid w:val="00337DEC"/>
    <w:rsid w:val="00340468"/>
    <w:rsid w:val="003404D8"/>
    <w:rsid w:val="003406DA"/>
    <w:rsid w:val="003413C7"/>
    <w:rsid w:val="00342DB9"/>
    <w:rsid w:val="003434C9"/>
    <w:rsid w:val="00343BF7"/>
    <w:rsid w:val="0034492E"/>
    <w:rsid w:val="003449B3"/>
    <w:rsid w:val="003453A1"/>
    <w:rsid w:val="0034551A"/>
    <w:rsid w:val="00345BEB"/>
    <w:rsid w:val="00345C52"/>
    <w:rsid w:val="0034693D"/>
    <w:rsid w:val="00346A19"/>
    <w:rsid w:val="00347E20"/>
    <w:rsid w:val="00347F49"/>
    <w:rsid w:val="00350AC4"/>
    <w:rsid w:val="00350E44"/>
    <w:rsid w:val="00350EB9"/>
    <w:rsid w:val="00351417"/>
    <w:rsid w:val="003517AC"/>
    <w:rsid w:val="00351B23"/>
    <w:rsid w:val="00351F3D"/>
    <w:rsid w:val="003526CE"/>
    <w:rsid w:val="00352A3C"/>
    <w:rsid w:val="00352E8D"/>
    <w:rsid w:val="00354A17"/>
    <w:rsid w:val="00354A22"/>
    <w:rsid w:val="00354ACE"/>
    <w:rsid w:val="003554DB"/>
    <w:rsid w:val="003555AF"/>
    <w:rsid w:val="00356ECD"/>
    <w:rsid w:val="0035700D"/>
    <w:rsid w:val="00360012"/>
    <w:rsid w:val="0036094A"/>
    <w:rsid w:val="00360CB0"/>
    <w:rsid w:val="00360F88"/>
    <w:rsid w:val="00361429"/>
    <w:rsid w:val="003617CD"/>
    <w:rsid w:val="00361801"/>
    <w:rsid w:val="00361937"/>
    <w:rsid w:val="003619ED"/>
    <w:rsid w:val="003621B9"/>
    <w:rsid w:val="00362FA1"/>
    <w:rsid w:val="00362FE6"/>
    <w:rsid w:val="0036305A"/>
    <w:rsid w:val="00364673"/>
    <w:rsid w:val="00364FFB"/>
    <w:rsid w:val="0036511B"/>
    <w:rsid w:val="0036522A"/>
    <w:rsid w:val="00365335"/>
    <w:rsid w:val="00365371"/>
    <w:rsid w:val="00365588"/>
    <w:rsid w:val="003660F4"/>
    <w:rsid w:val="0036612A"/>
    <w:rsid w:val="003666B7"/>
    <w:rsid w:val="0036698C"/>
    <w:rsid w:val="00366ADB"/>
    <w:rsid w:val="00367657"/>
    <w:rsid w:val="00367D02"/>
    <w:rsid w:val="0037092C"/>
    <w:rsid w:val="00370D5F"/>
    <w:rsid w:val="0037133C"/>
    <w:rsid w:val="00371640"/>
    <w:rsid w:val="003717BF"/>
    <w:rsid w:val="00371F94"/>
    <w:rsid w:val="0037242F"/>
    <w:rsid w:val="00372CBB"/>
    <w:rsid w:val="003730FA"/>
    <w:rsid w:val="0037393D"/>
    <w:rsid w:val="00373D0D"/>
    <w:rsid w:val="00373D90"/>
    <w:rsid w:val="0037467A"/>
    <w:rsid w:val="00375A8C"/>
    <w:rsid w:val="003761D3"/>
    <w:rsid w:val="0037646E"/>
    <w:rsid w:val="00376682"/>
    <w:rsid w:val="00376A9D"/>
    <w:rsid w:val="00376BA0"/>
    <w:rsid w:val="00376C38"/>
    <w:rsid w:val="00376F9A"/>
    <w:rsid w:val="003772EA"/>
    <w:rsid w:val="00377858"/>
    <w:rsid w:val="003778E1"/>
    <w:rsid w:val="0038042F"/>
    <w:rsid w:val="00380EA9"/>
    <w:rsid w:val="0038141B"/>
    <w:rsid w:val="003824E9"/>
    <w:rsid w:val="00382846"/>
    <w:rsid w:val="00382CBC"/>
    <w:rsid w:val="0038456A"/>
    <w:rsid w:val="00384573"/>
    <w:rsid w:val="003846F7"/>
    <w:rsid w:val="003848B1"/>
    <w:rsid w:val="00384F13"/>
    <w:rsid w:val="003858E7"/>
    <w:rsid w:val="0038599A"/>
    <w:rsid w:val="00386453"/>
    <w:rsid w:val="0038682F"/>
    <w:rsid w:val="003873A4"/>
    <w:rsid w:val="0038756F"/>
    <w:rsid w:val="003875B6"/>
    <w:rsid w:val="00387B38"/>
    <w:rsid w:val="00387DEB"/>
    <w:rsid w:val="00387E1D"/>
    <w:rsid w:val="00387ED2"/>
    <w:rsid w:val="00387FC0"/>
    <w:rsid w:val="00390479"/>
    <w:rsid w:val="00390774"/>
    <w:rsid w:val="00390842"/>
    <w:rsid w:val="003918D8"/>
    <w:rsid w:val="00391927"/>
    <w:rsid w:val="00391EE9"/>
    <w:rsid w:val="00392BCE"/>
    <w:rsid w:val="00393F27"/>
    <w:rsid w:val="00394222"/>
    <w:rsid w:val="00394748"/>
    <w:rsid w:val="0039496E"/>
    <w:rsid w:val="00394CB1"/>
    <w:rsid w:val="00394F27"/>
    <w:rsid w:val="00394FD9"/>
    <w:rsid w:val="003967A0"/>
    <w:rsid w:val="003968E2"/>
    <w:rsid w:val="00396FC9"/>
    <w:rsid w:val="003974DF"/>
    <w:rsid w:val="00397C5E"/>
    <w:rsid w:val="00397EF8"/>
    <w:rsid w:val="003A0458"/>
    <w:rsid w:val="003A05C5"/>
    <w:rsid w:val="003A0B22"/>
    <w:rsid w:val="003A144A"/>
    <w:rsid w:val="003A1472"/>
    <w:rsid w:val="003A1814"/>
    <w:rsid w:val="003A1A96"/>
    <w:rsid w:val="003A1B68"/>
    <w:rsid w:val="003A2776"/>
    <w:rsid w:val="003A2C88"/>
    <w:rsid w:val="003A2D9D"/>
    <w:rsid w:val="003A3821"/>
    <w:rsid w:val="003A3A51"/>
    <w:rsid w:val="003A3B74"/>
    <w:rsid w:val="003A4790"/>
    <w:rsid w:val="003A4BA4"/>
    <w:rsid w:val="003A4DB5"/>
    <w:rsid w:val="003A5492"/>
    <w:rsid w:val="003A63AF"/>
    <w:rsid w:val="003A6793"/>
    <w:rsid w:val="003A68D0"/>
    <w:rsid w:val="003A69BC"/>
    <w:rsid w:val="003A6AB8"/>
    <w:rsid w:val="003A6D64"/>
    <w:rsid w:val="003A742E"/>
    <w:rsid w:val="003A7EC1"/>
    <w:rsid w:val="003B0AEB"/>
    <w:rsid w:val="003B1DB9"/>
    <w:rsid w:val="003B1F73"/>
    <w:rsid w:val="003B22B4"/>
    <w:rsid w:val="003B276D"/>
    <w:rsid w:val="003B2A44"/>
    <w:rsid w:val="003B2A85"/>
    <w:rsid w:val="003B320D"/>
    <w:rsid w:val="003B3529"/>
    <w:rsid w:val="003B38F2"/>
    <w:rsid w:val="003B4A91"/>
    <w:rsid w:val="003B4B52"/>
    <w:rsid w:val="003B5D5F"/>
    <w:rsid w:val="003B648C"/>
    <w:rsid w:val="003B6786"/>
    <w:rsid w:val="003B6DC5"/>
    <w:rsid w:val="003B7D47"/>
    <w:rsid w:val="003C04BD"/>
    <w:rsid w:val="003C12FD"/>
    <w:rsid w:val="003C1E43"/>
    <w:rsid w:val="003C207B"/>
    <w:rsid w:val="003C217D"/>
    <w:rsid w:val="003C251D"/>
    <w:rsid w:val="003C2868"/>
    <w:rsid w:val="003C2AB0"/>
    <w:rsid w:val="003C313E"/>
    <w:rsid w:val="003C3268"/>
    <w:rsid w:val="003C3592"/>
    <w:rsid w:val="003C39E2"/>
    <w:rsid w:val="003C44A8"/>
    <w:rsid w:val="003C4509"/>
    <w:rsid w:val="003C4FE6"/>
    <w:rsid w:val="003C503E"/>
    <w:rsid w:val="003C54C2"/>
    <w:rsid w:val="003C5539"/>
    <w:rsid w:val="003C5693"/>
    <w:rsid w:val="003C58C9"/>
    <w:rsid w:val="003C61C7"/>
    <w:rsid w:val="003C62EC"/>
    <w:rsid w:val="003C6584"/>
    <w:rsid w:val="003C65F3"/>
    <w:rsid w:val="003C67C1"/>
    <w:rsid w:val="003C68FD"/>
    <w:rsid w:val="003C6BD5"/>
    <w:rsid w:val="003C6DD1"/>
    <w:rsid w:val="003C6F8D"/>
    <w:rsid w:val="003C7157"/>
    <w:rsid w:val="003D01A1"/>
    <w:rsid w:val="003D120C"/>
    <w:rsid w:val="003D12F2"/>
    <w:rsid w:val="003D1F98"/>
    <w:rsid w:val="003D2290"/>
    <w:rsid w:val="003D2B3C"/>
    <w:rsid w:val="003D2B84"/>
    <w:rsid w:val="003D2ED2"/>
    <w:rsid w:val="003D3503"/>
    <w:rsid w:val="003D460A"/>
    <w:rsid w:val="003D59B0"/>
    <w:rsid w:val="003D61CF"/>
    <w:rsid w:val="003D6342"/>
    <w:rsid w:val="003D63FE"/>
    <w:rsid w:val="003D6519"/>
    <w:rsid w:val="003D6746"/>
    <w:rsid w:val="003D677F"/>
    <w:rsid w:val="003D6953"/>
    <w:rsid w:val="003D6A92"/>
    <w:rsid w:val="003D7087"/>
    <w:rsid w:val="003E019F"/>
    <w:rsid w:val="003E0532"/>
    <w:rsid w:val="003E0802"/>
    <w:rsid w:val="003E0D3B"/>
    <w:rsid w:val="003E0D7A"/>
    <w:rsid w:val="003E1236"/>
    <w:rsid w:val="003E136E"/>
    <w:rsid w:val="003E14E9"/>
    <w:rsid w:val="003E1691"/>
    <w:rsid w:val="003E1A14"/>
    <w:rsid w:val="003E2CF6"/>
    <w:rsid w:val="003E3071"/>
    <w:rsid w:val="003E3A79"/>
    <w:rsid w:val="003E3DDF"/>
    <w:rsid w:val="003E4264"/>
    <w:rsid w:val="003E47C9"/>
    <w:rsid w:val="003E49F2"/>
    <w:rsid w:val="003E4E4B"/>
    <w:rsid w:val="003E503E"/>
    <w:rsid w:val="003E5A1C"/>
    <w:rsid w:val="003E5A4F"/>
    <w:rsid w:val="003E5BCC"/>
    <w:rsid w:val="003E619E"/>
    <w:rsid w:val="003E65FB"/>
    <w:rsid w:val="003E6F0E"/>
    <w:rsid w:val="003E736D"/>
    <w:rsid w:val="003E7543"/>
    <w:rsid w:val="003E77D7"/>
    <w:rsid w:val="003E7A51"/>
    <w:rsid w:val="003E7B33"/>
    <w:rsid w:val="003ED229"/>
    <w:rsid w:val="003F0071"/>
    <w:rsid w:val="003F0210"/>
    <w:rsid w:val="003F039A"/>
    <w:rsid w:val="003F0445"/>
    <w:rsid w:val="003F0BE9"/>
    <w:rsid w:val="003F0F4B"/>
    <w:rsid w:val="003F1028"/>
    <w:rsid w:val="003F154D"/>
    <w:rsid w:val="003F1746"/>
    <w:rsid w:val="003F1A37"/>
    <w:rsid w:val="003F1C0C"/>
    <w:rsid w:val="003F1E6E"/>
    <w:rsid w:val="003F2012"/>
    <w:rsid w:val="003F233F"/>
    <w:rsid w:val="003F27DC"/>
    <w:rsid w:val="003F2BFF"/>
    <w:rsid w:val="003F2D09"/>
    <w:rsid w:val="003F2D99"/>
    <w:rsid w:val="003F3169"/>
    <w:rsid w:val="003F42BD"/>
    <w:rsid w:val="003F42E1"/>
    <w:rsid w:val="003F43FC"/>
    <w:rsid w:val="003F475E"/>
    <w:rsid w:val="003F5041"/>
    <w:rsid w:val="003F51EC"/>
    <w:rsid w:val="003F524C"/>
    <w:rsid w:val="003F5662"/>
    <w:rsid w:val="003F5C51"/>
    <w:rsid w:val="003F5D73"/>
    <w:rsid w:val="003F695C"/>
    <w:rsid w:val="003F7F31"/>
    <w:rsid w:val="003F7F57"/>
    <w:rsid w:val="004002BD"/>
    <w:rsid w:val="0040043D"/>
    <w:rsid w:val="00400845"/>
    <w:rsid w:val="00400EFC"/>
    <w:rsid w:val="00401253"/>
    <w:rsid w:val="00401309"/>
    <w:rsid w:val="00401DFB"/>
    <w:rsid w:val="0040204C"/>
    <w:rsid w:val="0040207C"/>
    <w:rsid w:val="004029F3"/>
    <w:rsid w:val="00402BBD"/>
    <w:rsid w:val="00402CA8"/>
    <w:rsid w:val="00402E21"/>
    <w:rsid w:val="00402FDD"/>
    <w:rsid w:val="00403607"/>
    <w:rsid w:val="00403A82"/>
    <w:rsid w:val="00403B44"/>
    <w:rsid w:val="00403CA9"/>
    <w:rsid w:val="00404482"/>
    <w:rsid w:val="00404ABE"/>
    <w:rsid w:val="004051CF"/>
    <w:rsid w:val="004051F0"/>
    <w:rsid w:val="00405A59"/>
    <w:rsid w:val="00405AF9"/>
    <w:rsid w:val="00405B3F"/>
    <w:rsid w:val="00405FD2"/>
    <w:rsid w:val="00406E0F"/>
    <w:rsid w:val="00406F55"/>
    <w:rsid w:val="00406F91"/>
    <w:rsid w:val="004076B0"/>
    <w:rsid w:val="0041059B"/>
    <w:rsid w:val="00410818"/>
    <w:rsid w:val="00410881"/>
    <w:rsid w:val="004108C0"/>
    <w:rsid w:val="004114AB"/>
    <w:rsid w:val="004117B7"/>
    <w:rsid w:val="00411C87"/>
    <w:rsid w:val="00412060"/>
    <w:rsid w:val="00412B25"/>
    <w:rsid w:val="00412D07"/>
    <w:rsid w:val="0041360D"/>
    <w:rsid w:val="00413713"/>
    <w:rsid w:val="00413B76"/>
    <w:rsid w:val="004142D5"/>
    <w:rsid w:val="00414A2F"/>
    <w:rsid w:val="00414ED6"/>
    <w:rsid w:val="00415677"/>
    <w:rsid w:val="004157DB"/>
    <w:rsid w:val="00415C63"/>
    <w:rsid w:val="00416508"/>
    <w:rsid w:val="00416C17"/>
    <w:rsid w:val="00416EC9"/>
    <w:rsid w:val="004172E7"/>
    <w:rsid w:val="00417481"/>
    <w:rsid w:val="0041749A"/>
    <w:rsid w:val="004177D1"/>
    <w:rsid w:val="00417CBD"/>
    <w:rsid w:val="00417F72"/>
    <w:rsid w:val="0042005A"/>
    <w:rsid w:val="00420337"/>
    <w:rsid w:val="0042069C"/>
    <w:rsid w:val="00420F03"/>
    <w:rsid w:val="004210E5"/>
    <w:rsid w:val="0042124C"/>
    <w:rsid w:val="00421360"/>
    <w:rsid w:val="0042190E"/>
    <w:rsid w:val="00421EBF"/>
    <w:rsid w:val="004220E2"/>
    <w:rsid w:val="00422201"/>
    <w:rsid w:val="00422E54"/>
    <w:rsid w:val="00422F00"/>
    <w:rsid w:val="00423163"/>
    <w:rsid w:val="00423906"/>
    <w:rsid w:val="00423E59"/>
    <w:rsid w:val="00424BCA"/>
    <w:rsid w:val="00424C46"/>
    <w:rsid w:val="00425CA4"/>
    <w:rsid w:val="00426BFA"/>
    <w:rsid w:val="00426DB6"/>
    <w:rsid w:val="00426DDE"/>
    <w:rsid w:val="004277B6"/>
    <w:rsid w:val="00430375"/>
    <w:rsid w:val="004303CF"/>
    <w:rsid w:val="00430B85"/>
    <w:rsid w:val="00430D10"/>
    <w:rsid w:val="00430E6B"/>
    <w:rsid w:val="00431324"/>
    <w:rsid w:val="004315B8"/>
    <w:rsid w:val="004315DB"/>
    <w:rsid w:val="0043238B"/>
    <w:rsid w:val="004323F5"/>
    <w:rsid w:val="0043240C"/>
    <w:rsid w:val="00432821"/>
    <w:rsid w:val="004328AE"/>
    <w:rsid w:val="00432D74"/>
    <w:rsid w:val="0043328B"/>
    <w:rsid w:val="004335E0"/>
    <w:rsid w:val="004336D2"/>
    <w:rsid w:val="00433AC1"/>
    <w:rsid w:val="00433BF9"/>
    <w:rsid w:val="00433C5A"/>
    <w:rsid w:val="00434AAC"/>
    <w:rsid w:val="00435D0A"/>
    <w:rsid w:val="004364BA"/>
    <w:rsid w:val="00437A43"/>
    <w:rsid w:val="004402B0"/>
    <w:rsid w:val="0044033F"/>
    <w:rsid w:val="0044047F"/>
    <w:rsid w:val="004418F3"/>
    <w:rsid w:val="00441C47"/>
    <w:rsid w:val="00441D2E"/>
    <w:rsid w:val="004427A9"/>
    <w:rsid w:val="004429CE"/>
    <w:rsid w:val="00442BD2"/>
    <w:rsid w:val="00443781"/>
    <w:rsid w:val="004438B4"/>
    <w:rsid w:val="004439FE"/>
    <w:rsid w:val="00443C6F"/>
    <w:rsid w:val="00444064"/>
    <w:rsid w:val="004444AC"/>
    <w:rsid w:val="004445FC"/>
    <w:rsid w:val="00444645"/>
    <w:rsid w:val="0044491A"/>
    <w:rsid w:val="00444CED"/>
    <w:rsid w:val="00445CEF"/>
    <w:rsid w:val="00445D70"/>
    <w:rsid w:val="004467CF"/>
    <w:rsid w:val="00446A2E"/>
    <w:rsid w:val="00446F43"/>
    <w:rsid w:val="00446F95"/>
    <w:rsid w:val="00447425"/>
    <w:rsid w:val="00447960"/>
    <w:rsid w:val="00450CF2"/>
    <w:rsid w:val="004510E6"/>
    <w:rsid w:val="00451380"/>
    <w:rsid w:val="00452373"/>
    <w:rsid w:val="00452534"/>
    <w:rsid w:val="004528E8"/>
    <w:rsid w:val="00452BE8"/>
    <w:rsid w:val="00452DCE"/>
    <w:rsid w:val="00452F91"/>
    <w:rsid w:val="00453354"/>
    <w:rsid w:val="0045439F"/>
    <w:rsid w:val="00454E58"/>
    <w:rsid w:val="0045576D"/>
    <w:rsid w:val="00455989"/>
    <w:rsid w:val="00455C23"/>
    <w:rsid w:val="00456050"/>
    <w:rsid w:val="00456675"/>
    <w:rsid w:val="00456A3C"/>
    <w:rsid w:val="00457432"/>
    <w:rsid w:val="00457ABA"/>
    <w:rsid w:val="00457BFC"/>
    <w:rsid w:val="00457DED"/>
    <w:rsid w:val="00460558"/>
    <w:rsid w:val="0046103B"/>
    <w:rsid w:val="004610E4"/>
    <w:rsid w:val="00462509"/>
    <w:rsid w:val="00462626"/>
    <w:rsid w:val="00462BE3"/>
    <w:rsid w:val="00462D3D"/>
    <w:rsid w:val="00462E8C"/>
    <w:rsid w:val="00463053"/>
    <w:rsid w:val="004631C4"/>
    <w:rsid w:val="00463E0D"/>
    <w:rsid w:val="00463EAF"/>
    <w:rsid w:val="0046445C"/>
    <w:rsid w:val="0046454C"/>
    <w:rsid w:val="004648CE"/>
    <w:rsid w:val="00464A27"/>
    <w:rsid w:val="00464D8D"/>
    <w:rsid w:val="00466748"/>
    <w:rsid w:val="00466E18"/>
    <w:rsid w:val="00466FF9"/>
    <w:rsid w:val="00467953"/>
    <w:rsid w:val="00467FBD"/>
    <w:rsid w:val="00470652"/>
    <w:rsid w:val="00470935"/>
    <w:rsid w:val="00470B37"/>
    <w:rsid w:val="00470D00"/>
    <w:rsid w:val="00470F0A"/>
    <w:rsid w:val="00471E64"/>
    <w:rsid w:val="00471EAB"/>
    <w:rsid w:val="00472570"/>
    <w:rsid w:val="004737E1"/>
    <w:rsid w:val="00473BA7"/>
    <w:rsid w:val="00474AE5"/>
    <w:rsid w:val="0047513C"/>
    <w:rsid w:val="00475BAA"/>
    <w:rsid w:val="00475E98"/>
    <w:rsid w:val="004766B0"/>
    <w:rsid w:val="00477007"/>
    <w:rsid w:val="004770DA"/>
    <w:rsid w:val="004771E8"/>
    <w:rsid w:val="0047733B"/>
    <w:rsid w:val="0047735B"/>
    <w:rsid w:val="0047737B"/>
    <w:rsid w:val="004777F2"/>
    <w:rsid w:val="00477864"/>
    <w:rsid w:val="00477AD8"/>
    <w:rsid w:val="004801B6"/>
    <w:rsid w:val="004809C3"/>
    <w:rsid w:val="00480C71"/>
    <w:rsid w:val="0048128A"/>
    <w:rsid w:val="00482B5F"/>
    <w:rsid w:val="00482D2F"/>
    <w:rsid w:val="00482DB4"/>
    <w:rsid w:val="0048301D"/>
    <w:rsid w:val="004835C2"/>
    <w:rsid w:val="004836D8"/>
    <w:rsid w:val="00484355"/>
    <w:rsid w:val="004851DD"/>
    <w:rsid w:val="00485A59"/>
    <w:rsid w:val="00485D62"/>
    <w:rsid w:val="004873B7"/>
    <w:rsid w:val="00490044"/>
    <w:rsid w:val="004905DA"/>
    <w:rsid w:val="004908D7"/>
    <w:rsid w:val="00491525"/>
    <w:rsid w:val="004918D4"/>
    <w:rsid w:val="00491DEA"/>
    <w:rsid w:val="00491E0E"/>
    <w:rsid w:val="00491E1C"/>
    <w:rsid w:val="0049279F"/>
    <w:rsid w:val="00492916"/>
    <w:rsid w:val="00492AA6"/>
    <w:rsid w:val="0049359F"/>
    <w:rsid w:val="00494588"/>
    <w:rsid w:val="00494670"/>
    <w:rsid w:val="004949F8"/>
    <w:rsid w:val="004951A7"/>
    <w:rsid w:val="00495356"/>
    <w:rsid w:val="004960B3"/>
    <w:rsid w:val="00496309"/>
    <w:rsid w:val="004964D1"/>
    <w:rsid w:val="00496BC5"/>
    <w:rsid w:val="00496C31"/>
    <w:rsid w:val="00496E1F"/>
    <w:rsid w:val="00497873"/>
    <w:rsid w:val="00497F71"/>
    <w:rsid w:val="004A02BF"/>
    <w:rsid w:val="004A065D"/>
    <w:rsid w:val="004A0734"/>
    <w:rsid w:val="004A0C64"/>
    <w:rsid w:val="004A1112"/>
    <w:rsid w:val="004A12B6"/>
    <w:rsid w:val="004A19F0"/>
    <w:rsid w:val="004A23B8"/>
    <w:rsid w:val="004A309C"/>
    <w:rsid w:val="004A35AC"/>
    <w:rsid w:val="004A37FE"/>
    <w:rsid w:val="004A3B23"/>
    <w:rsid w:val="004A3C3D"/>
    <w:rsid w:val="004A3DCA"/>
    <w:rsid w:val="004A3EF9"/>
    <w:rsid w:val="004A3FAD"/>
    <w:rsid w:val="004A4BC1"/>
    <w:rsid w:val="004A5036"/>
    <w:rsid w:val="004A543E"/>
    <w:rsid w:val="004A57AE"/>
    <w:rsid w:val="004A5A3F"/>
    <w:rsid w:val="004A5AC0"/>
    <w:rsid w:val="004A5FD7"/>
    <w:rsid w:val="004A624E"/>
    <w:rsid w:val="004A643E"/>
    <w:rsid w:val="004A6FD1"/>
    <w:rsid w:val="004A7548"/>
    <w:rsid w:val="004A7A4F"/>
    <w:rsid w:val="004A7FC1"/>
    <w:rsid w:val="004B02B7"/>
    <w:rsid w:val="004B03AC"/>
    <w:rsid w:val="004B0A24"/>
    <w:rsid w:val="004B0E50"/>
    <w:rsid w:val="004B1B34"/>
    <w:rsid w:val="004B28BE"/>
    <w:rsid w:val="004B28C2"/>
    <w:rsid w:val="004B2DD0"/>
    <w:rsid w:val="004B2E36"/>
    <w:rsid w:val="004B312F"/>
    <w:rsid w:val="004B31FE"/>
    <w:rsid w:val="004B3687"/>
    <w:rsid w:val="004B4363"/>
    <w:rsid w:val="004B4C93"/>
    <w:rsid w:val="004B4CD0"/>
    <w:rsid w:val="004B4FF9"/>
    <w:rsid w:val="004B50FD"/>
    <w:rsid w:val="004B5144"/>
    <w:rsid w:val="004B553E"/>
    <w:rsid w:val="004B5857"/>
    <w:rsid w:val="004B5D53"/>
    <w:rsid w:val="004B5F0C"/>
    <w:rsid w:val="004B64DE"/>
    <w:rsid w:val="004B660A"/>
    <w:rsid w:val="004B6B02"/>
    <w:rsid w:val="004B6E40"/>
    <w:rsid w:val="004B6EA3"/>
    <w:rsid w:val="004B6EDF"/>
    <w:rsid w:val="004B715F"/>
    <w:rsid w:val="004B7913"/>
    <w:rsid w:val="004B7F65"/>
    <w:rsid w:val="004BC829"/>
    <w:rsid w:val="004C0300"/>
    <w:rsid w:val="004C1075"/>
    <w:rsid w:val="004C1956"/>
    <w:rsid w:val="004C22A1"/>
    <w:rsid w:val="004C269C"/>
    <w:rsid w:val="004C2F58"/>
    <w:rsid w:val="004C3030"/>
    <w:rsid w:val="004C35AD"/>
    <w:rsid w:val="004C3DDA"/>
    <w:rsid w:val="004C3E93"/>
    <w:rsid w:val="004C3E9D"/>
    <w:rsid w:val="004C4638"/>
    <w:rsid w:val="004C529C"/>
    <w:rsid w:val="004C53C4"/>
    <w:rsid w:val="004C56F5"/>
    <w:rsid w:val="004C6294"/>
    <w:rsid w:val="004C6873"/>
    <w:rsid w:val="004C6B04"/>
    <w:rsid w:val="004C6B1E"/>
    <w:rsid w:val="004C6C26"/>
    <w:rsid w:val="004C6C92"/>
    <w:rsid w:val="004C71F6"/>
    <w:rsid w:val="004C7DEE"/>
    <w:rsid w:val="004D005E"/>
    <w:rsid w:val="004D0197"/>
    <w:rsid w:val="004D036D"/>
    <w:rsid w:val="004D03C1"/>
    <w:rsid w:val="004D052D"/>
    <w:rsid w:val="004D0A32"/>
    <w:rsid w:val="004D11B5"/>
    <w:rsid w:val="004D16EB"/>
    <w:rsid w:val="004D1718"/>
    <w:rsid w:val="004D2335"/>
    <w:rsid w:val="004D2EE6"/>
    <w:rsid w:val="004D2F91"/>
    <w:rsid w:val="004D3B86"/>
    <w:rsid w:val="004D3C45"/>
    <w:rsid w:val="004D3F74"/>
    <w:rsid w:val="004D4515"/>
    <w:rsid w:val="004D47C3"/>
    <w:rsid w:val="004D5F7B"/>
    <w:rsid w:val="004D63F8"/>
    <w:rsid w:val="004D6787"/>
    <w:rsid w:val="004D6996"/>
    <w:rsid w:val="004D7414"/>
    <w:rsid w:val="004D79A9"/>
    <w:rsid w:val="004D7F65"/>
    <w:rsid w:val="004E0170"/>
    <w:rsid w:val="004E0412"/>
    <w:rsid w:val="004E0862"/>
    <w:rsid w:val="004E0A92"/>
    <w:rsid w:val="004E1012"/>
    <w:rsid w:val="004E121B"/>
    <w:rsid w:val="004E1462"/>
    <w:rsid w:val="004E17E7"/>
    <w:rsid w:val="004E19C9"/>
    <w:rsid w:val="004E1EA2"/>
    <w:rsid w:val="004E24A9"/>
    <w:rsid w:val="004E2515"/>
    <w:rsid w:val="004E2B9C"/>
    <w:rsid w:val="004E2CE2"/>
    <w:rsid w:val="004E32C7"/>
    <w:rsid w:val="004E3B49"/>
    <w:rsid w:val="004E456C"/>
    <w:rsid w:val="004E47BF"/>
    <w:rsid w:val="004E527E"/>
    <w:rsid w:val="004E60E6"/>
    <w:rsid w:val="004E6AD9"/>
    <w:rsid w:val="004E6BC1"/>
    <w:rsid w:val="004E6E16"/>
    <w:rsid w:val="004E6F2D"/>
    <w:rsid w:val="004E7546"/>
    <w:rsid w:val="004E77AC"/>
    <w:rsid w:val="004E77B9"/>
    <w:rsid w:val="004E7C67"/>
    <w:rsid w:val="004F059D"/>
    <w:rsid w:val="004F0604"/>
    <w:rsid w:val="004F0721"/>
    <w:rsid w:val="004F12D9"/>
    <w:rsid w:val="004F1654"/>
    <w:rsid w:val="004F1A06"/>
    <w:rsid w:val="004F1B2F"/>
    <w:rsid w:val="004F2B8B"/>
    <w:rsid w:val="004F328F"/>
    <w:rsid w:val="004F368F"/>
    <w:rsid w:val="004F3CAF"/>
    <w:rsid w:val="004F3CC0"/>
    <w:rsid w:val="004F403B"/>
    <w:rsid w:val="004F4652"/>
    <w:rsid w:val="004F4CDF"/>
    <w:rsid w:val="004F537E"/>
    <w:rsid w:val="004F64D9"/>
    <w:rsid w:val="004F667B"/>
    <w:rsid w:val="004F66E3"/>
    <w:rsid w:val="004F6913"/>
    <w:rsid w:val="004F6B41"/>
    <w:rsid w:val="004F6B66"/>
    <w:rsid w:val="004F6DD5"/>
    <w:rsid w:val="004F7774"/>
    <w:rsid w:val="004F77B2"/>
    <w:rsid w:val="004F7A14"/>
    <w:rsid w:val="005004B0"/>
    <w:rsid w:val="0050059B"/>
    <w:rsid w:val="005005BD"/>
    <w:rsid w:val="00500A44"/>
    <w:rsid w:val="00500D2F"/>
    <w:rsid w:val="00500EFE"/>
    <w:rsid w:val="005011C3"/>
    <w:rsid w:val="00501317"/>
    <w:rsid w:val="0050237B"/>
    <w:rsid w:val="005026CF"/>
    <w:rsid w:val="00502A42"/>
    <w:rsid w:val="00502D00"/>
    <w:rsid w:val="00502F9E"/>
    <w:rsid w:val="0050362E"/>
    <w:rsid w:val="0050367D"/>
    <w:rsid w:val="00503B49"/>
    <w:rsid w:val="00503C32"/>
    <w:rsid w:val="00503E11"/>
    <w:rsid w:val="0050416A"/>
    <w:rsid w:val="00504E3D"/>
    <w:rsid w:val="005058FA"/>
    <w:rsid w:val="00505B8D"/>
    <w:rsid w:val="0050653E"/>
    <w:rsid w:val="0050682F"/>
    <w:rsid w:val="00506F19"/>
    <w:rsid w:val="005072FA"/>
    <w:rsid w:val="0050737A"/>
    <w:rsid w:val="0050754D"/>
    <w:rsid w:val="005076F4"/>
    <w:rsid w:val="00507B81"/>
    <w:rsid w:val="00507FBF"/>
    <w:rsid w:val="005104A3"/>
    <w:rsid w:val="005104AE"/>
    <w:rsid w:val="00510ABB"/>
    <w:rsid w:val="00511043"/>
    <w:rsid w:val="00511071"/>
    <w:rsid w:val="005112AF"/>
    <w:rsid w:val="0051164E"/>
    <w:rsid w:val="00511F90"/>
    <w:rsid w:val="00512788"/>
    <w:rsid w:val="005128F9"/>
    <w:rsid w:val="005136DB"/>
    <w:rsid w:val="005140C8"/>
    <w:rsid w:val="0051565E"/>
    <w:rsid w:val="0051572E"/>
    <w:rsid w:val="00516462"/>
    <w:rsid w:val="00516578"/>
    <w:rsid w:val="0051685F"/>
    <w:rsid w:val="00516A03"/>
    <w:rsid w:val="00516FA1"/>
    <w:rsid w:val="00517354"/>
    <w:rsid w:val="005176FD"/>
    <w:rsid w:val="005177E6"/>
    <w:rsid w:val="0052019A"/>
    <w:rsid w:val="005218E9"/>
    <w:rsid w:val="00521F75"/>
    <w:rsid w:val="00522252"/>
    <w:rsid w:val="005222C2"/>
    <w:rsid w:val="00522B55"/>
    <w:rsid w:val="00522C58"/>
    <w:rsid w:val="00522DD4"/>
    <w:rsid w:val="00522FA6"/>
    <w:rsid w:val="005234A1"/>
    <w:rsid w:val="00523D49"/>
    <w:rsid w:val="0052435B"/>
    <w:rsid w:val="005245D3"/>
    <w:rsid w:val="00524D3C"/>
    <w:rsid w:val="00524E56"/>
    <w:rsid w:val="005257A5"/>
    <w:rsid w:val="005259D9"/>
    <w:rsid w:val="00525F16"/>
    <w:rsid w:val="0052609A"/>
    <w:rsid w:val="005267DA"/>
    <w:rsid w:val="00526D25"/>
    <w:rsid w:val="00526DDF"/>
    <w:rsid w:val="00526E97"/>
    <w:rsid w:val="00526EF5"/>
    <w:rsid w:val="0052746A"/>
    <w:rsid w:val="00527535"/>
    <w:rsid w:val="00527D70"/>
    <w:rsid w:val="00527F77"/>
    <w:rsid w:val="005306FD"/>
    <w:rsid w:val="00530901"/>
    <w:rsid w:val="00530CB5"/>
    <w:rsid w:val="00531217"/>
    <w:rsid w:val="005317D8"/>
    <w:rsid w:val="00531C0A"/>
    <w:rsid w:val="005328E8"/>
    <w:rsid w:val="005332B9"/>
    <w:rsid w:val="00533868"/>
    <w:rsid w:val="00533A95"/>
    <w:rsid w:val="00533B0D"/>
    <w:rsid w:val="005356EA"/>
    <w:rsid w:val="0053585A"/>
    <w:rsid w:val="00535C52"/>
    <w:rsid w:val="00536EA1"/>
    <w:rsid w:val="00536F5B"/>
    <w:rsid w:val="00537157"/>
    <w:rsid w:val="0053795B"/>
    <w:rsid w:val="00537AA9"/>
    <w:rsid w:val="00537BBA"/>
    <w:rsid w:val="005405C7"/>
    <w:rsid w:val="005405D0"/>
    <w:rsid w:val="00540655"/>
    <w:rsid w:val="00541399"/>
    <w:rsid w:val="005419A2"/>
    <w:rsid w:val="00541C59"/>
    <w:rsid w:val="00542ABA"/>
    <w:rsid w:val="00542F56"/>
    <w:rsid w:val="0054319D"/>
    <w:rsid w:val="00543DE6"/>
    <w:rsid w:val="00543F4F"/>
    <w:rsid w:val="00545464"/>
    <w:rsid w:val="005454D0"/>
    <w:rsid w:val="005456D4"/>
    <w:rsid w:val="00545776"/>
    <w:rsid w:val="005459CD"/>
    <w:rsid w:val="00545B81"/>
    <w:rsid w:val="00545D43"/>
    <w:rsid w:val="0054619D"/>
    <w:rsid w:val="005461F5"/>
    <w:rsid w:val="005464CE"/>
    <w:rsid w:val="00546573"/>
    <w:rsid w:val="00546E67"/>
    <w:rsid w:val="005470D9"/>
    <w:rsid w:val="00547840"/>
    <w:rsid w:val="005478CE"/>
    <w:rsid w:val="00547A8A"/>
    <w:rsid w:val="005500B1"/>
    <w:rsid w:val="00550500"/>
    <w:rsid w:val="0055095F"/>
    <w:rsid w:val="00550BF1"/>
    <w:rsid w:val="005517B3"/>
    <w:rsid w:val="00552516"/>
    <w:rsid w:val="00552952"/>
    <w:rsid w:val="00552DA6"/>
    <w:rsid w:val="00552E45"/>
    <w:rsid w:val="00552FCB"/>
    <w:rsid w:val="00553071"/>
    <w:rsid w:val="00553627"/>
    <w:rsid w:val="0055421A"/>
    <w:rsid w:val="005542A4"/>
    <w:rsid w:val="00554B07"/>
    <w:rsid w:val="00554D8D"/>
    <w:rsid w:val="005553F5"/>
    <w:rsid w:val="00555AB8"/>
    <w:rsid w:val="00555CC5"/>
    <w:rsid w:val="00555E6A"/>
    <w:rsid w:val="00555EC9"/>
    <w:rsid w:val="00556950"/>
    <w:rsid w:val="00556C44"/>
    <w:rsid w:val="00556C6E"/>
    <w:rsid w:val="005571E5"/>
    <w:rsid w:val="00557B37"/>
    <w:rsid w:val="00557E9C"/>
    <w:rsid w:val="00557F1D"/>
    <w:rsid w:val="00560C5D"/>
    <w:rsid w:val="00561035"/>
    <w:rsid w:val="00561AAE"/>
    <w:rsid w:val="00562C69"/>
    <w:rsid w:val="00563CDA"/>
    <w:rsid w:val="00564281"/>
    <w:rsid w:val="00565677"/>
    <w:rsid w:val="005658BA"/>
    <w:rsid w:val="00565A29"/>
    <w:rsid w:val="00565C6B"/>
    <w:rsid w:val="00565E1D"/>
    <w:rsid w:val="00565F36"/>
    <w:rsid w:val="00566229"/>
    <w:rsid w:val="00566315"/>
    <w:rsid w:val="005668D1"/>
    <w:rsid w:val="00566AFE"/>
    <w:rsid w:val="00566F26"/>
    <w:rsid w:val="00567137"/>
    <w:rsid w:val="00567255"/>
    <w:rsid w:val="005675AE"/>
    <w:rsid w:val="0056760A"/>
    <w:rsid w:val="005677C7"/>
    <w:rsid w:val="00567938"/>
    <w:rsid w:val="005701C1"/>
    <w:rsid w:val="0057153B"/>
    <w:rsid w:val="00571CC6"/>
    <w:rsid w:val="0057222B"/>
    <w:rsid w:val="00572CE8"/>
    <w:rsid w:val="0057327B"/>
    <w:rsid w:val="00573570"/>
    <w:rsid w:val="00573B21"/>
    <w:rsid w:val="00574A27"/>
    <w:rsid w:val="005750DD"/>
    <w:rsid w:val="00575299"/>
    <w:rsid w:val="005754DF"/>
    <w:rsid w:val="00575512"/>
    <w:rsid w:val="00576146"/>
    <w:rsid w:val="00576CD8"/>
    <w:rsid w:val="00577A72"/>
    <w:rsid w:val="00577B2A"/>
    <w:rsid w:val="00577BBE"/>
    <w:rsid w:val="00577F7A"/>
    <w:rsid w:val="00580194"/>
    <w:rsid w:val="005801FB"/>
    <w:rsid w:val="00580229"/>
    <w:rsid w:val="0058057F"/>
    <w:rsid w:val="00580E81"/>
    <w:rsid w:val="0058128E"/>
    <w:rsid w:val="005817D9"/>
    <w:rsid w:val="00581F1A"/>
    <w:rsid w:val="00582576"/>
    <w:rsid w:val="00582CB7"/>
    <w:rsid w:val="00582D29"/>
    <w:rsid w:val="00582D3C"/>
    <w:rsid w:val="00583889"/>
    <w:rsid w:val="005839EF"/>
    <w:rsid w:val="005841D7"/>
    <w:rsid w:val="005846D9"/>
    <w:rsid w:val="00584AC6"/>
    <w:rsid w:val="00584C5F"/>
    <w:rsid w:val="00584DD8"/>
    <w:rsid w:val="005857D9"/>
    <w:rsid w:val="005857E0"/>
    <w:rsid w:val="00585C6D"/>
    <w:rsid w:val="00585E72"/>
    <w:rsid w:val="00585EB8"/>
    <w:rsid w:val="005867CD"/>
    <w:rsid w:val="00586B16"/>
    <w:rsid w:val="00587403"/>
    <w:rsid w:val="0058798C"/>
    <w:rsid w:val="00587AC8"/>
    <w:rsid w:val="0059023F"/>
    <w:rsid w:val="0059024C"/>
    <w:rsid w:val="00590721"/>
    <w:rsid w:val="00590A6E"/>
    <w:rsid w:val="00590D53"/>
    <w:rsid w:val="0059126C"/>
    <w:rsid w:val="00591C9F"/>
    <w:rsid w:val="00591CE9"/>
    <w:rsid w:val="00592811"/>
    <w:rsid w:val="00592BA2"/>
    <w:rsid w:val="00593EAD"/>
    <w:rsid w:val="00593F8E"/>
    <w:rsid w:val="005942D3"/>
    <w:rsid w:val="00594509"/>
    <w:rsid w:val="00594C8E"/>
    <w:rsid w:val="00594EF0"/>
    <w:rsid w:val="005951CC"/>
    <w:rsid w:val="005954B7"/>
    <w:rsid w:val="0059554B"/>
    <w:rsid w:val="0059575C"/>
    <w:rsid w:val="00595C91"/>
    <w:rsid w:val="00596365"/>
    <w:rsid w:val="005963E0"/>
    <w:rsid w:val="005964F9"/>
    <w:rsid w:val="00596B14"/>
    <w:rsid w:val="005977E4"/>
    <w:rsid w:val="005A030D"/>
    <w:rsid w:val="005A0506"/>
    <w:rsid w:val="005A059C"/>
    <w:rsid w:val="005A0925"/>
    <w:rsid w:val="005A0C7A"/>
    <w:rsid w:val="005A11B7"/>
    <w:rsid w:val="005A14A3"/>
    <w:rsid w:val="005A1B09"/>
    <w:rsid w:val="005A1D84"/>
    <w:rsid w:val="005A1FDF"/>
    <w:rsid w:val="005A2401"/>
    <w:rsid w:val="005A2583"/>
    <w:rsid w:val="005A26DE"/>
    <w:rsid w:val="005A2852"/>
    <w:rsid w:val="005A3D75"/>
    <w:rsid w:val="005A40F0"/>
    <w:rsid w:val="005A42FF"/>
    <w:rsid w:val="005A4CD9"/>
    <w:rsid w:val="005A5B2E"/>
    <w:rsid w:val="005A5D19"/>
    <w:rsid w:val="005A5D91"/>
    <w:rsid w:val="005A5EF7"/>
    <w:rsid w:val="005A61F4"/>
    <w:rsid w:val="005A6A19"/>
    <w:rsid w:val="005A6D08"/>
    <w:rsid w:val="005A6D2A"/>
    <w:rsid w:val="005B0025"/>
    <w:rsid w:val="005B018C"/>
    <w:rsid w:val="005B0388"/>
    <w:rsid w:val="005B0613"/>
    <w:rsid w:val="005B0674"/>
    <w:rsid w:val="005B12EF"/>
    <w:rsid w:val="005B14CE"/>
    <w:rsid w:val="005B1914"/>
    <w:rsid w:val="005B21F7"/>
    <w:rsid w:val="005B2264"/>
    <w:rsid w:val="005B22A2"/>
    <w:rsid w:val="005B2328"/>
    <w:rsid w:val="005B2869"/>
    <w:rsid w:val="005B2CCB"/>
    <w:rsid w:val="005B2E43"/>
    <w:rsid w:val="005B318C"/>
    <w:rsid w:val="005B33DD"/>
    <w:rsid w:val="005B3505"/>
    <w:rsid w:val="005B371B"/>
    <w:rsid w:val="005B4055"/>
    <w:rsid w:val="005B412F"/>
    <w:rsid w:val="005B46DD"/>
    <w:rsid w:val="005B4C88"/>
    <w:rsid w:val="005B4EC7"/>
    <w:rsid w:val="005B50FE"/>
    <w:rsid w:val="005B53D8"/>
    <w:rsid w:val="005B53E8"/>
    <w:rsid w:val="005B57B9"/>
    <w:rsid w:val="005B5DE1"/>
    <w:rsid w:val="005B64C9"/>
    <w:rsid w:val="005B6883"/>
    <w:rsid w:val="005B7185"/>
    <w:rsid w:val="005B73B3"/>
    <w:rsid w:val="005B78FA"/>
    <w:rsid w:val="005B79AC"/>
    <w:rsid w:val="005B7A22"/>
    <w:rsid w:val="005B7E15"/>
    <w:rsid w:val="005B7E6D"/>
    <w:rsid w:val="005C0B71"/>
    <w:rsid w:val="005C1D53"/>
    <w:rsid w:val="005C2D3C"/>
    <w:rsid w:val="005C34A1"/>
    <w:rsid w:val="005C3D08"/>
    <w:rsid w:val="005C425F"/>
    <w:rsid w:val="005C462B"/>
    <w:rsid w:val="005C49E0"/>
    <w:rsid w:val="005C4C1E"/>
    <w:rsid w:val="005C5161"/>
    <w:rsid w:val="005C517D"/>
    <w:rsid w:val="005C53F8"/>
    <w:rsid w:val="005C56A3"/>
    <w:rsid w:val="005C58C3"/>
    <w:rsid w:val="005C59A6"/>
    <w:rsid w:val="005C6033"/>
    <w:rsid w:val="005C6977"/>
    <w:rsid w:val="005C710A"/>
    <w:rsid w:val="005C745D"/>
    <w:rsid w:val="005C7557"/>
    <w:rsid w:val="005C7972"/>
    <w:rsid w:val="005D0EAD"/>
    <w:rsid w:val="005D0EDC"/>
    <w:rsid w:val="005D0EF7"/>
    <w:rsid w:val="005D1EC5"/>
    <w:rsid w:val="005D2808"/>
    <w:rsid w:val="005D2879"/>
    <w:rsid w:val="005D4AC0"/>
    <w:rsid w:val="005D4AE7"/>
    <w:rsid w:val="005D4BCC"/>
    <w:rsid w:val="005D4D5F"/>
    <w:rsid w:val="005D5275"/>
    <w:rsid w:val="005D528E"/>
    <w:rsid w:val="005D5AC9"/>
    <w:rsid w:val="005D5E5B"/>
    <w:rsid w:val="005D63E6"/>
    <w:rsid w:val="005D67D4"/>
    <w:rsid w:val="005D7038"/>
    <w:rsid w:val="005D7934"/>
    <w:rsid w:val="005E0372"/>
    <w:rsid w:val="005E0865"/>
    <w:rsid w:val="005E095F"/>
    <w:rsid w:val="005E187B"/>
    <w:rsid w:val="005E2141"/>
    <w:rsid w:val="005E2605"/>
    <w:rsid w:val="005E261D"/>
    <w:rsid w:val="005E2A25"/>
    <w:rsid w:val="005E2DDB"/>
    <w:rsid w:val="005E2EE6"/>
    <w:rsid w:val="005E3184"/>
    <w:rsid w:val="005E37B0"/>
    <w:rsid w:val="005E3903"/>
    <w:rsid w:val="005E3C3A"/>
    <w:rsid w:val="005E40D7"/>
    <w:rsid w:val="005E4523"/>
    <w:rsid w:val="005E46FB"/>
    <w:rsid w:val="005E485E"/>
    <w:rsid w:val="005E4AA9"/>
    <w:rsid w:val="005E4E33"/>
    <w:rsid w:val="005E53BB"/>
    <w:rsid w:val="005E55D9"/>
    <w:rsid w:val="005E58B2"/>
    <w:rsid w:val="005E593F"/>
    <w:rsid w:val="005E680F"/>
    <w:rsid w:val="005E6CF0"/>
    <w:rsid w:val="005E6FCD"/>
    <w:rsid w:val="005E72D8"/>
    <w:rsid w:val="005E741C"/>
    <w:rsid w:val="005E770A"/>
    <w:rsid w:val="005F02E6"/>
    <w:rsid w:val="005F0ACF"/>
    <w:rsid w:val="005F0F7E"/>
    <w:rsid w:val="005F103C"/>
    <w:rsid w:val="005F11F1"/>
    <w:rsid w:val="005F14B0"/>
    <w:rsid w:val="005F1C50"/>
    <w:rsid w:val="005F1ED1"/>
    <w:rsid w:val="005F24B4"/>
    <w:rsid w:val="005F31DB"/>
    <w:rsid w:val="005F379E"/>
    <w:rsid w:val="005F3A9F"/>
    <w:rsid w:val="005F3CCA"/>
    <w:rsid w:val="005F42AC"/>
    <w:rsid w:val="005F44C7"/>
    <w:rsid w:val="005F46B6"/>
    <w:rsid w:val="005F4FA5"/>
    <w:rsid w:val="005F5ECF"/>
    <w:rsid w:val="005F5FE5"/>
    <w:rsid w:val="005F624C"/>
    <w:rsid w:val="005F69E1"/>
    <w:rsid w:val="005F6B33"/>
    <w:rsid w:val="005F6C28"/>
    <w:rsid w:val="005F6CA4"/>
    <w:rsid w:val="005F71A2"/>
    <w:rsid w:val="005F71BA"/>
    <w:rsid w:val="005F75A8"/>
    <w:rsid w:val="005F7B20"/>
    <w:rsid w:val="005F7B8B"/>
    <w:rsid w:val="005F7F1C"/>
    <w:rsid w:val="0060003A"/>
    <w:rsid w:val="00600320"/>
    <w:rsid w:val="00600711"/>
    <w:rsid w:val="00600CDE"/>
    <w:rsid w:val="00600DFC"/>
    <w:rsid w:val="00602C99"/>
    <w:rsid w:val="00603AEA"/>
    <w:rsid w:val="00604154"/>
    <w:rsid w:val="006046B9"/>
    <w:rsid w:val="00604B39"/>
    <w:rsid w:val="00604B86"/>
    <w:rsid w:val="00604F40"/>
    <w:rsid w:val="00604F83"/>
    <w:rsid w:val="0060565A"/>
    <w:rsid w:val="00607287"/>
    <w:rsid w:val="0060742A"/>
    <w:rsid w:val="00607785"/>
    <w:rsid w:val="0060F20F"/>
    <w:rsid w:val="00610A74"/>
    <w:rsid w:val="006116D2"/>
    <w:rsid w:val="006117CA"/>
    <w:rsid w:val="00612021"/>
    <w:rsid w:val="006129EF"/>
    <w:rsid w:val="00613479"/>
    <w:rsid w:val="006134A7"/>
    <w:rsid w:val="00613FA4"/>
    <w:rsid w:val="0061442A"/>
    <w:rsid w:val="006146A5"/>
    <w:rsid w:val="00614F97"/>
    <w:rsid w:val="00615028"/>
    <w:rsid w:val="0061523F"/>
    <w:rsid w:val="006155DA"/>
    <w:rsid w:val="00615912"/>
    <w:rsid w:val="00615C14"/>
    <w:rsid w:val="00615F0B"/>
    <w:rsid w:val="00615F0D"/>
    <w:rsid w:val="0061619A"/>
    <w:rsid w:val="006162A2"/>
    <w:rsid w:val="006166CB"/>
    <w:rsid w:val="00616FD7"/>
    <w:rsid w:val="00617299"/>
    <w:rsid w:val="00617C7B"/>
    <w:rsid w:val="0062026C"/>
    <w:rsid w:val="0062123C"/>
    <w:rsid w:val="006213BC"/>
    <w:rsid w:val="00621441"/>
    <w:rsid w:val="006215C6"/>
    <w:rsid w:val="00621EBC"/>
    <w:rsid w:val="006222EA"/>
    <w:rsid w:val="006223F9"/>
    <w:rsid w:val="00623238"/>
    <w:rsid w:val="00623AA5"/>
    <w:rsid w:val="00623CAB"/>
    <w:rsid w:val="006240AE"/>
    <w:rsid w:val="00624223"/>
    <w:rsid w:val="00624386"/>
    <w:rsid w:val="00624A80"/>
    <w:rsid w:val="00624E68"/>
    <w:rsid w:val="00625223"/>
    <w:rsid w:val="006269C7"/>
    <w:rsid w:val="00627FDD"/>
    <w:rsid w:val="00630BB7"/>
    <w:rsid w:val="006315A1"/>
    <w:rsid w:val="00631630"/>
    <w:rsid w:val="00631954"/>
    <w:rsid w:val="00632229"/>
    <w:rsid w:val="00632623"/>
    <w:rsid w:val="0063262E"/>
    <w:rsid w:val="00632823"/>
    <w:rsid w:val="00632A42"/>
    <w:rsid w:val="00632CB3"/>
    <w:rsid w:val="00632EB5"/>
    <w:rsid w:val="00633AE2"/>
    <w:rsid w:val="0063400C"/>
    <w:rsid w:val="0063413F"/>
    <w:rsid w:val="00634176"/>
    <w:rsid w:val="0063440C"/>
    <w:rsid w:val="00634727"/>
    <w:rsid w:val="006349B9"/>
    <w:rsid w:val="00634AC3"/>
    <w:rsid w:val="00634F8E"/>
    <w:rsid w:val="006354AC"/>
    <w:rsid w:val="0063589F"/>
    <w:rsid w:val="00635961"/>
    <w:rsid w:val="00635DA3"/>
    <w:rsid w:val="00636023"/>
    <w:rsid w:val="0063620B"/>
    <w:rsid w:val="006365B2"/>
    <w:rsid w:val="0063669E"/>
    <w:rsid w:val="0063676E"/>
    <w:rsid w:val="00636C61"/>
    <w:rsid w:val="00636D6F"/>
    <w:rsid w:val="00636F5D"/>
    <w:rsid w:val="00637B5D"/>
    <w:rsid w:val="00637D85"/>
    <w:rsid w:val="00637E0C"/>
    <w:rsid w:val="00640502"/>
    <w:rsid w:val="006406EC"/>
    <w:rsid w:val="00640D99"/>
    <w:rsid w:val="0064117F"/>
    <w:rsid w:val="00641DBE"/>
    <w:rsid w:val="0064215F"/>
    <w:rsid w:val="00642C08"/>
    <w:rsid w:val="00644043"/>
    <w:rsid w:val="0064426E"/>
    <w:rsid w:val="00644366"/>
    <w:rsid w:val="00644735"/>
    <w:rsid w:val="006449DD"/>
    <w:rsid w:val="00644DA1"/>
    <w:rsid w:val="00644FAB"/>
    <w:rsid w:val="00645539"/>
    <w:rsid w:val="00645A76"/>
    <w:rsid w:val="00645AF8"/>
    <w:rsid w:val="00645D79"/>
    <w:rsid w:val="00646D7E"/>
    <w:rsid w:val="00647311"/>
    <w:rsid w:val="00647A35"/>
    <w:rsid w:val="00647E99"/>
    <w:rsid w:val="0065113B"/>
    <w:rsid w:val="006514CB"/>
    <w:rsid w:val="006515B0"/>
    <w:rsid w:val="006519B5"/>
    <w:rsid w:val="00651A6F"/>
    <w:rsid w:val="00651FC6"/>
    <w:rsid w:val="006523CB"/>
    <w:rsid w:val="00652834"/>
    <w:rsid w:val="00653DCC"/>
    <w:rsid w:val="00653F2E"/>
    <w:rsid w:val="0065446B"/>
    <w:rsid w:val="00654E5D"/>
    <w:rsid w:val="00654E8B"/>
    <w:rsid w:val="00655E51"/>
    <w:rsid w:val="006560D9"/>
    <w:rsid w:val="00656AAE"/>
    <w:rsid w:val="00657F07"/>
    <w:rsid w:val="00660096"/>
    <w:rsid w:val="006606AD"/>
    <w:rsid w:val="00661819"/>
    <w:rsid w:val="0066197A"/>
    <w:rsid w:val="0066222B"/>
    <w:rsid w:val="006626A8"/>
    <w:rsid w:val="00662D8E"/>
    <w:rsid w:val="00662FA4"/>
    <w:rsid w:val="0066340A"/>
    <w:rsid w:val="00663675"/>
    <w:rsid w:val="00664392"/>
    <w:rsid w:val="00664B6C"/>
    <w:rsid w:val="00664DD2"/>
    <w:rsid w:val="00664E9A"/>
    <w:rsid w:val="0066501E"/>
    <w:rsid w:val="00665239"/>
    <w:rsid w:val="006654BB"/>
    <w:rsid w:val="006659CA"/>
    <w:rsid w:val="00665B08"/>
    <w:rsid w:val="00665D48"/>
    <w:rsid w:val="00665E26"/>
    <w:rsid w:val="006662D1"/>
    <w:rsid w:val="006662F6"/>
    <w:rsid w:val="006663AD"/>
    <w:rsid w:val="00666763"/>
    <w:rsid w:val="00666771"/>
    <w:rsid w:val="006669C5"/>
    <w:rsid w:val="00666CDE"/>
    <w:rsid w:val="00666DD0"/>
    <w:rsid w:val="00667019"/>
    <w:rsid w:val="00667863"/>
    <w:rsid w:val="00667A5D"/>
    <w:rsid w:val="00667DF9"/>
    <w:rsid w:val="00667EA2"/>
    <w:rsid w:val="006703A6"/>
    <w:rsid w:val="00670468"/>
    <w:rsid w:val="00670BFE"/>
    <w:rsid w:val="00670E52"/>
    <w:rsid w:val="00671369"/>
    <w:rsid w:val="00671613"/>
    <w:rsid w:val="00671675"/>
    <w:rsid w:val="006721B3"/>
    <w:rsid w:val="006727DF"/>
    <w:rsid w:val="00672CE9"/>
    <w:rsid w:val="006731F0"/>
    <w:rsid w:val="00674260"/>
    <w:rsid w:val="00674597"/>
    <w:rsid w:val="00675133"/>
    <w:rsid w:val="0067651D"/>
    <w:rsid w:val="00676812"/>
    <w:rsid w:val="00677056"/>
    <w:rsid w:val="0067763E"/>
    <w:rsid w:val="00677CD1"/>
    <w:rsid w:val="0068050D"/>
    <w:rsid w:val="006807AF"/>
    <w:rsid w:val="00680C4B"/>
    <w:rsid w:val="00680DE6"/>
    <w:rsid w:val="00680FED"/>
    <w:rsid w:val="00681CC0"/>
    <w:rsid w:val="0068206B"/>
    <w:rsid w:val="006820C5"/>
    <w:rsid w:val="006828CE"/>
    <w:rsid w:val="00682CA7"/>
    <w:rsid w:val="00683057"/>
    <w:rsid w:val="006831C5"/>
    <w:rsid w:val="00683852"/>
    <w:rsid w:val="00683C3E"/>
    <w:rsid w:val="00684173"/>
    <w:rsid w:val="00684960"/>
    <w:rsid w:val="00684FF3"/>
    <w:rsid w:val="0068561A"/>
    <w:rsid w:val="00685D12"/>
    <w:rsid w:val="00685D40"/>
    <w:rsid w:val="00686EE3"/>
    <w:rsid w:val="00687B4A"/>
    <w:rsid w:val="00687D21"/>
    <w:rsid w:val="00690165"/>
    <w:rsid w:val="0069031E"/>
    <w:rsid w:val="006908C9"/>
    <w:rsid w:val="00690963"/>
    <w:rsid w:val="00690DA7"/>
    <w:rsid w:val="006911D4"/>
    <w:rsid w:val="006911E2"/>
    <w:rsid w:val="00691B1D"/>
    <w:rsid w:val="00691D39"/>
    <w:rsid w:val="00691E77"/>
    <w:rsid w:val="00692622"/>
    <w:rsid w:val="00692755"/>
    <w:rsid w:val="00692A7B"/>
    <w:rsid w:val="00692E94"/>
    <w:rsid w:val="00693240"/>
    <w:rsid w:val="00693249"/>
    <w:rsid w:val="0069347D"/>
    <w:rsid w:val="00693BDC"/>
    <w:rsid w:val="00694217"/>
    <w:rsid w:val="00694451"/>
    <w:rsid w:val="006946F2"/>
    <w:rsid w:val="0069578B"/>
    <w:rsid w:val="00695926"/>
    <w:rsid w:val="00695F57"/>
    <w:rsid w:val="00696C0A"/>
    <w:rsid w:val="00696CED"/>
    <w:rsid w:val="00697049"/>
    <w:rsid w:val="00697620"/>
    <w:rsid w:val="00697D6F"/>
    <w:rsid w:val="00697DAB"/>
    <w:rsid w:val="00697EEE"/>
    <w:rsid w:val="006A07CB"/>
    <w:rsid w:val="006A0BB6"/>
    <w:rsid w:val="006A0C9E"/>
    <w:rsid w:val="006A0FA4"/>
    <w:rsid w:val="006A10F9"/>
    <w:rsid w:val="006A1768"/>
    <w:rsid w:val="006A26B6"/>
    <w:rsid w:val="006A2AD2"/>
    <w:rsid w:val="006A3061"/>
    <w:rsid w:val="006A32D8"/>
    <w:rsid w:val="006A34D9"/>
    <w:rsid w:val="006A363E"/>
    <w:rsid w:val="006A429F"/>
    <w:rsid w:val="006A43AA"/>
    <w:rsid w:val="006A4B25"/>
    <w:rsid w:val="006A4EFA"/>
    <w:rsid w:val="006A4F1C"/>
    <w:rsid w:val="006A529B"/>
    <w:rsid w:val="006A5711"/>
    <w:rsid w:val="006A5A0D"/>
    <w:rsid w:val="006A61FF"/>
    <w:rsid w:val="006A6621"/>
    <w:rsid w:val="006A66A2"/>
    <w:rsid w:val="006A67F2"/>
    <w:rsid w:val="006A6989"/>
    <w:rsid w:val="006A69CB"/>
    <w:rsid w:val="006A6CD8"/>
    <w:rsid w:val="006A6E62"/>
    <w:rsid w:val="006A718E"/>
    <w:rsid w:val="006A7BDE"/>
    <w:rsid w:val="006A7F5E"/>
    <w:rsid w:val="006B001C"/>
    <w:rsid w:val="006B008C"/>
    <w:rsid w:val="006B0763"/>
    <w:rsid w:val="006B099B"/>
    <w:rsid w:val="006B0DA2"/>
    <w:rsid w:val="006B23A6"/>
    <w:rsid w:val="006B3033"/>
    <w:rsid w:val="006B3852"/>
    <w:rsid w:val="006B3964"/>
    <w:rsid w:val="006B3B46"/>
    <w:rsid w:val="006B3C74"/>
    <w:rsid w:val="006B3CAD"/>
    <w:rsid w:val="006B423D"/>
    <w:rsid w:val="006B4C77"/>
    <w:rsid w:val="006B4F96"/>
    <w:rsid w:val="006B533B"/>
    <w:rsid w:val="006B53DB"/>
    <w:rsid w:val="006B5416"/>
    <w:rsid w:val="006B57AD"/>
    <w:rsid w:val="006B5A4D"/>
    <w:rsid w:val="006B6705"/>
    <w:rsid w:val="006B6AF0"/>
    <w:rsid w:val="006B6EA7"/>
    <w:rsid w:val="006B7A92"/>
    <w:rsid w:val="006B7CDA"/>
    <w:rsid w:val="006B7D7C"/>
    <w:rsid w:val="006C0100"/>
    <w:rsid w:val="006C0288"/>
    <w:rsid w:val="006C0446"/>
    <w:rsid w:val="006C1433"/>
    <w:rsid w:val="006C1C87"/>
    <w:rsid w:val="006C1CE6"/>
    <w:rsid w:val="006C2988"/>
    <w:rsid w:val="006C2A5E"/>
    <w:rsid w:val="006C3021"/>
    <w:rsid w:val="006C34C9"/>
    <w:rsid w:val="006C386F"/>
    <w:rsid w:val="006C3AFA"/>
    <w:rsid w:val="006C3C15"/>
    <w:rsid w:val="006C3F9F"/>
    <w:rsid w:val="006C4335"/>
    <w:rsid w:val="006C4C56"/>
    <w:rsid w:val="006C4D14"/>
    <w:rsid w:val="006C5ABE"/>
    <w:rsid w:val="006C68DF"/>
    <w:rsid w:val="006C6AB2"/>
    <w:rsid w:val="006C6D17"/>
    <w:rsid w:val="006C6F2E"/>
    <w:rsid w:val="006D001B"/>
    <w:rsid w:val="006D1BE4"/>
    <w:rsid w:val="006D1D21"/>
    <w:rsid w:val="006D22A7"/>
    <w:rsid w:val="006D2336"/>
    <w:rsid w:val="006D2346"/>
    <w:rsid w:val="006D23E7"/>
    <w:rsid w:val="006D2C23"/>
    <w:rsid w:val="006D2EA1"/>
    <w:rsid w:val="006D3E7A"/>
    <w:rsid w:val="006D465F"/>
    <w:rsid w:val="006D475F"/>
    <w:rsid w:val="006D4806"/>
    <w:rsid w:val="006D4B13"/>
    <w:rsid w:val="006D4D27"/>
    <w:rsid w:val="006D51BE"/>
    <w:rsid w:val="006D5FBA"/>
    <w:rsid w:val="006D609A"/>
    <w:rsid w:val="006D614E"/>
    <w:rsid w:val="006D68BF"/>
    <w:rsid w:val="006D6A7E"/>
    <w:rsid w:val="006D6B8B"/>
    <w:rsid w:val="006D6D83"/>
    <w:rsid w:val="006D6ECE"/>
    <w:rsid w:val="006D7D94"/>
    <w:rsid w:val="006E0369"/>
    <w:rsid w:val="006E03F1"/>
    <w:rsid w:val="006E0C29"/>
    <w:rsid w:val="006E196A"/>
    <w:rsid w:val="006E1DE2"/>
    <w:rsid w:val="006E1F34"/>
    <w:rsid w:val="006E1F57"/>
    <w:rsid w:val="006E1F98"/>
    <w:rsid w:val="006E200B"/>
    <w:rsid w:val="006E2984"/>
    <w:rsid w:val="006E2992"/>
    <w:rsid w:val="006E2D99"/>
    <w:rsid w:val="006E371A"/>
    <w:rsid w:val="006E3C91"/>
    <w:rsid w:val="006E4571"/>
    <w:rsid w:val="006E4C00"/>
    <w:rsid w:val="006E5266"/>
    <w:rsid w:val="006E53AC"/>
    <w:rsid w:val="006E53B0"/>
    <w:rsid w:val="006E5544"/>
    <w:rsid w:val="006E6E22"/>
    <w:rsid w:val="006E72B2"/>
    <w:rsid w:val="006E7615"/>
    <w:rsid w:val="006E7C90"/>
    <w:rsid w:val="006F02E4"/>
    <w:rsid w:val="006F1683"/>
    <w:rsid w:val="006F1788"/>
    <w:rsid w:val="006F1B2A"/>
    <w:rsid w:val="006F1C47"/>
    <w:rsid w:val="006F20D7"/>
    <w:rsid w:val="006F26FE"/>
    <w:rsid w:val="006F2B7C"/>
    <w:rsid w:val="006F2BA2"/>
    <w:rsid w:val="006F2E2F"/>
    <w:rsid w:val="006F3026"/>
    <w:rsid w:val="006F38DE"/>
    <w:rsid w:val="006F3A8E"/>
    <w:rsid w:val="006F3CAB"/>
    <w:rsid w:val="006F3CAC"/>
    <w:rsid w:val="006F3E89"/>
    <w:rsid w:val="006F408D"/>
    <w:rsid w:val="006F4A7A"/>
    <w:rsid w:val="006F68CD"/>
    <w:rsid w:val="006F6FFF"/>
    <w:rsid w:val="006F7241"/>
    <w:rsid w:val="006F7F20"/>
    <w:rsid w:val="007001DE"/>
    <w:rsid w:val="00700716"/>
    <w:rsid w:val="007008E9"/>
    <w:rsid w:val="00700C73"/>
    <w:rsid w:val="00701108"/>
    <w:rsid w:val="0070123F"/>
    <w:rsid w:val="007014F3"/>
    <w:rsid w:val="00701699"/>
    <w:rsid w:val="007019E5"/>
    <w:rsid w:val="00701A92"/>
    <w:rsid w:val="00701B69"/>
    <w:rsid w:val="00701B86"/>
    <w:rsid w:val="00702121"/>
    <w:rsid w:val="00702242"/>
    <w:rsid w:val="007024D6"/>
    <w:rsid w:val="00703372"/>
    <w:rsid w:val="00703939"/>
    <w:rsid w:val="00703FDF"/>
    <w:rsid w:val="007041DF"/>
    <w:rsid w:val="00704A15"/>
    <w:rsid w:val="00704ACF"/>
    <w:rsid w:val="00704B0E"/>
    <w:rsid w:val="00704C10"/>
    <w:rsid w:val="007050BF"/>
    <w:rsid w:val="00705145"/>
    <w:rsid w:val="0070545D"/>
    <w:rsid w:val="0070609A"/>
    <w:rsid w:val="007069B5"/>
    <w:rsid w:val="00706DE0"/>
    <w:rsid w:val="0070761D"/>
    <w:rsid w:val="00707EB0"/>
    <w:rsid w:val="00710703"/>
    <w:rsid w:val="0071119B"/>
    <w:rsid w:val="007116DF"/>
    <w:rsid w:val="00711AAA"/>
    <w:rsid w:val="00711AC3"/>
    <w:rsid w:val="0071261E"/>
    <w:rsid w:val="00712681"/>
    <w:rsid w:val="00712778"/>
    <w:rsid w:val="00712879"/>
    <w:rsid w:val="0071321E"/>
    <w:rsid w:val="007140F7"/>
    <w:rsid w:val="00714269"/>
    <w:rsid w:val="00714310"/>
    <w:rsid w:val="0071446D"/>
    <w:rsid w:val="0071461E"/>
    <w:rsid w:val="00714DA6"/>
    <w:rsid w:val="007159E5"/>
    <w:rsid w:val="007161E8"/>
    <w:rsid w:val="00716D23"/>
    <w:rsid w:val="00716D27"/>
    <w:rsid w:val="00716D72"/>
    <w:rsid w:val="007170B3"/>
    <w:rsid w:val="007170E1"/>
    <w:rsid w:val="007175FC"/>
    <w:rsid w:val="00717D55"/>
    <w:rsid w:val="007200D8"/>
    <w:rsid w:val="00720B43"/>
    <w:rsid w:val="0072273F"/>
    <w:rsid w:val="0072306B"/>
    <w:rsid w:val="007232C4"/>
    <w:rsid w:val="0072337C"/>
    <w:rsid w:val="00724665"/>
    <w:rsid w:val="00724B44"/>
    <w:rsid w:val="00724BE5"/>
    <w:rsid w:val="00725306"/>
    <w:rsid w:val="0072534F"/>
    <w:rsid w:val="0072545D"/>
    <w:rsid w:val="007259DF"/>
    <w:rsid w:val="00725EFC"/>
    <w:rsid w:val="00726015"/>
    <w:rsid w:val="00726438"/>
    <w:rsid w:val="007266D0"/>
    <w:rsid w:val="0072687E"/>
    <w:rsid w:val="00726F3A"/>
    <w:rsid w:val="007271E4"/>
    <w:rsid w:val="007274AC"/>
    <w:rsid w:val="0073042D"/>
    <w:rsid w:val="007305B8"/>
    <w:rsid w:val="007307BD"/>
    <w:rsid w:val="007308D1"/>
    <w:rsid w:val="00730EC3"/>
    <w:rsid w:val="007319B7"/>
    <w:rsid w:val="00731A38"/>
    <w:rsid w:val="00731A90"/>
    <w:rsid w:val="00731BC0"/>
    <w:rsid w:val="00732137"/>
    <w:rsid w:val="00732333"/>
    <w:rsid w:val="00732687"/>
    <w:rsid w:val="007327B1"/>
    <w:rsid w:val="00732821"/>
    <w:rsid w:val="00732AE2"/>
    <w:rsid w:val="0073336F"/>
    <w:rsid w:val="00733643"/>
    <w:rsid w:val="00733723"/>
    <w:rsid w:val="00733F4F"/>
    <w:rsid w:val="0073432D"/>
    <w:rsid w:val="00734367"/>
    <w:rsid w:val="00734681"/>
    <w:rsid w:val="00734B22"/>
    <w:rsid w:val="007350E3"/>
    <w:rsid w:val="00736155"/>
    <w:rsid w:val="007370EA"/>
    <w:rsid w:val="007371B0"/>
    <w:rsid w:val="00737242"/>
    <w:rsid w:val="007377BF"/>
    <w:rsid w:val="00737D50"/>
    <w:rsid w:val="00737FB9"/>
    <w:rsid w:val="00740248"/>
    <w:rsid w:val="0074034F"/>
    <w:rsid w:val="0074041E"/>
    <w:rsid w:val="007406D1"/>
    <w:rsid w:val="007406E3"/>
    <w:rsid w:val="007412CA"/>
    <w:rsid w:val="00741A52"/>
    <w:rsid w:val="007422C8"/>
    <w:rsid w:val="0074275A"/>
    <w:rsid w:val="00742D29"/>
    <w:rsid w:val="007433F5"/>
    <w:rsid w:val="0074442A"/>
    <w:rsid w:val="00745A76"/>
    <w:rsid w:val="00745DBA"/>
    <w:rsid w:val="00745FD1"/>
    <w:rsid w:val="007462DA"/>
    <w:rsid w:val="007464E9"/>
    <w:rsid w:val="00746CDA"/>
    <w:rsid w:val="00747391"/>
    <w:rsid w:val="007473A3"/>
    <w:rsid w:val="00747582"/>
    <w:rsid w:val="00747702"/>
    <w:rsid w:val="00750302"/>
    <w:rsid w:val="0075166F"/>
    <w:rsid w:val="00751A4D"/>
    <w:rsid w:val="00751BA7"/>
    <w:rsid w:val="00753440"/>
    <w:rsid w:val="00753508"/>
    <w:rsid w:val="0075353A"/>
    <w:rsid w:val="00754115"/>
    <w:rsid w:val="00754167"/>
    <w:rsid w:val="00754295"/>
    <w:rsid w:val="0075514D"/>
    <w:rsid w:val="0075553E"/>
    <w:rsid w:val="00755B09"/>
    <w:rsid w:val="00755FD9"/>
    <w:rsid w:val="00756AC9"/>
    <w:rsid w:val="007575A6"/>
    <w:rsid w:val="00757B30"/>
    <w:rsid w:val="00757BAC"/>
    <w:rsid w:val="00757E91"/>
    <w:rsid w:val="00757FEC"/>
    <w:rsid w:val="00760E44"/>
    <w:rsid w:val="00760FDC"/>
    <w:rsid w:val="00761024"/>
    <w:rsid w:val="00761847"/>
    <w:rsid w:val="0076209F"/>
    <w:rsid w:val="007623D5"/>
    <w:rsid w:val="00762542"/>
    <w:rsid w:val="00762CF4"/>
    <w:rsid w:val="00762D03"/>
    <w:rsid w:val="007632FA"/>
    <w:rsid w:val="0076340E"/>
    <w:rsid w:val="00763AAA"/>
    <w:rsid w:val="00763F6F"/>
    <w:rsid w:val="0076411E"/>
    <w:rsid w:val="0076414D"/>
    <w:rsid w:val="00764520"/>
    <w:rsid w:val="00764631"/>
    <w:rsid w:val="00764696"/>
    <w:rsid w:val="007646D8"/>
    <w:rsid w:val="00764990"/>
    <w:rsid w:val="00764D82"/>
    <w:rsid w:val="00764F72"/>
    <w:rsid w:val="00765288"/>
    <w:rsid w:val="00765B29"/>
    <w:rsid w:val="00766486"/>
    <w:rsid w:val="007667A6"/>
    <w:rsid w:val="00766C5C"/>
    <w:rsid w:val="00767410"/>
    <w:rsid w:val="00767862"/>
    <w:rsid w:val="0077088A"/>
    <w:rsid w:val="00770A31"/>
    <w:rsid w:val="007714FB"/>
    <w:rsid w:val="00771A8A"/>
    <w:rsid w:val="00771D7D"/>
    <w:rsid w:val="00771E63"/>
    <w:rsid w:val="00771FD5"/>
    <w:rsid w:val="00772615"/>
    <w:rsid w:val="007727BD"/>
    <w:rsid w:val="0077285F"/>
    <w:rsid w:val="0077287C"/>
    <w:rsid w:val="0077308E"/>
    <w:rsid w:val="00773325"/>
    <w:rsid w:val="0077357E"/>
    <w:rsid w:val="0077364A"/>
    <w:rsid w:val="00773B10"/>
    <w:rsid w:val="00773B87"/>
    <w:rsid w:val="00773EC5"/>
    <w:rsid w:val="00773EDE"/>
    <w:rsid w:val="0077426E"/>
    <w:rsid w:val="0077430C"/>
    <w:rsid w:val="0077511E"/>
    <w:rsid w:val="00776407"/>
    <w:rsid w:val="00776564"/>
    <w:rsid w:val="007766EC"/>
    <w:rsid w:val="0077688D"/>
    <w:rsid w:val="00776A5F"/>
    <w:rsid w:val="00776FE7"/>
    <w:rsid w:val="0077718E"/>
    <w:rsid w:val="0077767C"/>
    <w:rsid w:val="00777855"/>
    <w:rsid w:val="00777F63"/>
    <w:rsid w:val="0078028E"/>
    <w:rsid w:val="0078045E"/>
    <w:rsid w:val="00780B16"/>
    <w:rsid w:val="00780E79"/>
    <w:rsid w:val="007817E0"/>
    <w:rsid w:val="00781B57"/>
    <w:rsid w:val="00781E18"/>
    <w:rsid w:val="00782099"/>
    <w:rsid w:val="00782147"/>
    <w:rsid w:val="0078234B"/>
    <w:rsid w:val="00782519"/>
    <w:rsid w:val="00782A93"/>
    <w:rsid w:val="00782A95"/>
    <w:rsid w:val="00783147"/>
    <w:rsid w:val="00783A36"/>
    <w:rsid w:val="00783D28"/>
    <w:rsid w:val="00784394"/>
    <w:rsid w:val="00784453"/>
    <w:rsid w:val="0078451B"/>
    <w:rsid w:val="00784822"/>
    <w:rsid w:val="00784B95"/>
    <w:rsid w:val="007858A8"/>
    <w:rsid w:val="00785B3D"/>
    <w:rsid w:val="00785DBA"/>
    <w:rsid w:val="00785E65"/>
    <w:rsid w:val="00786229"/>
    <w:rsid w:val="007864F8"/>
    <w:rsid w:val="00786551"/>
    <w:rsid w:val="00786640"/>
    <w:rsid w:val="00786656"/>
    <w:rsid w:val="00786CFB"/>
    <w:rsid w:val="00786D76"/>
    <w:rsid w:val="00787030"/>
    <w:rsid w:val="007873A5"/>
    <w:rsid w:val="00787445"/>
    <w:rsid w:val="0078758D"/>
    <w:rsid w:val="0078760C"/>
    <w:rsid w:val="00787891"/>
    <w:rsid w:val="00787E9F"/>
    <w:rsid w:val="0079050D"/>
    <w:rsid w:val="00790A7E"/>
    <w:rsid w:val="00790CD4"/>
    <w:rsid w:val="007913BF"/>
    <w:rsid w:val="00791691"/>
    <w:rsid w:val="007916C0"/>
    <w:rsid w:val="00791C15"/>
    <w:rsid w:val="0079208E"/>
    <w:rsid w:val="00792449"/>
    <w:rsid w:val="00793027"/>
    <w:rsid w:val="007936C2"/>
    <w:rsid w:val="0079391D"/>
    <w:rsid w:val="00793925"/>
    <w:rsid w:val="00793989"/>
    <w:rsid w:val="00793ECC"/>
    <w:rsid w:val="0079415D"/>
    <w:rsid w:val="00794776"/>
    <w:rsid w:val="00794958"/>
    <w:rsid w:val="00794B1E"/>
    <w:rsid w:val="00794B22"/>
    <w:rsid w:val="00794D63"/>
    <w:rsid w:val="00795236"/>
    <w:rsid w:val="0079531E"/>
    <w:rsid w:val="007958D7"/>
    <w:rsid w:val="00795B83"/>
    <w:rsid w:val="00796A4F"/>
    <w:rsid w:val="00796B1A"/>
    <w:rsid w:val="00797282"/>
    <w:rsid w:val="007973F9"/>
    <w:rsid w:val="0079779B"/>
    <w:rsid w:val="007A0636"/>
    <w:rsid w:val="007A0A7C"/>
    <w:rsid w:val="007A0AA3"/>
    <w:rsid w:val="007A1857"/>
    <w:rsid w:val="007A1B32"/>
    <w:rsid w:val="007A2606"/>
    <w:rsid w:val="007A262F"/>
    <w:rsid w:val="007A2C45"/>
    <w:rsid w:val="007A2E91"/>
    <w:rsid w:val="007A3547"/>
    <w:rsid w:val="007A4380"/>
    <w:rsid w:val="007A46A5"/>
    <w:rsid w:val="007A4789"/>
    <w:rsid w:val="007A4932"/>
    <w:rsid w:val="007A4A76"/>
    <w:rsid w:val="007A589A"/>
    <w:rsid w:val="007A59C4"/>
    <w:rsid w:val="007A5A9E"/>
    <w:rsid w:val="007A6203"/>
    <w:rsid w:val="007A628D"/>
    <w:rsid w:val="007A69AA"/>
    <w:rsid w:val="007A6A33"/>
    <w:rsid w:val="007A739E"/>
    <w:rsid w:val="007A75C2"/>
    <w:rsid w:val="007A7CFB"/>
    <w:rsid w:val="007B038F"/>
    <w:rsid w:val="007B080A"/>
    <w:rsid w:val="007B0A37"/>
    <w:rsid w:val="007B0AE9"/>
    <w:rsid w:val="007B0D06"/>
    <w:rsid w:val="007B0F29"/>
    <w:rsid w:val="007B1F08"/>
    <w:rsid w:val="007B226B"/>
    <w:rsid w:val="007B2556"/>
    <w:rsid w:val="007B26D0"/>
    <w:rsid w:val="007B2ABC"/>
    <w:rsid w:val="007B2CBF"/>
    <w:rsid w:val="007B2D2D"/>
    <w:rsid w:val="007B3993"/>
    <w:rsid w:val="007B3ED7"/>
    <w:rsid w:val="007B429F"/>
    <w:rsid w:val="007B48F0"/>
    <w:rsid w:val="007B4A86"/>
    <w:rsid w:val="007B4B21"/>
    <w:rsid w:val="007B4CD4"/>
    <w:rsid w:val="007B5472"/>
    <w:rsid w:val="007B5DCA"/>
    <w:rsid w:val="007B5EB0"/>
    <w:rsid w:val="007B5F2C"/>
    <w:rsid w:val="007B6A1B"/>
    <w:rsid w:val="007B77DA"/>
    <w:rsid w:val="007C0153"/>
    <w:rsid w:val="007C0E84"/>
    <w:rsid w:val="007C106C"/>
    <w:rsid w:val="007C1D19"/>
    <w:rsid w:val="007C2024"/>
    <w:rsid w:val="007C3120"/>
    <w:rsid w:val="007C3CD6"/>
    <w:rsid w:val="007C4B2F"/>
    <w:rsid w:val="007C4F3D"/>
    <w:rsid w:val="007C5925"/>
    <w:rsid w:val="007C5B14"/>
    <w:rsid w:val="007C61FE"/>
    <w:rsid w:val="007C6B4C"/>
    <w:rsid w:val="007C6B76"/>
    <w:rsid w:val="007C6EAD"/>
    <w:rsid w:val="007C70F3"/>
    <w:rsid w:val="007C775E"/>
    <w:rsid w:val="007C7AC6"/>
    <w:rsid w:val="007D0523"/>
    <w:rsid w:val="007D07E7"/>
    <w:rsid w:val="007D0B59"/>
    <w:rsid w:val="007D0C36"/>
    <w:rsid w:val="007D0F5B"/>
    <w:rsid w:val="007D13BC"/>
    <w:rsid w:val="007D172D"/>
    <w:rsid w:val="007D177D"/>
    <w:rsid w:val="007D18EA"/>
    <w:rsid w:val="007D1ECA"/>
    <w:rsid w:val="007D22CE"/>
    <w:rsid w:val="007D2336"/>
    <w:rsid w:val="007D2580"/>
    <w:rsid w:val="007D265E"/>
    <w:rsid w:val="007D3146"/>
    <w:rsid w:val="007D3934"/>
    <w:rsid w:val="007D3A58"/>
    <w:rsid w:val="007D3C31"/>
    <w:rsid w:val="007D440A"/>
    <w:rsid w:val="007D49D3"/>
    <w:rsid w:val="007D5784"/>
    <w:rsid w:val="007D584D"/>
    <w:rsid w:val="007D5AC8"/>
    <w:rsid w:val="007D5B11"/>
    <w:rsid w:val="007D5CB8"/>
    <w:rsid w:val="007D684A"/>
    <w:rsid w:val="007D6910"/>
    <w:rsid w:val="007D7498"/>
    <w:rsid w:val="007D75E7"/>
    <w:rsid w:val="007D79BA"/>
    <w:rsid w:val="007E03AD"/>
    <w:rsid w:val="007E0B3B"/>
    <w:rsid w:val="007E0C71"/>
    <w:rsid w:val="007E0CFE"/>
    <w:rsid w:val="007E10F2"/>
    <w:rsid w:val="007E1983"/>
    <w:rsid w:val="007E1E48"/>
    <w:rsid w:val="007E2399"/>
    <w:rsid w:val="007E24D0"/>
    <w:rsid w:val="007E2C96"/>
    <w:rsid w:val="007E2E3C"/>
    <w:rsid w:val="007E32FE"/>
    <w:rsid w:val="007E3315"/>
    <w:rsid w:val="007E333F"/>
    <w:rsid w:val="007E478C"/>
    <w:rsid w:val="007E5393"/>
    <w:rsid w:val="007E5509"/>
    <w:rsid w:val="007E5BF4"/>
    <w:rsid w:val="007E64A8"/>
    <w:rsid w:val="007E6546"/>
    <w:rsid w:val="007E6EF9"/>
    <w:rsid w:val="007E7F3E"/>
    <w:rsid w:val="007F108A"/>
    <w:rsid w:val="007F1CBA"/>
    <w:rsid w:val="007F215A"/>
    <w:rsid w:val="007F2454"/>
    <w:rsid w:val="007F27AD"/>
    <w:rsid w:val="007F2994"/>
    <w:rsid w:val="007F2D27"/>
    <w:rsid w:val="007F3077"/>
    <w:rsid w:val="007F34CF"/>
    <w:rsid w:val="007F3511"/>
    <w:rsid w:val="007F3F69"/>
    <w:rsid w:val="007F3FCA"/>
    <w:rsid w:val="007F3FF9"/>
    <w:rsid w:val="007F4139"/>
    <w:rsid w:val="007F450B"/>
    <w:rsid w:val="007F46EA"/>
    <w:rsid w:val="007F4838"/>
    <w:rsid w:val="007F49FF"/>
    <w:rsid w:val="007F4DAA"/>
    <w:rsid w:val="007F5739"/>
    <w:rsid w:val="007F5C1F"/>
    <w:rsid w:val="007F6063"/>
    <w:rsid w:val="007F6510"/>
    <w:rsid w:val="007F6CA0"/>
    <w:rsid w:val="007F7210"/>
    <w:rsid w:val="007F7861"/>
    <w:rsid w:val="008001A0"/>
    <w:rsid w:val="008001EB"/>
    <w:rsid w:val="00800694"/>
    <w:rsid w:val="008008C2"/>
    <w:rsid w:val="00800E85"/>
    <w:rsid w:val="00801910"/>
    <w:rsid w:val="00801F18"/>
    <w:rsid w:val="00802217"/>
    <w:rsid w:val="00802264"/>
    <w:rsid w:val="00802FF9"/>
    <w:rsid w:val="008030A7"/>
    <w:rsid w:val="00803797"/>
    <w:rsid w:val="00803AFC"/>
    <w:rsid w:val="00803E4B"/>
    <w:rsid w:val="00803F9E"/>
    <w:rsid w:val="008042E5"/>
    <w:rsid w:val="00804641"/>
    <w:rsid w:val="0080468E"/>
    <w:rsid w:val="00804803"/>
    <w:rsid w:val="00804F27"/>
    <w:rsid w:val="008051E8"/>
    <w:rsid w:val="008052C9"/>
    <w:rsid w:val="0080552B"/>
    <w:rsid w:val="00805D13"/>
    <w:rsid w:val="00805FCB"/>
    <w:rsid w:val="00805FF9"/>
    <w:rsid w:val="00806BA6"/>
    <w:rsid w:val="00807215"/>
    <w:rsid w:val="00807291"/>
    <w:rsid w:val="0080796C"/>
    <w:rsid w:val="00807990"/>
    <w:rsid w:val="00807B1E"/>
    <w:rsid w:val="00807CF7"/>
    <w:rsid w:val="00807ED0"/>
    <w:rsid w:val="00807F08"/>
    <w:rsid w:val="0081012E"/>
    <w:rsid w:val="008101DA"/>
    <w:rsid w:val="0081023A"/>
    <w:rsid w:val="008103FE"/>
    <w:rsid w:val="008105DF"/>
    <w:rsid w:val="00810C2B"/>
    <w:rsid w:val="00810E24"/>
    <w:rsid w:val="00811578"/>
    <w:rsid w:val="00811656"/>
    <w:rsid w:val="00811718"/>
    <w:rsid w:val="00811894"/>
    <w:rsid w:val="00811C08"/>
    <w:rsid w:val="00811D46"/>
    <w:rsid w:val="0081230A"/>
    <w:rsid w:val="008129BD"/>
    <w:rsid w:val="00812B2F"/>
    <w:rsid w:val="008133F3"/>
    <w:rsid w:val="00813EE8"/>
    <w:rsid w:val="00813FBD"/>
    <w:rsid w:val="008141C4"/>
    <w:rsid w:val="008144B6"/>
    <w:rsid w:val="0081453E"/>
    <w:rsid w:val="008146C5"/>
    <w:rsid w:val="00815266"/>
    <w:rsid w:val="008156DE"/>
    <w:rsid w:val="00815D9E"/>
    <w:rsid w:val="008161F1"/>
    <w:rsid w:val="0081666C"/>
    <w:rsid w:val="00816FC3"/>
    <w:rsid w:val="008177E9"/>
    <w:rsid w:val="00817AE9"/>
    <w:rsid w:val="0082001C"/>
    <w:rsid w:val="0082007C"/>
    <w:rsid w:val="008201D5"/>
    <w:rsid w:val="00820AB8"/>
    <w:rsid w:val="00821395"/>
    <w:rsid w:val="00821762"/>
    <w:rsid w:val="00821841"/>
    <w:rsid w:val="008218FF"/>
    <w:rsid w:val="00821C41"/>
    <w:rsid w:val="00822004"/>
    <w:rsid w:val="00822CED"/>
    <w:rsid w:val="008237BE"/>
    <w:rsid w:val="00823A05"/>
    <w:rsid w:val="00823E07"/>
    <w:rsid w:val="00824273"/>
    <w:rsid w:val="0082461E"/>
    <w:rsid w:val="00824A13"/>
    <w:rsid w:val="00824A21"/>
    <w:rsid w:val="00824F2F"/>
    <w:rsid w:val="00825447"/>
    <w:rsid w:val="0082562B"/>
    <w:rsid w:val="00825787"/>
    <w:rsid w:val="00825A12"/>
    <w:rsid w:val="00825F6D"/>
    <w:rsid w:val="00825F8A"/>
    <w:rsid w:val="00826705"/>
    <w:rsid w:val="008268A6"/>
    <w:rsid w:val="00826A58"/>
    <w:rsid w:val="00826CFD"/>
    <w:rsid w:val="00826D34"/>
    <w:rsid w:val="00827887"/>
    <w:rsid w:val="008306AA"/>
    <w:rsid w:val="00830854"/>
    <w:rsid w:val="00830F92"/>
    <w:rsid w:val="008315B4"/>
    <w:rsid w:val="00831EF5"/>
    <w:rsid w:val="00832352"/>
    <w:rsid w:val="008323AE"/>
    <w:rsid w:val="008328C7"/>
    <w:rsid w:val="00833371"/>
    <w:rsid w:val="00833B14"/>
    <w:rsid w:val="00833C85"/>
    <w:rsid w:val="00834008"/>
    <w:rsid w:val="00834938"/>
    <w:rsid w:val="00834B1E"/>
    <w:rsid w:val="00834D47"/>
    <w:rsid w:val="00834E2B"/>
    <w:rsid w:val="00835C78"/>
    <w:rsid w:val="00836A13"/>
    <w:rsid w:val="00836CE9"/>
    <w:rsid w:val="00837DFB"/>
    <w:rsid w:val="00837E02"/>
    <w:rsid w:val="008401BE"/>
    <w:rsid w:val="008404D3"/>
    <w:rsid w:val="008406DF"/>
    <w:rsid w:val="00840C3F"/>
    <w:rsid w:val="00840D43"/>
    <w:rsid w:val="00840FB5"/>
    <w:rsid w:val="0084115D"/>
    <w:rsid w:val="00841725"/>
    <w:rsid w:val="008417BD"/>
    <w:rsid w:val="008419C0"/>
    <w:rsid w:val="008423DD"/>
    <w:rsid w:val="008428F7"/>
    <w:rsid w:val="00843149"/>
    <w:rsid w:val="00843340"/>
    <w:rsid w:val="00843611"/>
    <w:rsid w:val="00843908"/>
    <w:rsid w:val="00844185"/>
    <w:rsid w:val="00844291"/>
    <w:rsid w:val="00844446"/>
    <w:rsid w:val="008445BD"/>
    <w:rsid w:val="00844849"/>
    <w:rsid w:val="008448D3"/>
    <w:rsid w:val="00844BB5"/>
    <w:rsid w:val="00845218"/>
    <w:rsid w:val="00845477"/>
    <w:rsid w:val="00845EEA"/>
    <w:rsid w:val="00846B71"/>
    <w:rsid w:val="008473B3"/>
    <w:rsid w:val="008474E2"/>
    <w:rsid w:val="0084790A"/>
    <w:rsid w:val="00847C2D"/>
    <w:rsid w:val="008509AF"/>
    <w:rsid w:val="008513B2"/>
    <w:rsid w:val="008514DD"/>
    <w:rsid w:val="008519AC"/>
    <w:rsid w:val="00851F34"/>
    <w:rsid w:val="008524E1"/>
    <w:rsid w:val="00852687"/>
    <w:rsid w:val="00852724"/>
    <w:rsid w:val="008529A1"/>
    <w:rsid w:val="008536A0"/>
    <w:rsid w:val="00853B98"/>
    <w:rsid w:val="00853BB6"/>
    <w:rsid w:val="00853CEC"/>
    <w:rsid w:val="00854368"/>
    <w:rsid w:val="008546AB"/>
    <w:rsid w:val="00854BE5"/>
    <w:rsid w:val="0085500C"/>
    <w:rsid w:val="008554BA"/>
    <w:rsid w:val="00855873"/>
    <w:rsid w:val="008559BE"/>
    <w:rsid w:val="008561BF"/>
    <w:rsid w:val="00856924"/>
    <w:rsid w:val="00857452"/>
    <w:rsid w:val="008603FC"/>
    <w:rsid w:val="008607DF"/>
    <w:rsid w:val="008613E6"/>
    <w:rsid w:val="00861B54"/>
    <w:rsid w:val="00861ECD"/>
    <w:rsid w:val="008622EA"/>
    <w:rsid w:val="0086289D"/>
    <w:rsid w:val="00862B0C"/>
    <w:rsid w:val="00862EAE"/>
    <w:rsid w:val="008637D2"/>
    <w:rsid w:val="00863A94"/>
    <w:rsid w:val="0086451C"/>
    <w:rsid w:val="008645BC"/>
    <w:rsid w:val="008647A7"/>
    <w:rsid w:val="00864AD7"/>
    <w:rsid w:val="00864E9A"/>
    <w:rsid w:val="00865032"/>
    <w:rsid w:val="0086529A"/>
    <w:rsid w:val="008662C8"/>
    <w:rsid w:val="0086668F"/>
    <w:rsid w:val="0086679A"/>
    <w:rsid w:val="00866C8D"/>
    <w:rsid w:val="00867813"/>
    <w:rsid w:val="00867E86"/>
    <w:rsid w:val="008716C3"/>
    <w:rsid w:val="0087181B"/>
    <w:rsid w:val="00871928"/>
    <w:rsid w:val="00871B88"/>
    <w:rsid w:val="00871C1E"/>
    <w:rsid w:val="00871C43"/>
    <w:rsid w:val="00872277"/>
    <w:rsid w:val="008727B9"/>
    <w:rsid w:val="008737AC"/>
    <w:rsid w:val="00873B41"/>
    <w:rsid w:val="00873BB7"/>
    <w:rsid w:val="00873F57"/>
    <w:rsid w:val="008743AB"/>
    <w:rsid w:val="008745B4"/>
    <w:rsid w:val="00874830"/>
    <w:rsid w:val="00874956"/>
    <w:rsid w:val="00874DCF"/>
    <w:rsid w:val="008753E3"/>
    <w:rsid w:val="008756EC"/>
    <w:rsid w:val="00875AE9"/>
    <w:rsid w:val="00875B18"/>
    <w:rsid w:val="00876F20"/>
    <w:rsid w:val="00877472"/>
    <w:rsid w:val="0087777B"/>
    <w:rsid w:val="008778A3"/>
    <w:rsid w:val="00880151"/>
    <w:rsid w:val="00880C33"/>
    <w:rsid w:val="008815B5"/>
    <w:rsid w:val="00881B45"/>
    <w:rsid w:val="00881D12"/>
    <w:rsid w:val="008820FA"/>
    <w:rsid w:val="008821ED"/>
    <w:rsid w:val="0088259A"/>
    <w:rsid w:val="00882BCC"/>
    <w:rsid w:val="0088303A"/>
    <w:rsid w:val="00883C3C"/>
    <w:rsid w:val="00883C43"/>
    <w:rsid w:val="00883EDA"/>
    <w:rsid w:val="00883F26"/>
    <w:rsid w:val="00884015"/>
    <w:rsid w:val="00884EAD"/>
    <w:rsid w:val="0088529D"/>
    <w:rsid w:val="00885A90"/>
    <w:rsid w:val="008862AD"/>
    <w:rsid w:val="00886AB8"/>
    <w:rsid w:val="0088722F"/>
    <w:rsid w:val="0088798D"/>
    <w:rsid w:val="00887A46"/>
    <w:rsid w:val="00890697"/>
    <w:rsid w:val="00890A1E"/>
    <w:rsid w:val="00891316"/>
    <w:rsid w:val="00891593"/>
    <w:rsid w:val="00892932"/>
    <w:rsid w:val="0089293E"/>
    <w:rsid w:val="00892E82"/>
    <w:rsid w:val="00892F46"/>
    <w:rsid w:val="0089324A"/>
    <w:rsid w:val="0089331F"/>
    <w:rsid w:val="008933F0"/>
    <w:rsid w:val="00893A8E"/>
    <w:rsid w:val="00893C2E"/>
    <w:rsid w:val="00893F7E"/>
    <w:rsid w:val="008946F2"/>
    <w:rsid w:val="00894FEB"/>
    <w:rsid w:val="00895361"/>
    <w:rsid w:val="0089558E"/>
    <w:rsid w:val="00895670"/>
    <w:rsid w:val="00896F53"/>
    <w:rsid w:val="0089753C"/>
    <w:rsid w:val="00897AB1"/>
    <w:rsid w:val="008A0096"/>
    <w:rsid w:val="008A0983"/>
    <w:rsid w:val="008A0A36"/>
    <w:rsid w:val="008A0BB7"/>
    <w:rsid w:val="008A15B1"/>
    <w:rsid w:val="008A191C"/>
    <w:rsid w:val="008A1A2A"/>
    <w:rsid w:val="008A1B07"/>
    <w:rsid w:val="008A2347"/>
    <w:rsid w:val="008A26DA"/>
    <w:rsid w:val="008A2BB2"/>
    <w:rsid w:val="008A2C8E"/>
    <w:rsid w:val="008A3CA1"/>
    <w:rsid w:val="008A4541"/>
    <w:rsid w:val="008A48A0"/>
    <w:rsid w:val="008A4B35"/>
    <w:rsid w:val="008A50A5"/>
    <w:rsid w:val="008A517A"/>
    <w:rsid w:val="008A5292"/>
    <w:rsid w:val="008A5341"/>
    <w:rsid w:val="008A5FE7"/>
    <w:rsid w:val="008A61A4"/>
    <w:rsid w:val="008A69E1"/>
    <w:rsid w:val="008A71E8"/>
    <w:rsid w:val="008A725D"/>
    <w:rsid w:val="008A75F2"/>
    <w:rsid w:val="008A78DF"/>
    <w:rsid w:val="008B0031"/>
    <w:rsid w:val="008B08DA"/>
    <w:rsid w:val="008B11BD"/>
    <w:rsid w:val="008B1296"/>
    <w:rsid w:val="008B18C2"/>
    <w:rsid w:val="008B236D"/>
    <w:rsid w:val="008B2812"/>
    <w:rsid w:val="008B2934"/>
    <w:rsid w:val="008B3974"/>
    <w:rsid w:val="008B426A"/>
    <w:rsid w:val="008B467D"/>
    <w:rsid w:val="008B4DA4"/>
    <w:rsid w:val="008B54AB"/>
    <w:rsid w:val="008B5B96"/>
    <w:rsid w:val="008B62E1"/>
    <w:rsid w:val="008B6681"/>
    <w:rsid w:val="008B6A12"/>
    <w:rsid w:val="008B6BA4"/>
    <w:rsid w:val="008B7A9C"/>
    <w:rsid w:val="008B7FBC"/>
    <w:rsid w:val="008C0C9E"/>
    <w:rsid w:val="008C0CD1"/>
    <w:rsid w:val="008C134C"/>
    <w:rsid w:val="008C1469"/>
    <w:rsid w:val="008C15E7"/>
    <w:rsid w:val="008C1E7A"/>
    <w:rsid w:val="008C25E0"/>
    <w:rsid w:val="008C2CD4"/>
    <w:rsid w:val="008C310F"/>
    <w:rsid w:val="008C4145"/>
    <w:rsid w:val="008C4333"/>
    <w:rsid w:val="008C44E3"/>
    <w:rsid w:val="008C451E"/>
    <w:rsid w:val="008C4D81"/>
    <w:rsid w:val="008C4F3D"/>
    <w:rsid w:val="008C4F7C"/>
    <w:rsid w:val="008C4FB6"/>
    <w:rsid w:val="008C5E8F"/>
    <w:rsid w:val="008C5F39"/>
    <w:rsid w:val="008C601D"/>
    <w:rsid w:val="008C62E0"/>
    <w:rsid w:val="008C63AC"/>
    <w:rsid w:val="008C66BA"/>
    <w:rsid w:val="008C66F5"/>
    <w:rsid w:val="008C6EB9"/>
    <w:rsid w:val="008C70AB"/>
    <w:rsid w:val="008C72DA"/>
    <w:rsid w:val="008C737C"/>
    <w:rsid w:val="008C75F6"/>
    <w:rsid w:val="008C79B2"/>
    <w:rsid w:val="008C7C04"/>
    <w:rsid w:val="008D0690"/>
    <w:rsid w:val="008D09F0"/>
    <w:rsid w:val="008D127A"/>
    <w:rsid w:val="008D1D3C"/>
    <w:rsid w:val="008D2B42"/>
    <w:rsid w:val="008D2BA1"/>
    <w:rsid w:val="008D2D72"/>
    <w:rsid w:val="008D2FB2"/>
    <w:rsid w:val="008D3C8E"/>
    <w:rsid w:val="008D410F"/>
    <w:rsid w:val="008D434B"/>
    <w:rsid w:val="008D4903"/>
    <w:rsid w:val="008D4B9C"/>
    <w:rsid w:val="008D4BD1"/>
    <w:rsid w:val="008D51B4"/>
    <w:rsid w:val="008D538A"/>
    <w:rsid w:val="008D5390"/>
    <w:rsid w:val="008D5416"/>
    <w:rsid w:val="008D5607"/>
    <w:rsid w:val="008D5F21"/>
    <w:rsid w:val="008D611F"/>
    <w:rsid w:val="008D6D2B"/>
    <w:rsid w:val="008D6E79"/>
    <w:rsid w:val="008D71E3"/>
    <w:rsid w:val="008D7D26"/>
    <w:rsid w:val="008E01A4"/>
    <w:rsid w:val="008E0D08"/>
    <w:rsid w:val="008E0F8E"/>
    <w:rsid w:val="008E12C5"/>
    <w:rsid w:val="008E1CB6"/>
    <w:rsid w:val="008E24C6"/>
    <w:rsid w:val="008E2591"/>
    <w:rsid w:val="008E2614"/>
    <w:rsid w:val="008E27B4"/>
    <w:rsid w:val="008E40D3"/>
    <w:rsid w:val="008E42D3"/>
    <w:rsid w:val="008E459A"/>
    <w:rsid w:val="008E48D3"/>
    <w:rsid w:val="008E4926"/>
    <w:rsid w:val="008E4B66"/>
    <w:rsid w:val="008E4D50"/>
    <w:rsid w:val="008E4F43"/>
    <w:rsid w:val="008E59B8"/>
    <w:rsid w:val="008E6B4B"/>
    <w:rsid w:val="008E6F69"/>
    <w:rsid w:val="008E707F"/>
    <w:rsid w:val="008E70C8"/>
    <w:rsid w:val="008E7172"/>
    <w:rsid w:val="008E749B"/>
    <w:rsid w:val="008E757E"/>
    <w:rsid w:val="008E7FEE"/>
    <w:rsid w:val="008F078B"/>
    <w:rsid w:val="008F13F8"/>
    <w:rsid w:val="008F15EC"/>
    <w:rsid w:val="008F1DD1"/>
    <w:rsid w:val="008F1E32"/>
    <w:rsid w:val="008F205B"/>
    <w:rsid w:val="008F2267"/>
    <w:rsid w:val="008F33C6"/>
    <w:rsid w:val="008F386D"/>
    <w:rsid w:val="008F441D"/>
    <w:rsid w:val="008F466D"/>
    <w:rsid w:val="008F527E"/>
    <w:rsid w:val="008F528E"/>
    <w:rsid w:val="008F545D"/>
    <w:rsid w:val="008F5924"/>
    <w:rsid w:val="008F65BC"/>
    <w:rsid w:val="008F661E"/>
    <w:rsid w:val="008F6967"/>
    <w:rsid w:val="008F7480"/>
    <w:rsid w:val="008F7B03"/>
    <w:rsid w:val="009001BE"/>
    <w:rsid w:val="009006A1"/>
    <w:rsid w:val="009007A8"/>
    <w:rsid w:val="0090120D"/>
    <w:rsid w:val="009021EE"/>
    <w:rsid w:val="00902899"/>
    <w:rsid w:val="00902B70"/>
    <w:rsid w:val="0090310E"/>
    <w:rsid w:val="00903442"/>
    <w:rsid w:val="0090441B"/>
    <w:rsid w:val="0090445D"/>
    <w:rsid w:val="00904F31"/>
    <w:rsid w:val="0090560E"/>
    <w:rsid w:val="00905CA2"/>
    <w:rsid w:val="009062CB"/>
    <w:rsid w:val="00906357"/>
    <w:rsid w:val="00906512"/>
    <w:rsid w:val="00906B51"/>
    <w:rsid w:val="00906E69"/>
    <w:rsid w:val="00906FC9"/>
    <w:rsid w:val="00907291"/>
    <w:rsid w:val="00910679"/>
    <w:rsid w:val="009106BB"/>
    <w:rsid w:val="00910C03"/>
    <w:rsid w:val="00910DD1"/>
    <w:rsid w:val="00911BE5"/>
    <w:rsid w:val="00911C1B"/>
    <w:rsid w:val="00911CE4"/>
    <w:rsid w:val="00911FE7"/>
    <w:rsid w:val="009122F4"/>
    <w:rsid w:val="00912330"/>
    <w:rsid w:val="00912609"/>
    <w:rsid w:val="00912A14"/>
    <w:rsid w:val="00912AE6"/>
    <w:rsid w:val="00912C8A"/>
    <w:rsid w:val="009130DE"/>
    <w:rsid w:val="0091377A"/>
    <w:rsid w:val="00913B28"/>
    <w:rsid w:val="00913D3C"/>
    <w:rsid w:val="009147A6"/>
    <w:rsid w:val="00914B15"/>
    <w:rsid w:val="00915CBB"/>
    <w:rsid w:val="00915F9B"/>
    <w:rsid w:val="00916293"/>
    <w:rsid w:val="009174F9"/>
    <w:rsid w:val="00917530"/>
    <w:rsid w:val="00917539"/>
    <w:rsid w:val="009177B5"/>
    <w:rsid w:val="0091783C"/>
    <w:rsid w:val="00917F44"/>
    <w:rsid w:val="0092017F"/>
    <w:rsid w:val="0092018D"/>
    <w:rsid w:val="0092079D"/>
    <w:rsid w:val="009209B7"/>
    <w:rsid w:val="00920C3A"/>
    <w:rsid w:val="009210AD"/>
    <w:rsid w:val="009210AE"/>
    <w:rsid w:val="00921229"/>
    <w:rsid w:val="009212B0"/>
    <w:rsid w:val="00921436"/>
    <w:rsid w:val="009214DB"/>
    <w:rsid w:val="0092151A"/>
    <w:rsid w:val="0092178E"/>
    <w:rsid w:val="00921C66"/>
    <w:rsid w:val="0092249C"/>
    <w:rsid w:val="00922B35"/>
    <w:rsid w:val="00922BBA"/>
    <w:rsid w:val="00922EA2"/>
    <w:rsid w:val="00922F60"/>
    <w:rsid w:val="0092360C"/>
    <w:rsid w:val="0092494A"/>
    <w:rsid w:val="00924983"/>
    <w:rsid w:val="00924D5B"/>
    <w:rsid w:val="00924D66"/>
    <w:rsid w:val="00925542"/>
    <w:rsid w:val="0092733E"/>
    <w:rsid w:val="0092758D"/>
    <w:rsid w:val="00927793"/>
    <w:rsid w:val="009277D8"/>
    <w:rsid w:val="00927D39"/>
    <w:rsid w:val="00927F26"/>
    <w:rsid w:val="009300E8"/>
    <w:rsid w:val="00930363"/>
    <w:rsid w:val="00930960"/>
    <w:rsid w:val="0093100A"/>
    <w:rsid w:val="009317C0"/>
    <w:rsid w:val="00931A40"/>
    <w:rsid w:val="00932AEF"/>
    <w:rsid w:val="00932BC0"/>
    <w:rsid w:val="009331C2"/>
    <w:rsid w:val="00933251"/>
    <w:rsid w:val="0093338D"/>
    <w:rsid w:val="0093383E"/>
    <w:rsid w:val="00933E45"/>
    <w:rsid w:val="00934287"/>
    <w:rsid w:val="0093482D"/>
    <w:rsid w:val="00934B19"/>
    <w:rsid w:val="00934FCA"/>
    <w:rsid w:val="0093509E"/>
    <w:rsid w:val="0093534B"/>
    <w:rsid w:val="009362CA"/>
    <w:rsid w:val="0093648F"/>
    <w:rsid w:val="009364EC"/>
    <w:rsid w:val="009364FE"/>
    <w:rsid w:val="00936BC9"/>
    <w:rsid w:val="00936E83"/>
    <w:rsid w:val="00936FFE"/>
    <w:rsid w:val="00937053"/>
    <w:rsid w:val="009372DC"/>
    <w:rsid w:val="0093760D"/>
    <w:rsid w:val="0094010D"/>
    <w:rsid w:val="0094078A"/>
    <w:rsid w:val="009410CA"/>
    <w:rsid w:val="00941137"/>
    <w:rsid w:val="00941154"/>
    <w:rsid w:val="009413BD"/>
    <w:rsid w:val="009415FA"/>
    <w:rsid w:val="00941EA8"/>
    <w:rsid w:val="00942356"/>
    <w:rsid w:val="0094299C"/>
    <w:rsid w:val="009431DD"/>
    <w:rsid w:val="0094350D"/>
    <w:rsid w:val="009435AC"/>
    <w:rsid w:val="009439E2"/>
    <w:rsid w:val="00943B92"/>
    <w:rsid w:val="00943CFB"/>
    <w:rsid w:val="0094409F"/>
    <w:rsid w:val="00944167"/>
    <w:rsid w:val="00944863"/>
    <w:rsid w:val="009449CA"/>
    <w:rsid w:val="00944A29"/>
    <w:rsid w:val="00944A65"/>
    <w:rsid w:val="00945269"/>
    <w:rsid w:val="00945340"/>
    <w:rsid w:val="00945ED6"/>
    <w:rsid w:val="009460A9"/>
    <w:rsid w:val="00946650"/>
    <w:rsid w:val="009467C9"/>
    <w:rsid w:val="009467ED"/>
    <w:rsid w:val="00946A3A"/>
    <w:rsid w:val="0094747B"/>
    <w:rsid w:val="00947508"/>
    <w:rsid w:val="009475FE"/>
    <w:rsid w:val="00947B73"/>
    <w:rsid w:val="00947BFF"/>
    <w:rsid w:val="00947D51"/>
    <w:rsid w:val="00950738"/>
    <w:rsid w:val="00950B04"/>
    <w:rsid w:val="009521A0"/>
    <w:rsid w:val="00952789"/>
    <w:rsid w:val="00953038"/>
    <w:rsid w:val="009530EE"/>
    <w:rsid w:val="00953885"/>
    <w:rsid w:val="009539DF"/>
    <w:rsid w:val="00953E13"/>
    <w:rsid w:val="00953E67"/>
    <w:rsid w:val="0095464C"/>
    <w:rsid w:val="00954BE5"/>
    <w:rsid w:val="00954C11"/>
    <w:rsid w:val="0095571D"/>
    <w:rsid w:val="00955728"/>
    <w:rsid w:val="009558F8"/>
    <w:rsid w:val="00955983"/>
    <w:rsid w:val="00956024"/>
    <w:rsid w:val="0095628D"/>
    <w:rsid w:val="00956321"/>
    <w:rsid w:val="00956898"/>
    <w:rsid w:val="00956927"/>
    <w:rsid w:val="00956AA7"/>
    <w:rsid w:val="00956C9E"/>
    <w:rsid w:val="009576C3"/>
    <w:rsid w:val="0096014B"/>
    <w:rsid w:val="009603D2"/>
    <w:rsid w:val="009607C3"/>
    <w:rsid w:val="009609D9"/>
    <w:rsid w:val="0096198F"/>
    <w:rsid w:val="00962A84"/>
    <w:rsid w:val="009630CE"/>
    <w:rsid w:val="00963869"/>
    <w:rsid w:val="00963BDC"/>
    <w:rsid w:val="0096446D"/>
    <w:rsid w:val="00964813"/>
    <w:rsid w:val="00964938"/>
    <w:rsid w:val="00965131"/>
    <w:rsid w:val="009656D3"/>
    <w:rsid w:val="00965C1D"/>
    <w:rsid w:val="00965C54"/>
    <w:rsid w:val="009664F3"/>
    <w:rsid w:val="009669D8"/>
    <w:rsid w:val="00966B92"/>
    <w:rsid w:val="00967480"/>
    <w:rsid w:val="00967B40"/>
    <w:rsid w:val="00967C0E"/>
    <w:rsid w:val="00970282"/>
    <w:rsid w:val="00970770"/>
    <w:rsid w:val="00970EA1"/>
    <w:rsid w:val="009713C1"/>
    <w:rsid w:val="00971475"/>
    <w:rsid w:val="0097184D"/>
    <w:rsid w:val="00971D22"/>
    <w:rsid w:val="00971EC4"/>
    <w:rsid w:val="00973582"/>
    <w:rsid w:val="00973607"/>
    <w:rsid w:val="0097400C"/>
    <w:rsid w:val="009746B4"/>
    <w:rsid w:val="0097487F"/>
    <w:rsid w:val="00974902"/>
    <w:rsid w:val="00974A2E"/>
    <w:rsid w:val="00975148"/>
    <w:rsid w:val="009753B9"/>
    <w:rsid w:val="0097577E"/>
    <w:rsid w:val="00975B9E"/>
    <w:rsid w:val="00975D5D"/>
    <w:rsid w:val="0097616E"/>
    <w:rsid w:val="009769CF"/>
    <w:rsid w:val="0097735C"/>
    <w:rsid w:val="00977365"/>
    <w:rsid w:val="0097783C"/>
    <w:rsid w:val="009778A6"/>
    <w:rsid w:val="00980A92"/>
    <w:rsid w:val="00980D64"/>
    <w:rsid w:val="009819AD"/>
    <w:rsid w:val="00981BFB"/>
    <w:rsid w:val="00981D67"/>
    <w:rsid w:val="00982322"/>
    <w:rsid w:val="00982AE2"/>
    <w:rsid w:val="00983143"/>
    <w:rsid w:val="00983894"/>
    <w:rsid w:val="00984493"/>
    <w:rsid w:val="009844A0"/>
    <w:rsid w:val="009854D3"/>
    <w:rsid w:val="0098554A"/>
    <w:rsid w:val="009858AE"/>
    <w:rsid w:val="00985D48"/>
    <w:rsid w:val="009860D7"/>
    <w:rsid w:val="0098634C"/>
    <w:rsid w:val="00986B3A"/>
    <w:rsid w:val="00986D1F"/>
    <w:rsid w:val="00987175"/>
    <w:rsid w:val="00987182"/>
    <w:rsid w:val="00987785"/>
    <w:rsid w:val="00987922"/>
    <w:rsid w:val="00987949"/>
    <w:rsid w:val="00987C8B"/>
    <w:rsid w:val="00990106"/>
    <w:rsid w:val="0099023E"/>
    <w:rsid w:val="00990879"/>
    <w:rsid w:val="00990C4B"/>
    <w:rsid w:val="00990FCD"/>
    <w:rsid w:val="009912C3"/>
    <w:rsid w:val="00991485"/>
    <w:rsid w:val="009916F5"/>
    <w:rsid w:val="00991D75"/>
    <w:rsid w:val="00992718"/>
    <w:rsid w:val="0099301B"/>
    <w:rsid w:val="009932E3"/>
    <w:rsid w:val="00993806"/>
    <w:rsid w:val="00994E1C"/>
    <w:rsid w:val="00995416"/>
    <w:rsid w:val="009957CF"/>
    <w:rsid w:val="00995851"/>
    <w:rsid w:val="0099633C"/>
    <w:rsid w:val="00996EE8"/>
    <w:rsid w:val="0099721A"/>
    <w:rsid w:val="009A0388"/>
    <w:rsid w:val="009A1007"/>
    <w:rsid w:val="009A1A51"/>
    <w:rsid w:val="009A1AAF"/>
    <w:rsid w:val="009A1F2A"/>
    <w:rsid w:val="009A1F51"/>
    <w:rsid w:val="009A20AC"/>
    <w:rsid w:val="009A2E71"/>
    <w:rsid w:val="009A364F"/>
    <w:rsid w:val="009A4382"/>
    <w:rsid w:val="009A4906"/>
    <w:rsid w:val="009A4BE9"/>
    <w:rsid w:val="009A5010"/>
    <w:rsid w:val="009A5CBA"/>
    <w:rsid w:val="009A5DA7"/>
    <w:rsid w:val="009A5DAE"/>
    <w:rsid w:val="009A61C9"/>
    <w:rsid w:val="009A6370"/>
    <w:rsid w:val="009A71CA"/>
    <w:rsid w:val="009A7267"/>
    <w:rsid w:val="009A7698"/>
    <w:rsid w:val="009B0B52"/>
    <w:rsid w:val="009B1444"/>
    <w:rsid w:val="009B1583"/>
    <w:rsid w:val="009B2043"/>
    <w:rsid w:val="009B2A8D"/>
    <w:rsid w:val="009B3817"/>
    <w:rsid w:val="009B3CD4"/>
    <w:rsid w:val="009B417B"/>
    <w:rsid w:val="009B4B98"/>
    <w:rsid w:val="009B4C10"/>
    <w:rsid w:val="009B5103"/>
    <w:rsid w:val="009B51D3"/>
    <w:rsid w:val="009B5451"/>
    <w:rsid w:val="009B568D"/>
    <w:rsid w:val="009B58F0"/>
    <w:rsid w:val="009B5D8C"/>
    <w:rsid w:val="009B654A"/>
    <w:rsid w:val="009B6FCE"/>
    <w:rsid w:val="009B7316"/>
    <w:rsid w:val="009B73F6"/>
    <w:rsid w:val="009B740A"/>
    <w:rsid w:val="009B7536"/>
    <w:rsid w:val="009B75F8"/>
    <w:rsid w:val="009B77B5"/>
    <w:rsid w:val="009C060A"/>
    <w:rsid w:val="009C0D93"/>
    <w:rsid w:val="009C1356"/>
    <w:rsid w:val="009C1505"/>
    <w:rsid w:val="009C157E"/>
    <w:rsid w:val="009C185E"/>
    <w:rsid w:val="009C1E41"/>
    <w:rsid w:val="009C24D0"/>
    <w:rsid w:val="009C2554"/>
    <w:rsid w:val="009C297C"/>
    <w:rsid w:val="009C2B6B"/>
    <w:rsid w:val="009C3B36"/>
    <w:rsid w:val="009C48BB"/>
    <w:rsid w:val="009C4C51"/>
    <w:rsid w:val="009C4F55"/>
    <w:rsid w:val="009C506D"/>
    <w:rsid w:val="009C52FE"/>
    <w:rsid w:val="009C6511"/>
    <w:rsid w:val="009C655A"/>
    <w:rsid w:val="009C695F"/>
    <w:rsid w:val="009C6C9E"/>
    <w:rsid w:val="009C75D6"/>
    <w:rsid w:val="009D0454"/>
    <w:rsid w:val="009D04FC"/>
    <w:rsid w:val="009D094C"/>
    <w:rsid w:val="009D0C4C"/>
    <w:rsid w:val="009D0E7D"/>
    <w:rsid w:val="009D1100"/>
    <w:rsid w:val="009D130B"/>
    <w:rsid w:val="009D1CF8"/>
    <w:rsid w:val="009D236A"/>
    <w:rsid w:val="009D2408"/>
    <w:rsid w:val="009D2499"/>
    <w:rsid w:val="009D275C"/>
    <w:rsid w:val="009D2999"/>
    <w:rsid w:val="009D2A0A"/>
    <w:rsid w:val="009D2A54"/>
    <w:rsid w:val="009D2F2E"/>
    <w:rsid w:val="009D385F"/>
    <w:rsid w:val="009D3C93"/>
    <w:rsid w:val="009D445D"/>
    <w:rsid w:val="009D58D3"/>
    <w:rsid w:val="009D5975"/>
    <w:rsid w:val="009D5C29"/>
    <w:rsid w:val="009D5E2A"/>
    <w:rsid w:val="009D5EE1"/>
    <w:rsid w:val="009D6613"/>
    <w:rsid w:val="009D6A69"/>
    <w:rsid w:val="009D6A85"/>
    <w:rsid w:val="009D79CD"/>
    <w:rsid w:val="009D7CD7"/>
    <w:rsid w:val="009E09C8"/>
    <w:rsid w:val="009E1D3B"/>
    <w:rsid w:val="009E275F"/>
    <w:rsid w:val="009E2AED"/>
    <w:rsid w:val="009E2B30"/>
    <w:rsid w:val="009E3448"/>
    <w:rsid w:val="009E3792"/>
    <w:rsid w:val="009E39D3"/>
    <w:rsid w:val="009E3DA7"/>
    <w:rsid w:val="009E4C49"/>
    <w:rsid w:val="009E4F07"/>
    <w:rsid w:val="009E5433"/>
    <w:rsid w:val="009E5654"/>
    <w:rsid w:val="009E5661"/>
    <w:rsid w:val="009E5C10"/>
    <w:rsid w:val="009E6134"/>
    <w:rsid w:val="009E66B8"/>
    <w:rsid w:val="009E67CF"/>
    <w:rsid w:val="009E6A07"/>
    <w:rsid w:val="009E6DE8"/>
    <w:rsid w:val="009E6EF2"/>
    <w:rsid w:val="009E6FFC"/>
    <w:rsid w:val="009E7712"/>
    <w:rsid w:val="009E7ABD"/>
    <w:rsid w:val="009F08D4"/>
    <w:rsid w:val="009F0D86"/>
    <w:rsid w:val="009F0DDF"/>
    <w:rsid w:val="009F1635"/>
    <w:rsid w:val="009F21CD"/>
    <w:rsid w:val="009F25E7"/>
    <w:rsid w:val="009F2651"/>
    <w:rsid w:val="009F26FA"/>
    <w:rsid w:val="009F3B7B"/>
    <w:rsid w:val="009F3DA1"/>
    <w:rsid w:val="009F3DA4"/>
    <w:rsid w:val="009F3E4B"/>
    <w:rsid w:val="009F3EE5"/>
    <w:rsid w:val="009F43C8"/>
    <w:rsid w:val="009F4C38"/>
    <w:rsid w:val="009F4DDF"/>
    <w:rsid w:val="009F4E1F"/>
    <w:rsid w:val="009F5080"/>
    <w:rsid w:val="009F57FF"/>
    <w:rsid w:val="009F594E"/>
    <w:rsid w:val="009F6227"/>
    <w:rsid w:val="009F6E10"/>
    <w:rsid w:val="009F78F5"/>
    <w:rsid w:val="009F7BA4"/>
    <w:rsid w:val="00A006E2"/>
    <w:rsid w:val="00A00E31"/>
    <w:rsid w:val="00A012D6"/>
    <w:rsid w:val="00A0136F"/>
    <w:rsid w:val="00A01C6C"/>
    <w:rsid w:val="00A01D30"/>
    <w:rsid w:val="00A02644"/>
    <w:rsid w:val="00A02737"/>
    <w:rsid w:val="00A02746"/>
    <w:rsid w:val="00A03033"/>
    <w:rsid w:val="00A03250"/>
    <w:rsid w:val="00A033BB"/>
    <w:rsid w:val="00A036AE"/>
    <w:rsid w:val="00A0475E"/>
    <w:rsid w:val="00A04C06"/>
    <w:rsid w:val="00A04FFD"/>
    <w:rsid w:val="00A0551F"/>
    <w:rsid w:val="00A05F3D"/>
    <w:rsid w:val="00A067FC"/>
    <w:rsid w:val="00A06E5A"/>
    <w:rsid w:val="00A06F2B"/>
    <w:rsid w:val="00A06F86"/>
    <w:rsid w:val="00A0710A"/>
    <w:rsid w:val="00A07DC3"/>
    <w:rsid w:val="00A07E12"/>
    <w:rsid w:val="00A100EC"/>
    <w:rsid w:val="00A10217"/>
    <w:rsid w:val="00A10889"/>
    <w:rsid w:val="00A10AC8"/>
    <w:rsid w:val="00A10E04"/>
    <w:rsid w:val="00A10E20"/>
    <w:rsid w:val="00A11492"/>
    <w:rsid w:val="00A11C70"/>
    <w:rsid w:val="00A1246C"/>
    <w:rsid w:val="00A12567"/>
    <w:rsid w:val="00A12C91"/>
    <w:rsid w:val="00A130B8"/>
    <w:rsid w:val="00A13590"/>
    <w:rsid w:val="00A13C10"/>
    <w:rsid w:val="00A13DF2"/>
    <w:rsid w:val="00A14538"/>
    <w:rsid w:val="00A147DD"/>
    <w:rsid w:val="00A1533C"/>
    <w:rsid w:val="00A15945"/>
    <w:rsid w:val="00A15B72"/>
    <w:rsid w:val="00A15D2C"/>
    <w:rsid w:val="00A16583"/>
    <w:rsid w:val="00A167DD"/>
    <w:rsid w:val="00A16ADE"/>
    <w:rsid w:val="00A16AFD"/>
    <w:rsid w:val="00A16C61"/>
    <w:rsid w:val="00A16D75"/>
    <w:rsid w:val="00A16FA8"/>
    <w:rsid w:val="00A172CA"/>
    <w:rsid w:val="00A1798D"/>
    <w:rsid w:val="00A2003A"/>
    <w:rsid w:val="00A2011B"/>
    <w:rsid w:val="00A20420"/>
    <w:rsid w:val="00A2162C"/>
    <w:rsid w:val="00A21720"/>
    <w:rsid w:val="00A21731"/>
    <w:rsid w:val="00A21CFF"/>
    <w:rsid w:val="00A21D32"/>
    <w:rsid w:val="00A221D2"/>
    <w:rsid w:val="00A22586"/>
    <w:rsid w:val="00A226EC"/>
    <w:rsid w:val="00A22900"/>
    <w:rsid w:val="00A22FD8"/>
    <w:rsid w:val="00A2340E"/>
    <w:rsid w:val="00A234D3"/>
    <w:rsid w:val="00A23746"/>
    <w:rsid w:val="00A23765"/>
    <w:rsid w:val="00A242AF"/>
    <w:rsid w:val="00A2442C"/>
    <w:rsid w:val="00A24469"/>
    <w:rsid w:val="00A244F9"/>
    <w:rsid w:val="00A246EF"/>
    <w:rsid w:val="00A24A26"/>
    <w:rsid w:val="00A24AB1"/>
    <w:rsid w:val="00A25074"/>
    <w:rsid w:val="00A25202"/>
    <w:rsid w:val="00A254DA"/>
    <w:rsid w:val="00A25847"/>
    <w:rsid w:val="00A25AB7"/>
    <w:rsid w:val="00A25CB4"/>
    <w:rsid w:val="00A2670D"/>
    <w:rsid w:val="00A26853"/>
    <w:rsid w:val="00A26E57"/>
    <w:rsid w:val="00A27100"/>
    <w:rsid w:val="00A27137"/>
    <w:rsid w:val="00A274E8"/>
    <w:rsid w:val="00A2755C"/>
    <w:rsid w:val="00A27AEB"/>
    <w:rsid w:val="00A27B00"/>
    <w:rsid w:val="00A27D6B"/>
    <w:rsid w:val="00A301EE"/>
    <w:rsid w:val="00A30DAF"/>
    <w:rsid w:val="00A31440"/>
    <w:rsid w:val="00A31EE1"/>
    <w:rsid w:val="00A329B8"/>
    <w:rsid w:val="00A32D22"/>
    <w:rsid w:val="00A32E74"/>
    <w:rsid w:val="00A33415"/>
    <w:rsid w:val="00A334C7"/>
    <w:rsid w:val="00A336B0"/>
    <w:rsid w:val="00A337C5"/>
    <w:rsid w:val="00A33D0E"/>
    <w:rsid w:val="00A33EBD"/>
    <w:rsid w:val="00A34B57"/>
    <w:rsid w:val="00A34FC9"/>
    <w:rsid w:val="00A35481"/>
    <w:rsid w:val="00A3572B"/>
    <w:rsid w:val="00A35984"/>
    <w:rsid w:val="00A3632B"/>
    <w:rsid w:val="00A36BEE"/>
    <w:rsid w:val="00A36D31"/>
    <w:rsid w:val="00A36E5F"/>
    <w:rsid w:val="00A373F4"/>
    <w:rsid w:val="00A40496"/>
    <w:rsid w:val="00A410FE"/>
    <w:rsid w:val="00A41793"/>
    <w:rsid w:val="00A41B69"/>
    <w:rsid w:val="00A41D4B"/>
    <w:rsid w:val="00A425D6"/>
    <w:rsid w:val="00A429C9"/>
    <w:rsid w:val="00A42A08"/>
    <w:rsid w:val="00A42EA8"/>
    <w:rsid w:val="00A4308B"/>
    <w:rsid w:val="00A4354F"/>
    <w:rsid w:val="00A4382C"/>
    <w:rsid w:val="00A43B87"/>
    <w:rsid w:val="00A43C82"/>
    <w:rsid w:val="00A43DF2"/>
    <w:rsid w:val="00A44B1A"/>
    <w:rsid w:val="00A44B45"/>
    <w:rsid w:val="00A44EDA"/>
    <w:rsid w:val="00A45313"/>
    <w:rsid w:val="00A45AC8"/>
    <w:rsid w:val="00A460BF"/>
    <w:rsid w:val="00A46175"/>
    <w:rsid w:val="00A46BD0"/>
    <w:rsid w:val="00A46D60"/>
    <w:rsid w:val="00A46E52"/>
    <w:rsid w:val="00A46EFA"/>
    <w:rsid w:val="00A4719F"/>
    <w:rsid w:val="00A471DB"/>
    <w:rsid w:val="00A47862"/>
    <w:rsid w:val="00A4790C"/>
    <w:rsid w:val="00A5084C"/>
    <w:rsid w:val="00A5118B"/>
    <w:rsid w:val="00A5165E"/>
    <w:rsid w:val="00A52101"/>
    <w:rsid w:val="00A52EB7"/>
    <w:rsid w:val="00A532CC"/>
    <w:rsid w:val="00A53331"/>
    <w:rsid w:val="00A536AC"/>
    <w:rsid w:val="00A53A02"/>
    <w:rsid w:val="00A53A03"/>
    <w:rsid w:val="00A54234"/>
    <w:rsid w:val="00A5483C"/>
    <w:rsid w:val="00A54F4F"/>
    <w:rsid w:val="00A54FD3"/>
    <w:rsid w:val="00A55DF8"/>
    <w:rsid w:val="00A56811"/>
    <w:rsid w:val="00A573BB"/>
    <w:rsid w:val="00A6037B"/>
    <w:rsid w:val="00A603FF"/>
    <w:rsid w:val="00A60991"/>
    <w:rsid w:val="00A6203F"/>
    <w:rsid w:val="00A62325"/>
    <w:rsid w:val="00A63004"/>
    <w:rsid w:val="00A63414"/>
    <w:rsid w:val="00A645BE"/>
    <w:rsid w:val="00A650B6"/>
    <w:rsid w:val="00A651E2"/>
    <w:rsid w:val="00A6520E"/>
    <w:rsid w:val="00A6572C"/>
    <w:rsid w:val="00A65A27"/>
    <w:rsid w:val="00A65C71"/>
    <w:rsid w:val="00A6649F"/>
    <w:rsid w:val="00A66A25"/>
    <w:rsid w:val="00A674F2"/>
    <w:rsid w:val="00A675C2"/>
    <w:rsid w:val="00A702A7"/>
    <w:rsid w:val="00A702EF"/>
    <w:rsid w:val="00A70FB9"/>
    <w:rsid w:val="00A71461"/>
    <w:rsid w:val="00A716F2"/>
    <w:rsid w:val="00A71A51"/>
    <w:rsid w:val="00A71CD8"/>
    <w:rsid w:val="00A72688"/>
    <w:rsid w:val="00A72CFF"/>
    <w:rsid w:val="00A73085"/>
    <w:rsid w:val="00A7320B"/>
    <w:rsid w:val="00A73820"/>
    <w:rsid w:val="00A73AC8"/>
    <w:rsid w:val="00A744BF"/>
    <w:rsid w:val="00A74AB4"/>
    <w:rsid w:val="00A74B82"/>
    <w:rsid w:val="00A74EEE"/>
    <w:rsid w:val="00A75425"/>
    <w:rsid w:val="00A754C1"/>
    <w:rsid w:val="00A766EC"/>
    <w:rsid w:val="00A76C04"/>
    <w:rsid w:val="00A76EF5"/>
    <w:rsid w:val="00A77005"/>
    <w:rsid w:val="00A77170"/>
    <w:rsid w:val="00A77960"/>
    <w:rsid w:val="00A77B07"/>
    <w:rsid w:val="00A80066"/>
    <w:rsid w:val="00A80E6C"/>
    <w:rsid w:val="00A81588"/>
    <w:rsid w:val="00A81746"/>
    <w:rsid w:val="00A81D86"/>
    <w:rsid w:val="00A81DDE"/>
    <w:rsid w:val="00A81FCB"/>
    <w:rsid w:val="00A820E5"/>
    <w:rsid w:val="00A82659"/>
    <w:rsid w:val="00A83323"/>
    <w:rsid w:val="00A8355A"/>
    <w:rsid w:val="00A83E8E"/>
    <w:rsid w:val="00A8438D"/>
    <w:rsid w:val="00A8458F"/>
    <w:rsid w:val="00A846C4"/>
    <w:rsid w:val="00A84A97"/>
    <w:rsid w:val="00A84B30"/>
    <w:rsid w:val="00A84BA9"/>
    <w:rsid w:val="00A854ED"/>
    <w:rsid w:val="00A858F9"/>
    <w:rsid w:val="00A85F4B"/>
    <w:rsid w:val="00A86253"/>
    <w:rsid w:val="00A86485"/>
    <w:rsid w:val="00A876B4"/>
    <w:rsid w:val="00A8778E"/>
    <w:rsid w:val="00A9082D"/>
    <w:rsid w:val="00A909F9"/>
    <w:rsid w:val="00A90C14"/>
    <w:rsid w:val="00A90DFF"/>
    <w:rsid w:val="00A90F1D"/>
    <w:rsid w:val="00A913C0"/>
    <w:rsid w:val="00A9192E"/>
    <w:rsid w:val="00A92517"/>
    <w:rsid w:val="00A92612"/>
    <w:rsid w:val="00A9286A"/>
    <w:rsid w:val="00A92E08"/>
    <w:rsid w:val="00A92E38"/>
    <w:rsid w:val="00A92E5B"/>
    <w:rsid w:val="00A93761"/>
    <w:rsid w:val="00A93981"/>
    <w:rsid w:val="00A93BDD"/>
    <w:rsid w:val="00A94232"/>
    <w:rsid w:val="00A94B48"/>
    <w:rsid w:val="00A94CAB"/>
    <w:rsid w:val="00A95A16"/>
    <w:rsid w:val="00A95D50"/>
    <w:rsid w:val="00A95D78"/>
    <w:rsid w:val="00A95E07"/>
    <w:rsid w:val="00A95EB1"/>
    <w:rsid w:val="00A9696C"/>
    <w:rsid w:val="00A97018"/>
    <w:rsid w:val="00A976A3"/>
    <w:rsid w:val="00A97780"/>
    <w:rsid w:val="00AA04FA"/>
    <w:rsid w:val="00AA0B87"/>
    <w:rsid w:val="00AA0CA4"/>
    <w:rsid w:val="00AA0E3C"/>
    <w:rsid w:val="00AA0F12"/>
    <w:rsid w:val="00AA0FBE"/>
    <w:rsid w:val="00AA1001"/>
    <w:rsid w:val="00AA128E"/>
    <w:rsid w:val="00AA1FA5"/>
    <w:rsid w:val="00AA21C4"/>
    <w:rsid w:val="00AA21FC"/>
    <w:rsid w:val="00AA27EE"/>
    <w:rsid w:val="00AA280B"/>
    <w:rsid w:val="00AA2A0F"/>
    <w:rsid w:val="00AA2E3C"/>
    <w:rsid w:val="00AA2F05"/>
    <w:rsid w:val="00AA328A"/>
    <w:rsid w:val="00AA3A90"/>
    <w:rsid w:val="00AA3AF1"/>
    <w:rsid w:val="00AA44E4"/>
    <w:rsid w:val="00AA494E"/>
    <w:rsid w:val="00AA4B91"/>
    <w:rsid w:val="00AA4E80"/>
    <w:rsid w:val="00AA5602"/>
    <w:rsid w:val="00AA58DE"/>
    <w:rsid w:val="00AA64C0"/>
    <w:rsid w:val="00AA66A2"/>
    <w:rsid w:val="00AA74A4"/>
    <w:rsid w:val="00AA7BF0"/>
    <w:rsid w:val="00AA7C60"/>
    <w:rsid w:val="00AA7CCF"/>
    <w:rsid w:val="00AB0727"/>
    <w:rsid w:val="00AB0813"/>
    <w:rsid w:val="00AB0B36"/>
    <w:rsid w:val="00AB17E4"/>
    <w:rsid w:val="00AB1B86"/>
    <w:rsid w:val="00AB272E"/>
    <w:rsid w:val="00AB2EE0"/>
    <w:rsid w:val="00AB360D"/>
    <w:rsid w:val="00AB3811"/>
    <w:rsid w:val="00AB3CE2"/>
    <w:rsid w:val="00AB430E"/>
    <w:rsid w:val="00AB4400"/>
    <w:rsid w:val="00AB48E2"/>
    <w:rsid w:val="00AB4CE2"/>
    <w:rsid w:val="00AB4D19"/>
    <w:rsid w:val="00AB4D55"/>
    <w:rsid w:val="00AB52B0"/>
    <w:rsid w:val="00AB558A"/>
    <w:rsid w:val="00AB5DE2"/>
    <w:rsid w:val="00AB6045"/>
    <w:rsid w:val="00AB6149"/>
    <w:rsid w:val="00AB6155"/>
    <w:rsid w:val="00AB6304"/>
    <w:rsid w:val="00AB7DD1"/>
    <w:rsid w:val="00AC0152"/>
    <w:rsid w:val="00AC0EC5"/>
    <w:rsid w:val="00AC1394"/>
    <w:rsid w:val="00AC13B6"/>
    <w:rsid w:val="00AC1E05"/>
    <w:rsid w:val="00AC1E67"/>
    <w:rsid w:val="00AC1F64"/>
    <w:rsid w:val="00AC25B4"/>
    <w:rsid w:val="00AC2977"/>
    <w:rsid w:val="00AC2BDD"/>
    <w:rsid w:val="00AC37A2"/>
    <w:rsid w:val="00AC3959"/>
    <w:rsid w:val="00AC3B54"/>
    <w:rsid w:val="00AC3F86"/>
    <w:rsid w:val="00AC4B8E"/>
    <w:rsid w:val="00AC4D5C"/>
    <w:rsid w:val="00AC5F6A"/>
    <w:rsid w:val="00AC60FA"/>
    <w:rsid w:val="00AC6114"/>
    <w:rsid w:val="00AC68AD"/>
    <w:rsid w:val="00AC7680"/>
    <w:rsid w:val="00AC7E26"/>
    <w:rsid w:val="00AD029A"/>
    <w:rsid w:val="00AD04CD"/>
    <w:rsid w:val="00AD05BE"/>
    <w:rsid w:val="00AD0901"/>
    <w:rsid w:val="00AD0B3B"/>
    <w:rsid w:val="00AD0B60"/>
    <w:rsid w:val="00AD1A80"/>
    <w:rsid w:val="00AD212B"/>
    <w:rsid w:val="00AD2488"/>
    <w:rsid w:val="00AD2804"/>
    <w:rsid w:val="00AD2A81"/>
    <w:rsid w:val="00AD3051"/>
    <w:rsid w:val="00AD3542"/>
    <w:rsid w:val="00AD3B3E"/>
    <w:rsid w:val="00AD3DD9"/>
    <w:rsid w:val="00AD4B28"/>
    <w:rsid w:val="00AD4BC4"/>
    <w:rsid w:val="00AD4EA8"/>
    <w:rsid w:val="00AD5717"/>
    <w:rsid w:val="00AD5D17"/>
    <w:rsid w:val="00AD6558"/>
    <w:rsid w:val="00AD682B"/>
    <w:rsid w:val="00AD6DD2"/>
    <w:rsid w:val="00AD6F4F"/>
    <w:rsid w:val="00AD7411"/>
    <w:rsid w:val="00AD7AD0"/>
    <w:rsid w:val="00AD7F8A"/>
    <w:rsid w:val="00AE0183"/>
    <w:rsid w:val="00AE0247"/>
    <w:rsid w:val="00AE029D"/>
    <w:rsid w:val="00AE09A2"/>
    <w:rsid w:val="00AE1272"/>
    <w:rsid w:val="00AE1296"/>
    <w:rsid w:val="00AE182E"/>
    <w:rsid w:val="00AE1ACD"/>
    <w:rsid w:val="00AE1F59"/>
    <w:rsid w:val="00AE2672"/>
    <w:rsid w:val="00AE298B"/>
    <w:rsid w:val="00AE2F10"/>
    <w:rsid w:val="00AE37AC"/>
    <w:rsid w:val="00AE4063"/>
    <w:rsid w:val="00AE5371"/>
    <w:rsid w:val="00AE537B"/>
    <w:rsid w:val="00AE65E2"/>
    <w:rsid w:val="00AE76F4"/>
    <w:rsid w:val="00AE7B94"/>
    <w:rsid w:val="00AF01CE"/>
    <w:rsid w:val="00AF03EC"/>
    <w:rsid w:val="00AF1042"/>
    <w:rsid w:val="00AF159D"/>
    <w:rsid w:val="00AF1BD2"/>
    <w:rsid w:val="00AF1D24"/>
    <w:rsid w:val="00AF2008"/>
    <w:rsid w:val="00AF228E"/>
    <w:rsid w:val="00AF23A0"/>
    <w:rsid w:val="00AF244C"/>
    <w:rsid w:val="00AF2567"/>
    <w:rsid w:val="00AF26CF"/>
    <w:rsid w:val="00AF2F0C"/>
    <w:rsid w:val="00AF324B"/>
    <w:rsid w:val="00AF39A3"/>
    <w:rsid w:val="00AF39D3"/>
    <w:rsid w:val="00AF42BB"/>
    <w:rsid w:val="00AF440B"/>
    <w:rsid w:val="00AF469F"/>
    <w:rsid w:val="00AF52B2"/>
    <w:rsid w:val="00AF5461"/>
    <w:rsid w:val="00AF5F20"/>
    <w:rsid w:val="00AF6501"/>
    <w:rsid w:val="00AF70B5"/>
    <w:rsid w:val="00AF7B63"/>
    <w:rsid w:val="00AF7CB4"/>
    <w:rsid w:val="00B003E5"/>
    <w:rsid w:val="00B00A01"/>
    <w:rsid w:val="00B01E4A"/>
    <w:rsid w:val="00B02163"/>
    <w:rsid w:val="00B02367"/>
    <w:rsid w:val="00B0265A"/>
    <w:rsid w:val="00B027A9"/>
    <w:rsid w:val="00B027E6"/>
    <w:rsid w:val="00B02884"/>
    <w:rsid w:val="00B02BB0"/>
    <w:rsid w:val="00B03117"/>
    <w:rsid w:val="00B03444"/>
    <w:rsid w:val="00B03A46"/>
    <w:rsid w:val="00B03D26"/>
    <w:rsid w:val="00B0421E"/>
    <w:rsid w:val="00B04393"/>
    <w:rsid w:val="00B043E6"/>
    <w:rsid w:val="00B048CD"/>
    <w:rsid w:val="00B04BFA"/>
    <w:rsid w:val="00B04CFC"/>
    <w:rsid w:val="00B053EC"/>
    <w:rsid w:val="00B055C5"/>
    <w:rsid w:val="00B058E5"/>
    <w:rsid w:val="00B05B0D"/>
    <w:rsid w:val="00B05BEF"/>
    <w:rsid w:val="00B05CC6"/>
    <w:rsid w:val="00B06037"/>
    <w:rsid w:val="00B06D37"/>
    <w:rsid w:val="00B06FDF"/>
    <w:rsid w:val="00B07350"/>
    <w:rsid w:val="00B079A4"/>
    <w:rsid w:val="00B10182"/>
    <w:rsid w:val="00B1046C"/>
    <w:rsid w:val="00B105DE"/>
    <w:rsid w:val="00B109B9"/>
    <w:rsid w:val="00B1104C"/>
    <w:rsid w:val="00B11387"/>
    <w:rsid w:val="00B12F4F"/>
    <w:rsid w:val="00B13899"/>
    <w:rsid w:val="00B13998"/>
    <w:rsid w:val="00B1457D"/>
    <w:rsid w:val="00B14B8D"/>
    <w:rsid w:val="00B14C41"/>
    <w:rsid w:val="00B15514"/>
    <w:rsid w:val="00B155E0"/>
    <w:rsid w:val="00B1578E"/>
    <w:rsid w:val="00B165A2"/>
    <w:rsid w:val="00B16B53"/>
    <w:rsid w:val="00B16CA5"/>
    <w:rsid w:val="00B16FC4"/>
    <w:rsid w:val="00B17104"/>
    <w:rsid w:val="00B173AA"/>
    <w:rsid w:val="00B176AA"/>
    <w:rsid w:val="00B177C5"/>
    <w:rsid w:val="00B2025E"/>
    <w:rsid w:val="00B20545"/>
    <w:rsid w:val="00B20E0B"/>
    <w:rsid w:val="00B21E30"/>
    <w:rsid w:val="00B222B7"/>
    <w:rsid w:val="00B2260E"/>
    <w:rsid w:val="00B226EF"/>
    <w:rsid w:val="00B22F18"/>
    <w:rsid w:val="00B2314E"/>
    <w:rsid w:val="00B2388F"/>
    <w:rsid w:val="00B24256"/>
    <w:rsid w:val="00B242FB"/>
    <w:rsid w:val="00B24708"/>
    <w:rsid w:val="00B24A93"/>
    <w:rsid w:val="00B251A7"/>
    <w:rsid w:val="00B25267"/>
    <w:rsid w:val="00B25381"/>
    <w:rsid w:val="00B2579B"/>
    <w:rsid w:val="00B25B3E"/>
    <w:rsid w:val="00B25CD8"/>
    <w:rsid w:val="00B25EF8"/>
    <w:rsid w:val="00B26BC6"/>
    <w:rsid w:val="00B2709A"/>
    <w:rsid w:val="00B2733B"/>
    <w:rsid w:val="00B2747F"/>
    <w:rsid w:val="00B27BEB"/>
    <w:rsid w:val="00B27DA7"/>
    <w:rsid w:val="00B3034A"/>
    <w:rsid w:val="00B30A77"/>
    <w:rsid w:val="00B30FCF"/>
    <w:rsid w:val="00B314D6"/>
    <w:rsid w:val="00B3184B"/>
    <w:rsid w:val="00B319E9"/>
    <w:rsid w:val="00B31E01"/>
    <w:rsid w:val="00B32238"/>
    <w:rsid w:val="00B3239E"/>
    <w:rsid w:val="00B3372C"/>
    <w:rsid w:val="00B34E4A"/>
    <w:rsid w:val="00B3551D"/>
    <w:rsid w:val="00B35714"/>
    <w:rsid w:val="00B35F90"/>
    <w:rsid w:val="00B3605E"/>
    <w:rsid w:val="00B37022"/>
    <w:rsid w:val="00B37038"/>
    <w:rsid w:val="00B376B2"/>
    <w:rsid w:val="00B37D32"/>
    <w:rsid w:val="00B40278"/>
    <w:rsid w:val="00B409AE"/>
    <w:rsid w:val="00B4106C"/>
    <w:rsid w:val="00B4107E"/>
    <w:rsid w:val="00B412EC"/>
    <w:rsid w:val="00B414AA"/>
    <w:rsid w:val="00B416B2"/>
    <w:rsid w:val="00B4179B"/>
    <w:rsid w:val="00B417A2"/>
    <w:rsid w:val="00B41814"/>
    <w:rsid w:val="00B41A2A"/>
    <w:rsid w:val="00B41A67"/>
    <w:rsid w:val="00B42CD6"/>
    <w:rsid w:val="00B42CFB"/>
    <w:rsid w:val="00B42D59"/>
    <w:rsid w:val="00B42DE4"/>
    <w:rsid w:val="00B439FA"/>
    <w:rsid w:val="00B44163"/>
    <w:rsid w:val="00B44533"/>
    <w:rsid w:val="00B446FB"/>
    <w:rsid w:val="00B44BE4"/>
    <w:rsid w:val="00B44D00"/>
    <w:rsid w:val="00B450CF"/>
    <w:rsid w:val="00B456F8"/>
    <w:rsid w:val="00B458DC"/>
    <w:rsid w:val="00B4647A"/>
    <w:rsid w:val="00B46551"/>
    <w:rsid w:val="00B46AD7"/>
    <w:rsid w:val="00B46D7E"/>
    <w:rsid w:val="00B4720E"/>
    <w:rsid w:val="00B47906"/>
    <w:rsid w:val="00B5015E"/>
    <w:rsid w:val="00B50166"/>
    <w:rsid w:val="00B503D7"/>
    <w:rsid w:val="00B5077E"/>
    <w:rsid w:val="00B50789"/>
    <w:rsid w:val="00B50CBE"/>
    <w:rsid w:val="00B50CD1"/>
    <w:rsid w:val="00B51125"/>
    <w:rsid w:val="00B517DA"/>
    <w:rsid w:val="00B5225A"/>
    <w:rsid w:val="00B52A04"/>
    <w:rsid w:val="00B52BCF"/>
    <w:rsid w:val="00B52F31"/>
    <w:rsid w:val="00B5315D"/>
    <w:rsid w:val="00B532EB"/>
    <w:rsid w:val="00B53911"/>
    <w:rsid w:val="00B53AB7"/>
    <w:rsid w:val="00B53ED2"/>
    <w:rsid w:val="00B5465A"/>
    <w:rsid w:val="00B549FE"/>
    <w:rsid w:val="00B551C5"/>
    <w:rsid w:val="00B551D6"/>
    <w:rsid w:val="00B55630"/>
    <w:rsid w:val="00B55BAD"/>
    <w:rsid w:val="00B55BCC"/>
    <w:rsid w:val="00B55D94"/>
    <w:rsid w:val="00B560D1"/>
    <w:rsid w:val="00B562C0"/>
    <w:rsid w:val="00B56A8B"/>
    <w:rsid w:val="00B56B7F"/>
    <w:rsid w:val="00B56D00"/>
    <w:rsid w:val="00B56DD1"/>
    <w:rsid w:val="00B56E95"/>
    <w:rsid w:val="00B57291"/>
    <w:rsid w:val="00B57861"/>
    <w:rsid w:val="00B57BCD"/>
    <w:rsid w:val="00B6017D"/>
    <w:rsid w:val="00B60503"/>
    <w:rsid w:val="00B60751"/>
    <w:rsid w:val="00B609F3"/>
    <w:rsid w:val="00B60EE6"/>
    <w:rsid w:val="00B61128"/>
    <w:rsid w:val="00B613D6"/>
    <w:rsid w:val="00B61B1F"/>
    <w:rsid w:val="00B61CAD"/>
    <w:rsid w:val="00B61E6B"/>
    <w:rsid w:val="00B627FA"/>
    <w:rsid w:val="00B62964"/>
    <w:rsid w:val="00B62CFA"/>
    <w:rsid w:val="00B6346C"/>
    <w:rsid w:val="00B63674"/>
    <w:rsid w:val="00B63BC4"/>
    <w:rsid w:val="00B63BD1"/>
    <w:rsid w:val="00B63D86"/>
    <w:rsid w:val="00B64F30"/>
    <w:rsid w:val="00B64FA4"/>
    <w:rsid w:val="00B654A9"/>
    <w:rsid w:val="00B667C4"/>
    <w:rsid w:val="00B66845"/>
    <w:rsid w:val="00B672AF"/>
    <w:rsid w:val="00B673F4"/>
    <w:rsid w:val="00B67418"/>
    <w:rsid w:val="00B674EA"/>
    <w:rsid w:val="00B67EBC"/>
    <w:rsid w:val="00B703DB"/>
    <w:rsid w:val="00B70F4F"/>
    <w:rsid w:val="00B716F5"/>
    <w:rsid w:val="00B71AB3"/>
    <w:rsid w:val="00B720C7"/>
    <w:rsid w:val="00B728FE"/>
    <w:rsid w:val="00B729BC"/>
    <w:rsid w:val="00B733A1"/>
    <w:rsid w:val="00B73832"/>
    <w:rsid w:val="00B73E86"/>
    <w:rsid w:val="00B7446C"/>
    <w:rsid w:val="00B746CD"/>
    <w:rsid w:val="00B748C9"/>
    <w:rsid w:val="00B749F3"/>
    <w:rsid w:val="00B74AAA"/>
    <w:rsid w:val="00B74FBC"/>
    <w:rsid w:val="00B75366"/>
    <w:rsid w:val="00B7555E"/>
    <w:rsid w:val="00B757A7"/>
    <w:rsid w:val="00B75E31"/>
    <w:rsid w:val="00B75F4F"/>
    <w:rsid w:val="00B76FAF"/>
    <w:rsid w:val="00B777D1"/>
    <w:rsid w:val="00B77A04"/>
    <w:rsid w:val="00B77CE5"/>
    <w:rsid w:val="00B8010C"/>
    <w:rsid w:val="00B8045F"/>
    <w:rsid w:val="00B807B4"/>
    <w:rsid w:val="00B808BF"/>
    <w:rsid w:val="00B80F14"/>
    <w:rsid w:val="00B8110E"/>
    <w:rsid w:val="00B8163D"/>
    <w:rsid w:val="00B819F1"/>
    <w:rsid w:val="00B83B5D"/>
    <w:rsid w:val="00B83B93"/>
    <w:rsid w:val="00B84057"/>
    <w:rsid w:val="00B84143"/>
    <w:rsid w:val="00B843B0"/>
    <w:rsid w:val="00B843B8"/>
    <w:rsid w:val="00B84B71"/>
    <w:rsid w:val="00B84EC9"/>
    <w:rsid w:val="00B84F4C"/>
    <w:rsid w:val="00B8544C"/>
    <w:rsid w:val="00B855EE"/>
    <w:rsid w:val="00B85A9B"/>
    <w:rsid w:val="00B85AC6"/>
    <w:rsid w:val="00B85D01"/>
    <w:rsid w:val="00B862AE"/>
    <w:rsid w:val="00B867C1"/>
    <w:rsid w:val="00B86D3F"/>
    <w:rsid w:val="00B871F6"/>
    <w:rsid w:val="00B8744F"/>
    <w:rsid w:val="00B87560"/>
    <w:rsid w:val="00B878E3"/>
    <w:rsid w:val="00B879CD"/>
    <w:rsid w:val="00B87A20"/>
    <w:rsid w:val="00B87BAC"/>
    <w:rsid w:val="00B87C60"/>
    <w:rsid w:val="00B87E91"/>
    <w:rsid w:val="00B902AF"/>
    <w:rsid w:val="00B904EF"/>
    <w:rsid w:val="00B90ED4"/>
    <w:rsid w:val="00B90FB1"/>
    <w:rsid w:val="00B919BB"/>
    <w:rsid w:val="00B92060"/>
    <w:rsid w:val="00B92447"/>
    <w:rsid w:val="00B92827"/>
    <w:rsid w:val="00B92F1A"/>
    <w:rsid w:val="00B93549"/>
    <w:rsid w:val="00B936ED"/>
    <w:rsid w:val="00B93CD5"/>
    <w:rsid w:val="00B93E10"/>
    <w:rsid w:val="00B9484B"/>
    <w:rsid w:val="00B948D8"/>
    <w:rsid w:val="00B94B8A"/>
    <w:rsid w:val="00B95401"/>
    <w:rsid w:val="00B95634"/>
    <w:rsid w:val="00B964F1"/>
    <w:rsid w:val="00B96B03"/>
    <w:rsid w:val="00BA0044"/>
    <w:rsid w:val="00BA034D"/>
    <w:rsid w:val="00BA09F5"/>
    <w:rsid w:val="00BA0A82"/>
    <w:rsid w:val="00BA0BC3"/>
    <w:rsid w:val="00BA0BD7"/>
    <w:rsid w:val="00BA10E2"/>
    <w:rsid w:val="00BA14DE"/>
    <w:rsid w:val="00BA16CC"/>
    <w:rsid w:val="00BA1B70"/>
    <w:rsid w:val="00BA1B8B"/>
    <w:rsid w:val="00BA22EE"/>
    <w:rsid w:val="00BA232D"/>
    <w:rsid w:val="00BA393D"/>
    <w:rsid w:val="00BA3F98"/>
    <w:rsid w:val="00BA46ED"/>
    <w:rsid w:val="00BA4A02"/>
    <w:rsid w:val="00BA4D02"/>
    <w:rsid w:val="00BA4E82"/>
    <w:rsid w:val="00BA5065"/>
    <w:rsid w:val="00BA53B1"/>
    <w:rsid w:val="00BA5722"/>
    <w:rsid w:val="00BA5D69"/>
    <w:rsid w:val="00BA5EC4"/>
    <w:rsid w:val="00BA68D1"/>
    <w:rsid w:val="00BB020E"/>
    <w:rsid w:val="00BB09B0"/>
    <w:rsid w:val="00BB0A6D"/>
    <w:rsid w:val="00BB0AEC"/>
    <w:rsid w:val="00BB0D4C"/>
    <w:rsid w:val="00BB11F2"/>
    <w:rsid w:val="00BB1B7D"/>
    <w:rsid w:val="00BB2242"/>
    <w:rsid w:val="00BB224A"/>
    <w:rsid w:val="00BB3046"/>
    <w:rsid w:val="00BB3941"/>
    <w:rsid w:val="00BB3D3E"/>
    <w:rsid w:val="00BB4927"/>
    <w:rsid w:val="00BB51B8"/>
    <w:rsid w:val="00BB538E"/>
    <w:rsid w:val="00BB53A3"/>
    <w:rsid w:val="00BB5489"/>
    <w:rsid w:val="00BB60F1"/>
    <w:rsid w:val="00BB62F9"/>
    <w:rsid w:val="00BB6653"/>
    <w:rsid w:val="00BB715F"/>
    <w:rsid w:val="00BB7B4F"/>
    <w:rsid w:val="00BB7D60"/>
    <w:rsid w:val="00BC125A"/>
    <w:rsid w:val="00BC1422"/>
    <w:rsid w:val="00BC1879"/>
    <w:rsid w:val="00BC1F94"/>
    <w:rsid w:val="00BC2D55"/>
    <w:rsid w:val="00BC34F9"/>
    <w:rsid w:val="00BC38A0"/>
    <w:rsid w:val="00BC3E9E"/>
    <w:rsid w:val="00BC3FF4"/>
    <w:rsid w:val="00BC4BFE"/>
    <w:rsid w:val="00BC4E41"/>
    <w:rsid w:val="00BC4EEA"/>
    <w:rsid w:val="00BC4FB9"/>
    <w:rsid w:val="00BC5283"/>
    <w:rsid w:val="00BC52C4"/>
    <w:rsid w:val="00BC550D"/>
    <w:rsid w:val="00BC5521"/>
    <w:rsid w:val="00BC555D"/>
    <w:rsid w:val="00BC58F4"/>
    <w:rsid w:val="00BC6A7A"/>
    <w:rsid w:val="00BC6FA2"/>
    <w:rsid w:val="00BC6FFD"/>
    <w:rsid w:val="00BC795E"/>
    <w:rsid w:val="00BC7D32"/>
    <w:rsid w:val="00BD0181"/>
    <w:rsid w:val="00BD01B0"/>
    <w:rsid w:val="00BD01F9"/>
    <w:rsid w:val="00BD211C"/>
    <w:rsid w:val="00BD2125"/>
    <w:rsid w:val="00BD2225"/>
    <w:rsid w:val="00BD2409"/>
    <w:rsid w:val="00BD2464"/>
    <w:rsid w:val="00BD2C08"/>
    <w:rsid w:val="00BD2F54"/>
    <w:rsid w:val="00BD3034"/>
    <w:rsid w:val="00BD4099"/>
    <w:rsid w:val="00BD4192"/>
    <w:rsid w:val="00BD4223"/>
    <w:rsid w:val="00BD4723"/>
    <w:rsid w:val="00BD4BA2"/>
    <w:rsid w:val="00BD4C4F"/>
    <w:rsid w:val="00BD54BD"/>
    <w:rsid w:val="00BD5875"/>
    <w:rsid w:val="00BD5DED"/>
    <w:rsid w:val="00BD6187"/>
    <w:rsid w:val="00BD67E9"/>
    <w:rsid w:val="00BD69E1"/>
    <w:rsid w:val="00BD6EF1"/>
    <w:rsid w:val="00BD78AD"/>
    <w:rsid w:val="00BE053B"/>
    <w:rsid w:val="00BE073F"/>
    <w:rsid w:val="00BE0CA3"/>
    <w:rsid w:val="00BE1308"/>
    <w:rsid w:val="00BE1D2E"/>
    <w:rsid w:val="00BE203E"/>
    <w:rsid w:val="00BE22AB"/>
    <w:rsid w:val="00BE2316"/>
    <w:rsid w:val="00BE2419"/>
    <w:rsid w:val="00BE298B"/>
    <w:rsid w:val="00BE2AAE"/>
    <w:rsid w:val="00BE3540"/>
    <w:rsid w:val="00BE3C4D"/>
    <w:rsid w:val="00BE411D"/>
    <w:rsid w:val="00BE5BB5"/>
    <w:rsid w:val="00BE6740"/>
    <w:rsid w:val="00BE6B46"/>
    <w:rsid w:val="00BE70B8"/>
    <w:rsid w:val="00BE7F65"/>
    <w:rsid w:val="00BF02B9"/>
    <w:rsid w:val="00BF0764"/>
    <w:rsid w:val="00BF0CF3"/>
    <w:rsid w:val="00BF10A7"/>
    <w:rsid w:val="00BF16C8"/>
    <w:rsid w:val="00BF210D"/>
    <w:rsid w:val="00BF255A"/>
    <w:rsid w:val="00BF2566"/>
    <w:rsid w:val="00BF2820"/>
    <w:rsid w:val="00BF2823"/>
    <w:rsid w:val="00BF2955"/>
    <w:rsid w:val="00BF29FA"/>
    <w:rsid w:val="00BF2A55"/>
    <w:rsid w:val="00BF33E8"/>
    <w:rsid w:val="00BF35AC"/>
    <w:rsid w:val="00BF37C3"/>
    <w:rsid w:val="00BF39C9"/>
    <w:rsid w:val="00BF43ED"/>
    <w:rsid w:val="00BF4761"/>
    <w:rsid w:val="00BF55B8"/>
    <w:rsid w:val="00BF5CF8"/>
    <w:rsid w:val="00BF5F7F"/>
    <w:rsid w:val="00BF6420"/>
    <w:rsid w:val="00BF6796"/>
    <w:rsid w:val="00BF74DF"/>
    <w:rsid w:val="00BF7658"/>
    <w:rsid w:val="00BF7670"/>
    <w:rsid w:val="00C00A8B"/>
    <w:rsid w:val="00C00C44"/>
    <w:rsid w:val="00C00C95"/>
    <w:rsid w:val="00C00E39"/>
    <w:rsid w:val="00C01406"/>
    <w:rsid w:val="00C016AB"/>
    <w:rsid w:val="00C01D57"/>
    <w:rsid w:val="00C01FAE"/>
    <w:rsid w:val="00C02123"/>
    <w:rsid w:val="00C0223E"/>
    <w:rsid w:val="00C023CA"/>
    <w:rsid w:val="00C024A9"/>
    <w:rsid w:val="00C02897"/>
    <w:rsid w:val="00C02C5B"/>
    <w:rsid w:val="00C02E7A"/>
    <w:rsid w:val="00C02F55"/>
    <w:rsid w:val="00C03789"/>
    <w:rsid w:val="00C03E8A"/>
    <w:rsid w:val="00C04472"/>
    <w:rsid w:val="00C04AD7"/>
    <w:rsid w:val="00C053F4"/>
    <w:rsid w:val="00C059C0"/>
    <w:rsid w:val="00C05CB4"/>
    <w:rsid w:val="00C06CEA"/>
    <w:rsid w:val="00C06CEB"/>
    <w:rsid w:val="00C07090"/>
    <w:rsid w:val="00C07360"/>
    <w:rsid w:val="00C078BD"/>
    <w:rsid w:val="00C07A3D"/>
    <w:rsid w:val="00C1057C"/>
    <w:rsid w:val="00C10AE2"/>
    <w:rsid w:val="00C110C8"/>
    <w:rsid w:val="00C11407"/>
    <w:rsid w:val="00C11862"/>
    <w:rsid w:val="00C11A14"/>
    <w:rsid w:val="00C120EC"/>
    <w:rsid w:val="00C12143"/>
    <w:rsid w:val="00C12271"/>
    <w:rsid w:val="00C12289"/>
    <w:rsid w:val="00C122D0"/>
    <w:rsid w:val="00C13099"/>
    <w:rsid w:val="00C13609"/>
    <w:rsid w:val="00C136D2"/>
    <w:rsid w:val="00C13796"/>
    <w:rsid w:val="00C13BCA"/>
    <w:rsid w:val="00C13F8B"/>
    <w:rsid w:val="00C140F5"/>
    <w:rsid w:val="00C1490D"/>
    <w:rsid w:val="00C1532F"/>
    <w:rsid w:val="00C15765"/>
    <w:rsid w:val="00C15D9F"/>
    <w:rsid w:val="00C15E19"/>
    <w:rsid w:val="00C16907"/>
    <w:rsid w:val="00C16E21"/>
    <w:rsid w:val="00C17355"/>
    <w:rsid w:val="00C1778C"/>
    <w:rsid w:val="00C17924"/>
    <w:rsid w:val="00C17E3D"/>
    <w:rsid w:val="00C17F90"/>
    <w:rsid w:val="00C17FBE"/>
    <w:rsid w:val="00C20242"/>
    <w:rsid w:val="00C20780"/>
    <w:rsid w:val="00C208F4"/>
    <w:rsid w:val="00C20B84"/>
    <w:rsid w:val="00C20C02"/>
    <w:rsid w:val="00C20F58"/>
    <w:rsid w:val="00C20F78"/>
    <w:rsid w:val="00C2129B"/>
    <w:rsid w:val="00C214BB"/>
    <w:rsid w:val="00C217C6"/>
    <w:rsid w:val="00C21B25"/>
    <w:rsid w:val="00C21D90"/>
    <w:rsid w:val="00C22B1D"/>
    <w:rsid w:val="00C22B32"/>
    <w:rsid w:val="00C23141"/>
    <w:rsid w:val="00C23692"/>
    <w:rsid w:val="00C2381A"/>
    <w:rsid w:val="00C23B60"/>
    <w:rsid w:val="00C2416B"/>
    <w:rsid w:val="00C2419C"/>
    <w:rsid w:val="00C24478"/>
    <w:rsid w:val="00C2448D"/>
    <w:rsid w:val="00C24905"/>
    <w:rsid w:val="00C25548"/>
    <w:rsid w:val="00C25612"/>
    <w:rsid w:val="00C2671F"/>
    <w:rsid w:val="00C269C2"/>
    <w:rsid w:val="00C271D4"/>
    <w:rsid w:val="00C27943"/>
    <w:rsid w:val="00C27DA9"/>
    <w:rsid w:val="00C304B9"/>
    <w:rsid w:val="00C3051B"/>
    <w:rsid w:val="00C306B0"/>
    <w:rsid w:val="00C311D7"/>
    <w:rsid w:val="00C3133D"/>
    <w:rsid w:val="00C3164E"/>
    <w:rsid w:val="00C31690"/>
    <w:rsid w:val="00C3204D"/>
    <w:rsid w:val="00C3243B"/>
    <w:rsid w:val="00C324AB"/>
    <w:rsid w:val="00C3264D"/>
    <w:rsid w:val="00C326B9"/>
    <w:rsid w:val="00C32897"/>
    <w:rsid w:val="00C329D6"/>
    <w:rsid w:val="00C32BFC"/>
    <w:rsid w:val="00C32E24"/>
    <w:rsid w:val="00C331AF"/>
    <w:rsid w:val="00C3355E"/>
    <w:rsid w:val="00C34808"/>
    <w:rsid w:val="00C3481C"/>
    <w:rsid w:val="00C353B5"/>
    <w:rsid w:val="00C35877"/>
    <w:rsid w:val="00C358C2"/>
    <w:rsid w:val="00C35CE7"/>
    <w:rsid w:val="00C362B2"/>
    <w:rsid w:val="00C36881"/>
    <w:rsid w:val="00C36A0D"/>
    <w:rsid w:val="00C36F78"/>
    <w:rsid w:val="00C374EC"/>
    <w:rsid w:val="00C375CF"/>
    <w:rsid w:val="00C377FB"/>
    <w:rsid w:val="00C379EE"/>
    <w:rsid w:val="00C37A1E"/>
    <w:rsid w:val="00C4024C"/>
    <w:rsid w:val="00C418F8"/>
    <w:rsid w:val="00C420AD"/>
    <w:rsid w:val="00C4220E"/>
    <w:rsid w:val="00C42F32"/>
    <w:rsid w:val="00C43480"/>
    <w:rsid w:val="00C43844"/>
    <w:rsid w:val="00C4388E"/>
    <w:rsid w:val="00C43D1D"/>
    <w:rsid w:val="00C44A2E"/>
    <w:rsid w:val="00C44F5D"/>
    <w:rsid w:val="00C4578F"/>
    <w:rsid w:val="00C4581B"/>
    <w:rsid w:val="00C45881"/>
    <w:rsid w:val="00C46426"/>
    <w:rsid w:val="00C46457"/>
    <w:rsid w:val="00C46B2C"/>
    <w:rsid w:val="00C46DA9"/>
    <w:rsid w:val="00C471DF"/>
    <w:rsid w:val="00C47BF5"/>
    <w:rsid w:val="00C507C8"/>
    <w:rsid w:val="00C51460"/>
    <w:rsid w:val="00C51F1E"/>
    <w:rsid w:val="00C52493"/>
    <w:rsid w:val="00C52A7B"/>
    <w:rsid w:val="00C52C43"/>
    <w:rsid w:val="00C52D4A"/>
    <w:rsid w:val="00C531BD"/>
    <w:rsid w:val="00C539E1"/>
    <w:rsid w:val="00C53A4B"/>
    <w:rsid w:val="00C54112"/>
    <w:rsid w:val="00C54595"/>
    <w:rsid w:val="00C54FC8"/>
    <w:rsid w:val="00C5548F"/>
    <w:rsid w:val="00C55C0C"/>
    <w:rsid w:val="00C55D20"/>
    <w:rsid w:val="00C563C9"/>
    <w:rsid w:val="00C5662B"/>
    <w:rsid w:val="00C56835"/>
    <w:rsid w:val="00C5696B"/>
    <w:rsid w:val="00C56B86"/>
    <w:rsid w:val="00C56CB0"/>
    <w:rsid w:val="00C5706F"/>
    <w:rsid w:val="00C57A62"/>
    <w:rsid w:val="00C602FF"/>
    <w:rsid w:val="00C60657"/>
    <w:rsid w:val="00C608B0"/>
    <w:rsid w:val="00C62635"/>
    <w:rsid w:val="00C6353B"/>
    <w:rsid w:val="00C640E7"/>
    <w:rsid w:val="00C6427D"/>
    <w:rsid w:val="00C6494D"/>
    <w:rsid w:val="00C64F23"/>
    <w:rsid w:val="00C64FCF"/>
    <w:rsid w:val="00C65F4B"/>
    <w:rsid w:val="00C66AD7"/>
    <w:rsid w:val="00C66BE8"/>
    <w:rsid w:val="00C66C29"/>
    <w:rsid w:val="00C66D9E"/>
    <w:rsid w:val="00C6706E"/>
    <w:rsid w:val="00C679E2"/>
    <w:rsid w:val="00C67A0C"/>
    <w:rsid w:val="00C67B30"/>
    <w:rsid w:val="00C67D92"/>
    <w:rsid w:val="00C701F2"/>
    <w:rsid w:val="00C70423"/>
    <w:rsid w:val="00C70D77"/>
    <w:rsid w:val="00C712E0"/>
    <w:rsid w:val="00C715E6"/>
    <w:rsid w:val="00C71F14"/>
    <w:rsid w:val="00C72F1A"/>
    <w:rsid w:val="00C7333F"/>
    <w:rsid w:val="00C73E91"/>
    <w:rsid w:val="00C7448F"/>
    <w:rsid w:val="00C745ED"/>
    <w:rsid w:val="00C74717"/>
    <w:rsid w:val="00C7487A"/>
    <w:rsid w:val="00C74A04"/>
    <w:rsid w:val="00C74A1D"/>
    <w:rsid w:val="00C7555C"/>
    <w:rsid w:val="00C76090"/>
    <w:rsid w:val="00C76197"/>
    <w:rsid w:val="00C765B8"/>
    <w:rsid w:val="00C7660A"/>
    <w:rsid w:val="00C76612"/>
    <w:rsid w:val="00C76CFB"/>
    <w:rsid w:val="00C76D2C"/>
    <w:rsid w:val="00C76E4A"/>
    <w:rsid w:val="00C775A5"/>
    <w:rsid w:val="00C77802"/>
    <w:rsid w:val="00C77BDA"/>
    <w:rsid w:val="00C80EE7"/>
    <w:rsid w:val="00C811D5"/>
    <w:rsid w:val="00C81357"/>
    <w:rsid w:val="00C81B5C"/>
    <w:rsid w:val="00C81F4B"/>
    <w:rsid w:val="00C829A8"/>
    <w:rsid w:val="00C82CAF"/>
    <w:rsid w:val="00C8378F"/>
    <w:rsid w:val="00C8410E"/>
    <w:rsid w:val="00C84F3A"/>
    <w:rsid w:val="00C84F4F"/>
    <w:rsid w:val="00C85698"/>
    <w:rsid w:val="00C858FA"/>
    <w:rsid w:val="00C859DC"/>
    <w:rsid w:val="00C86404"/>
    <w:rsid w:val="00C87240"/>
    <w:rsid w:val="00C872C9"/>
    <w:rsid w:val="00C87A03"/>
    <w:rsid w:val="00C9052A"/>
    <w:rsid w:val="00C90EED"/>
    <w:rsid w:val="00C91778"/>
    <w:rsid w:val="00C917B4"/>
    <w:rsid w:val="00C920D5"/>
    <w:rsid w:val="00C92593"/>
    <w:rsid w:val="00C92E51"/>
    <w:rsid w:val="00C930AE"/>
    <w:rsid w:val="00C93533"/>
    <w:rsid w:val="00C935FB"/>
    <w:rsid w:val="00C939D7"/>
    <w:rsid w:val="00C940DE"/>
    <w:rsid w:val="00C941F1"/>
    <w:rsid w:val="00C942AE"/>
    <w:rsid w:val="00C944F7"/>
    <w:rsid w:val="00C94617"/>
    <w:rsid w:val="00C950E8"/>
    <w:rsid w:val="00C95199"/>
    <w:rsid w:val="00C9587B"/>
    <w:rsid w:val="00C96131"/>
    <w:rsid w:val="00C96398"/>
    <w:rsid w:val="00C9721E"/>
    <w:rsid w:val="00C9734F"/>
    <w:rsid w:val="00C9751F"/>
    <w:rsid w:val="00C97588"/>
    <w:rsid w:val="00C97715"/>
    <w:rsid w:val="00CA0C97"/>
    <w:rsid w:val="00CA0D4C"/>
    <w:rsid w:val="00CA0EEB"/>
    <w:rsid w:val="00CA10AA"/>
    <w:rsid w:val="00CA168A"/>
    <w:rsid w:val="00CA24C6"/>
    <w:rsid w:val="00CA291C"/>
    <w:rsid w:val="00CA2BA1"/>
    <w:rsid w:val="00CA31B6"/>
    <w:rsid w:val="00CA362D"/>
    <w:rsid w:val="00CA3716"/>
    <w:rsid w:val="00CA418C"/>
    <w:rsid w:val="00CA4343"/>
    <w:rsid w:val="00CA4440"/>
    <w:rsid w:val="00CA456E"/>
    <w:rsid w:val="00CA4574"/>
    <w:rsid w:val="00CA4FCD"/>
    <w:rsid w:val="00CA506D"/>
    <w:rsid w:val="00CA5159"/>
    <w:rsid w:val="00CA6BE0"/>
    <w:rsid w:val="00CA6C8F"/>
    <w:rsid w:val="00CA6E5E"/>
    <w:rsid w:val="00CA71A1"/>
    <w:rsid w:val="00CA7628"/>
    <w:rsid w:val="00CA7C59"/>
    <w:rsid w:val="00CA7D86"/>
    <w:rsid w:val="00CB07CA"/>
    <w:rsid w:val="00CB1688"/>
    <w:rsid w:val="00CB1A85"/>
    <w:rsid w:val="00CB2133"/>
    <w:rsid w:val="00CB2947"/>
    <w:rsid w:val="00CB2954"/>
    <w:rsid w:val="00CB2AB0"/>
    <w:rsid w:val="00CB3035"/>
    <w:rsid w:val="00CB37C1"/>
    <w:rsid w:val="00CB4136"/>
    <w:rsid w:val="00CB42B9"/>
    <w:rsid w:val="00CB4392"/>
    <w:rsid w:val="00CB43BD"/>
    <w:rsid w:val="00CB44CF"/>
    <w:rsid w:val="00CB4525"/>
    <w:rsid w:val="00CB46F6"/>
    <w:rsid w:val="00CB4DFD"/>
    <w:rsid w:val="00CB4FBE"/>
    <w:rsid w:val="00CB50E5"/>
    <w:rsid w:val="00CB551F"/>
    <w:rsid w:val="00CB57A3"/>
    <w:rsid w:val="00CB5FE6"/>
    <w:rsid w:val="00CB6105"/>
    <w:rsid w:val="00CB6512"/>
    <w:rsid w:val="00CB69E6"/>
    <w:rsid w:val="00CB6C4D"/>
    <w:rsid w:val="00CB6D91"/>
    <w:rsid w:val="00CB7090"/>
    <w:rsid w:val="00CB7721"/>
    <w:rsid w:val="00CB7800"/>
    <w:rsid w:val="00CC012A"/>
    <w:rsid w:val="00CC06A5"/>
    <w:rsid w:val="00CC06DE"/>
    <w:rsid w:val="00CC0869"/>
    <w:rsid w:val="00CC1790"/>
    <w:rsid w:val="00CC1BD3"/>
    <w:rsid w:val="00CC2383"/>
    <w:rsid w:val="00CC2B44"/>
    <w:rsid w:val="00CC2C02"/>
    <w:rsid w:val="00CC2D04"/>
    <w:rsid w:val="00CC2F84"/>
    <w:rsid w:val="00CC338C"/>
    <w:rsid w:val="00CC3467"/>
    <w:rsid w:val="00CC38DA"/>
    <w:rsid w:val="00CC3C2B"/>
    <w:rsid w:val="00CC4E1F"/>
    <w:rsid w:val="00CC51C1"/>
    <w:rsid w:val="00CC5312"/>
    <w:rsid w:val="00CC55CA"/>
    <w:rsid w:val="00CC5C1D"/>
    <w:rsid w:val="00CC5F4D"/>
    <w:rsid w:val="00CC5FC1"/>
    <w:rsid w:val="00CC60F3"/>
    <w:rsid w:val="00CC6BEB"/>
    <w:rsid w:val="00CC6DF4"/>
    <w:rsid w:val="00CC7034"/>
    <w:rsid w:val="00CC7E97"/>
    <w:rsid w:val="00CD107B"/>
    <w:rsid w:val="00CD11F3"/>
    <w:rsid w:val="00CD1939"/>
    <w:rsid w:val="00CD1F74"/>
    <w:rsid w:val="00CD3A6A"/>
    <w:rsid w:val="00CD3F23"/>
    <w:rsid w:val="00CD42AF"/>
    <w:rsid w:val="00CD42FC"/>
    <w:rsid w:val="00CD42FD"/>
    <w:rsid w:val="00CD4925"/>
    <w:rsid w:val="00CD4986"/>
    <w:rsid w:val="00CD50DB"/>
    <w:rsid w:val="00CD519F"/>
    <w:rsid w:val="00CD5982"/>
    <w:rsid w:val="00CD5B86"/>
    <w:rsid w:val="00CD5C9C"/>
    <w:rsid w:val="00CD5F3C"/>
    <w:rsid w:val="00CD6630"/>
    <w:rsid w:val="00CD67AB"/>
    <w:rsid w:val="00CD738B"/>
    <w:rsid w:val="00CD7427"/>
    <w:rsid w:val="00CE03DA"/>
    <w:rsid w:val="00CE07BF"/>
    <w:rsid w:val="00CE08A5"/>
    <w:rsid w:val="00CE1F3F"/>
    <w:rsid w:val="00CE220B"/>
    <w:rsid w:val="00CE303B"/>
    <w:rsid w:val="00CE3562"/>
    <w:rsid w:val="00CE3722"/>
    <w:rsid w:val="00CE3733"/>
    <w:rsid w:val="00CE3B19"/>
    <w:rsid w:val="00CE41DB"/>
    <w:rsid w:val="00CE45FB"/>
    <w:rsid w:val="00CE4CB3"/>
    <w:rsid w:val="00CE4F3F"/>
    <w:rsid w:val="00CE5198"/>
    <w:rsid w:val="00CE55BB"/>
    <w:rsid w:val="00CE56D2"/>
    <w:rsid w:val="00CE5729"/>
    <w:rsid w:val="00CE5902"/>
    <w:rsid w:val="00CE70A9"/>
    <w:rsid w:val="00CE79B7"/>
    <w:rsid w:val="00CE7BDD"/>
    <w:rsid w:val="00CE9249"/>
    <w:rsid w:val="00CF0449"/>
    <w:rsid w:val="00CF0468"/>
    <w:rsid w:val="00CF0856"/>
    <w:rsid w:val="00CF0B3D"/>
    <w:rsid w:val="00CF0F83"/>
    <w:rsid w:val="00CF1780"/>
    <w:rsid w:val="00CF17BA"/>
    <w:rsid w:val="00CF18D8"/>
    <w:rsid w:val="00CF1BE4"/>
    <w:rsid w:val="00CF232F"/>
    <w:rsid w:val="00CF2433"/>
    <w:rsid w:val="00CF2DA2"/>
    <w:rsid w:val="00CF2FE7"/>
    <w:rsid w:val="00CF3A63"/>
    <w:rsid w:val="00CF3DD6"/>
    <w:rsid w:val="00CF42D4"/>
    <w:rsid w:val="00CF42FA"/>
    <w:rsid w:val="00CF4C17"/>
    <w:rsid w:val="00CF5A7D"/>
    <w:rsid w:val="00CF5D59"/>
    <w:rsid w:val="00CF5D61"/>
    <w:rsid w:val="00CF68DC"/>
    <w:rsid w:val="00CF6B79"/>
    <w:rsid w:val="00CF6B86"/>
    <w:rsid w:val="00CF6C70"/>
    <w:rsid w:val="00CF70E2"/>
    <w:rsid w:val="00CF71FB"/>
    <w:rsid w:val="00CF72CD"/>
    <w:rsid w:val="00D00D40"/>
    <w:rsid w:val="00D010F9"/>
    <w:rsid w:val="00D0157F"/>
    <w:rsid w:val="00D01748"/>
    <w:rsid w:val="00D02379"/>
    <w:rsid w:val="00D0261B"/>
    <w:rsid w:val="00D026AA"/>
    <w:rsid w:val="00D0354D"/>
    <w:rsid w:val="00D041C6"/>
    <w:rsid w:val="00D04301"/>
    <w:rsid w:val="00D0441B"/>
    <w:rsid w:val="00D0545E"/>
    <w:rsid w:val="00D05F21"/>
    <w:rsid w:val="00D061C3"/>
    <w:rsid w:val="00D06529"/>
    <w:rsid w:val="00D06652"/>
    <w:rsid w:val="00D06BFE"/>
    <w:rsid w:val="00D071A3"/>
    <w:rsid w:val="00D07F56"/>
    <w:rsid w:val="00D07F58"/>
    <w:rsid w:val="00D1114C"/>
    <w:rsid w:val="00D1143B"/>
    <w:rsid w:val="00D11963"/>
    <w:rsid w:val="00D119FF"/>
    <w:rsid w:val="00D11E0D"/>
    <w:rsid w:val="00D11E12"/>
    <w:rsid w:val="00D127D5"/>
    <w:rsid w:val="00D12ABA"/>
    <w:rsid w:val="00D1303E"/>
    <w:rsid w:val="00D1308A"/>
    <w:rsid w:val="00D135A5"/>
    <w:rsid w:val="00D13FFF"/>
    <w:rsid w:val="00D14514"/>
    <w:rsid w:val="00D14C6D"/>
    <w:rsid w:val="00D15B65"/>
    <w:rsid w:val="00D167C6"/>
    <w:rsid w:val="00D16950"/>
    <w:rsid w:val="00D16CBE"/>
    <w:rsid w:val="00D16D8E"/>
    <w:rsid w:val="00D16ECB"/>
    <w:rsid w:val="00D17667"/>
    <w:rsid w:val="00D17DA5"/>
    <w:rsid w:val="00D20883"/>
    <w:rsid w:val="00D20BA9"/>
    <w:rsid w:val="00D20C5D"/>
    <w:rsid w:val="00D219CA"/>
    <w:rsid w:val="00D220EA"/>
    <w:rsid w:val="00D22394"/>
    <w:rsid w:val="00D2263C"/>
    <w:rsid w:val="00D22B66"/>
    <w:rsid w:val="00D23B8F"/>
    <w:rsid w:val="00D23D08"/>
    <w:rsid w:val="00D24093"/>
    <w:rsid w:val="00D24596"/>
    <w:rsid w:val="00D249C7"/>
    <w:rsid w:val="00D249C9"/>
    <w:rsid w:val="00D24BE0"/>
    <w:rsid w:val="00D25414"/>
    <w:rsid w:val="00D25914"/>
    <w:rsid w:val="00D25E56"/>
    <w:rsid w:val="00D2604F"/>
    <w:rsid w:val="00D260DB"/>
    <w:rsid w:val="00D2630F"/>
    <w:rsid w:val="00D26446"/>
    <w:rsid w:val="00D265EB"/>
    <w:rsid w:val="00D26CE7"/>
    <w:rsid w:val="00D27442"/>
    <w:rsid w:val="00D2760C"/>
    <w:rsid w:val="00D27B4B"/>
    <w:rsid w:val="00D3020F"/>
    <w:rsid w:val="00D30231"/>
    <w:rsid w:val="00D30499"/>
    <w:rsid w:val="00D3064A"/>
    <w:rsid w:val="00D30767"/>
    <w:rsid w:val="00D30A2E"/>
    <w:rsid w:val="00D313EF"/>
    <w:rsid w:val="00D31C46"/>
    <w:rsid w:val="00D31CCB"/>
    <w:rsid w:val="00D32312"/>
    <w:rsid w:val="00D32730"/>
    <w:rsid w:val="00D32930"/>
    <w:rsid w:val="00D33083"/>
    <w:rsid w:val="00D339B7"/>
    <w:rsid w:val="00D33C2B"/>
    <w:rsid w:val="00D3455F"/>
    <w:rsid w:val="00D34567"/>
    <w:rsid w:val="00D34BD6"/>
    <w:rsid w:val="00D34E96"/>
    <w:rsid w:val="00D34ECF"/>
    <w:rsid w:val="00D35034"/>
    <w:rsid w:val="00D36667"/>
    <w:rsid w:val="00D36783"/>
    <w:rsid w:val="00D368C8"/>
    <w:rsid w:val="00D36E59"/>
    <w:rsid w:val="00D37331"/>
    <w:rsid w:val="00D376D5"/>
    <w:rsid w:val="00D37C47"/>
    <w:rsid w:val="00D37CF3"/>
    <w:rsid w:val="00D40C6E"/>
    <w:rsid w:val="00D41CE5"/>
    <w:rsid w:val="00D41FF7"/>
    <w:rsid w:val="00D43330"/>
    <w:rsid w:val="00D43688"/>
    <w:rsid w:val="00D43BF4"/>
    <w:rsid w:val="00D44010"/>
    <w:rsid w:val="00D44472"/>
    <w:rsid w:val="00D4580D"/>
    <w:rsid w:val="00D45993"/>
    <w:rsid w:val="00D45C9D"/>
    <w:rsid w:val="00D45D27"/>
    <w:rsid w:val="00D46101"/>
    <w:rsid w:val="00D469C2"/>
    <w:rsid w:val="00D46BAE"/>
    <w:rsid w:val="00D47480"/>
    <w:rsid w:val="00D47E8F"/>
    <w:rsid w:val="00D50CD7"/>
    <w:rsid w:val="00D511FF"/>
    <w:rsid w:val="00D51980"/>
    <w:rsid w:val="00D5198D"/>
    <w:rsid w:val="00D51D29"/>
    <w:rsid w:val="00D51F41"/>
    <w:rsid w:val="00D524E6"/>
    <w:rsid w:val="00D52F69"/>
    <w:rsid w:val="00D52FF8"/>
    <w:rsid w:val="00D530A9"/>
    <w:rsid w:val="00D53324"/>
    <w:rsid w:val="00D53458"/>
    <w:rsid w:val="00D53EF6"/>
    <w:rsid w:val="00D544AA"/>
    <w:rsid w:val="00D54AA2"/>
    <w:rsid w:val="00D54AE6"/>
    <w:rsid w:val="00D54F8B"/>
    <w:rsid w:val="00D55409"/>
    <w:rsid w:val="00D55771"/>
    <w:rsid w:val="00D55E67"/>
    <w:rsid w:val="00D561D9"/>
    <w:rsid w:val="00D56B7A"/>
    <w:rsid w:val="00D57C0D"/>
    <w:rsid w:val="00D57F52"/>
    <w:rsid w:val="00D61159"/>
    <w:rsid w:val="00D61595"/>
    <w:rsid w:val="00D616D8"/>
    <w:rsid w:val="00D616E2"/>
    <w:rsid w:val="00D61F03"/>
    <w:rsid w:val="00D63058"/>
    <w:rsid w:val="00D6311E"/>
    <w:rsid w:val="00D631C8"/>
    <w:rsid w:val="00D6338F"/>
    <w:rsid w:val="00D63C82"/>
    <w:rsid w:val="00D6410B"/>
    <w:rsid w:val="00D641DF"/>
    <w:rsid w:val="00D64650"/>
    <w:rsid w:val="00D6492E"/>
    <w:rsid w:val="00D64D98"/>
    <w:rsid w:val="00D64E62"/>
    <w:rsid w:val="00D64F13"/>
    <w:rsid w:val="00D65B7E"/>
    <w:rsid w:val="00D66128"/>
    <w:rsid w:val="00D66342"/>
    <w:rsid w:val="00D666F4"/>
    <w:rsid w:val="00D668DF"/>
    <w:rsid w:val="00D66E93"/>
    <w:rsid w:val="00D66EAE"/>
    <w:rsid w:val="00D67612"/>
    <w:rsid w:val="00D677B0"/>
    <w:rsid w:val="00D679CB"/>
    <w:rsid w:val="00D70791"/>
    <w:rsid w:val="00D70AD6"/>
    <w:rsid w:val="00D70B01"/>
    <w:rsid w:val="00D7110C"/>
    <w:rsid w:val="00D71139"/>
    <w:rsid w:val="00D7140E"/>
    <w:rsid w:val="00D715C3"/>
    <w:rsid w:val="00D7194F"/>
    <w:rsid w:val="00D71E85"/>
    <w:rsid w:val="00D725FC"/>
    <w:rsid w:val="00D728C3"/>
    <w:rsid w:val="00D73042"/>
    <w:rsid w:val="00D734A0"/>
    <w:rsid w:val="00D73EF8"/>
    <w:rsid w:val="00D74183"/>
    <w:rsid w:val="00D74572"/>
    <w:rsid w:val="00D75211"/>
    <w:rsid w:val="00D75370"/>
    <w:rsid w:val="00D7548B"/>
    <w:rsid w:val="00D76A6E"/>
    <w:rsid w:val="00D76E36"/>
    <w:rsid w:val="00D770FD"/>
    <w:rsid w:val="00D773D8"/>
    <w:rsid w:val="00D77E83"/>
    <w:rsid w:val="00D77EC8"/>
    <w:rsid w:val="00D77EE7"/>
    <w:rsid w:val="00D80084"/>
    <w:rsid w:val="00D8018D"/>
    <w:rsid w:val="00D8067B"/>
    <w:rsid w:val="00D8077F"/>
    <w:rsid w:val="00D807FA"/>
    <w:rsid w:val="00D80F7B"/>
    <w:rsid w:val="00D81206"/>
    <w:rsid w:val="00D812DD"/>
    <w:rsid w:val="00D814C6"/>
    <w:rsid w:val="00D81890"/>
    <w:rsid w:val="00D81BD3"/>
    <w:rsid w:val="00D8202F"/>
    <w:rsid w:val="00D82C8B"/>
    <w:rsid w:val="00D82F26"/>
    <w:rsid w:val="00D83505"/>
    <w:rsid w:val="00D83641"/>
    <w:rsid w:val="00D83C63"/>
    <w:rsid w:val="00D84259"/>
    <w:rsid w:val="00D842C6"/>
    <w:rsid w:val="00D84860"/>
    <w:rsid w:val="00D84E45"/>
    <w:rsid w:val="00D84E56"/>
    <w:rsid w:val="00D8541D"/>
    <w:rsid w:val="00D8585C"/>
    <w:rsid w:val="00D859D7"/>
    <w:rsid w:val="00D86072"/>
    <w:rsid w:val="00D8616A"/>
    <w:rsid w:val="00D86464"/>
    <w:rsid w:val="00D8651B"/>
    <w:rsid w:val="00D86978"/>
    <w:rsid w:val="00D86AC3"/>
    <w:rsid w:val="00D87106"/>
    <w:rsid w:val="00D87264"/>
    <w:rsid w:val="00D872DE"/>
    <w:rsid w:val="00D873F6"/>
    <w:rsid w:val="00D87D7B"/>
    <w:rsid w:val="00D87E04"/>
    <w:rsid w:val="00D87F46"/>
    <w:rsid w:val="00D91410"/>
    <w:rsid w:val="00D9169A"/>
    <w:rsid w:val="00D918EE"/>
    <w:rsid w:val="00D91992"/>
    <w:rsid w:val="00D92032"/>
    <w:rsid w:val="00D9250E"/>
    <w:rsid w:val="00D9259E"/>
    <w:rsid w:val="00D92F37"/>
    <w:rsid w:val="00D932AF"/>
    <w:rsid w:val="00D93468"/>
    <w:rsid w:val="00D934A3"/>
    <w:rsid w:val="00D9384C"/>
    <w:rsid w:val="00D938A5"/>
    <w:rsid w:val="00D93972"/>
    <w:rsid w:val="00D93B39"/>
    <w:rsid w:val="00D93D96"/>
    <w:rsid w:val="00D93DFD"/>
    <w:rsid w:val="00D944E0"/>
    <w:rsid w:val="00D9476E"/>
    <w:rsid w:val="00D94B6C"/>
    <w:rsid w:val="00D94B7E"/>
    <w:rsid w:val="00D95BA9"/>
    <w:rsid w:val="00D95BD3"/>
    <w:rsid w:val="00D95E9F"/>
    <w:rsid w:val="00D96C01"/>
    <w:rsid w:val="00D9768C"/>
    <w:rsid w:val="00D97E0F"/>
    <w:rsid w:val="00D97EF5"/>
    <w:rsid w:val="00DA0277"/>
    <w:rsid w:val="00DA0499"/>
    <w:rsid w:val="00DA06D0"/>
    <w:rsid w:val="00DA0D03"/>
    <w:rsid w:val="00DA111E"/>
    <w:rsid w:val="00DA1288"/>
    <w:rsid w:val="00DA14FB"/>
    <w:rsid w:val="00DA169A"/>
    <w:rsid w:val="00DA1A27"/>
    <w:rsid w:val="00DA2226"/>
    <w:rsid w:val="00DA2429"/>
    <w:rsid w:val="00DA25B3"/>
    <w:rsid w:val="00DA25D0"/>
    <w:rsid w:val="00DA2D6B"/>
    <w:rsid w:val="00DA2E19"/>
    <w:rsid w:val="00DA30E6"/>
    <w:rsid w:val="00DA431A"/>
    <w:rsid w:val="00DA6431"/>
    <w:rsid w:val="00DA7362"/>
    <w:rsid w:val="00DA7466"/>
    <w:rsid w:val="00DA7695"/>
    <w:rsid w:val="00DA7800"/>
    <w:rsid w:val="00DA7F25"/>
    <w:rsid w:val="00DB008E"/>
    <w:rsid w:val="00DB0B7A"/>
    <w:rsid w:val="00DB0D76"/>
    <w:rsid w:val="00DB16CD"/>
    <w:rsid w:val="00DB18FF"/>
    <w:rsid w:val="00DB2C0A"/>
    <w:rsid w:val="00DB2C6C"/>
    <w:rsid w:val="00DB30DA"/>
    <w:rsid w:val="00DB3CA6"/>
    <w:rsid w:val="00DB41FB"/>
    <w:rsid w:val="00DB4286"/>
    <w:rsid w:val="00DB4811"/>
    <w:rsid w:val="00DB4DDA"/>
    <w:rsid w:val="00DB4F07"/>
    <w:rsid w:val="00DB4FC1"/>
    <w:rsid w:val="00DB5DE6"/>
    <w:rsid w:val="00DB5E24"/>
    <w:rsid w:val="00DB6093"/>
    <w:rsid w:val="00DB666D"/>
    <w:rsid w:val="00DB69E5"/>
    <w:rsid w:val="00DB6DF1"/>
    <w:rsid w:val="00DB7A05"/>
    <w:rsid w:val="00DB7CAE"/>
    <w:rsid w:val="00DB7E3B"/>
    <w:rsid w:val="00DC0DBE"/>
    <w:rsid w:val="00DC1CC8"/>
    <w:rsid w:val="00DC1F87"/>
    <w:rsid w:val="00DC2221"/>
    <w:rsid w:val="00DC24BC"/>
    <w:rsid w:val="00DC2A7C"/>
    <w:rsid w:val="00DC3E78"/>
    <w:rsid w:val="00DC3F22"/>
    <w:rsid w:val="00DC462D"/>
    <w:rsid w:val="00DC4964"/>
    <w:rsid w:val="00DC4AB5"/>
    <w:rsid w:val="00DC4B56"/>
    <w:rsid w:val="00DC4CE0"/>
    <w:rsid w:val="00DC4D51"/>
    <w:rsid w:val="00DC5221"/>
    <w:rsid w:val="00DC5225"/>
    <w:rsid w:val="00DC53CA"/>
    <w:rsid w:val="00DC581C"/>
    <w:rsid w:val="00DC5DB4"/>
    <w:rsid w:val="00DC6613"/>
    <w:rsid w:val="00DC6662"/>
    <w:rsid w:val="00DC7691"/>
    <w:rsid w:val="00DC7D8B"/>
    <w:rsid w:val="00DD057D"/>
    <w:rsid w:val="00DD09AB"/>
    <w:rsid w:val="00DD1111"/>
    <w:rsid w:val="00DD118C"/>
    <w:rsid w:val="00DD1522"/>
    <w:rsid w:val="00DD29F9"/>
    <w:rsid w:val="00DD2ABD"/>
    <w:rsid w:val="00DD2ACB"/>
    <w:rsid w:val="00DD2AD9"/>
    <w:rsid w:val="00DD2C19"/>
    <w:rsid w:val="00DD366A"/>
    <w:rsid w:val="00DD3C40"/>
    <w:rsid w:val="00DD3EC7"/>
    <w:rsid w:val="00DD4058"/>
    <w:rsid w:val="00DD4A52"/>
    <w:rsid w:val="00DD4C54"/>
    <w:rsid w:val="00DD5ACA"/>
    <w:rsid w:val="00DD5FBF"/>
    <w:rsid w:val="00DD6219"/>
    <w:rsid w:val="00DD6228"/>
    <w:rsid w:val="00DD644C"/>
    <w:rsid w:val="00DD649E"/>
    <w:rsid w:val="00DD68B0"/>
    <w:rsid w:val="00DD6E4E"/>
    <w:rsid w:val="00DD732B"/>
    <w:rsid w:val="00DE0493"/>
    <w:rsid w:val="00DE0865"/>
    <w:rsid w:val="00DE0CC5"/>
    <w:rsid w:val="00DE0E64"/>
    <w:rsid w:val="00DE15FF"/>
    <w:rsid w:val="00DE17AC"/>
    <w:rsid w:val="00DE2883"/>
    <w:rsid w:val="00DE291A"/>
    <w:rsid w:val="00DE298D"/>
    <w:rsid w:val="00DE2D1D"/>
    <w:rsid w:val="00DE2EA1"/>
    <w:rsid w:val="00DE3681"/>
    <w:rsid w:val="00DE382D"/>
    <w:rsid w:val="00DE3DED"/>
    <w:rsid w:val="00DE47D9"/>
    <w:rsid w:val="00DE4A9E"/>
    <w:rsid w:val="00DE4B23"/>
    <w:rsid w:val="00DE4E59"/>
    <w:rsid w:val="00DE5412"/>
    <w:rsid w:val="00DE5414"/>
    <w:rsid w:val="00DE54B3"/>
    <w:rsid w:val="00DE55B2"/>
    <w:rsid w:val="00DE5C2D"/>
    <w:rsid w:val="00DE5C9D"/>
    <w:rsid w:val="00DE6238"/>
    <w:rsid w:val="00DE62F8"/>
    <w:rsid w:val="00DE65D1"/>
    <w:rsid w:val="00DE6D0B"/>
    <w:rsid w:val="00DE7925"/>
    <w:rsid w:val="00DF0082"/>
    <w:rsid w:val="00DF0295"/>
    <w:rsid w:val="00DF02E7"/>
    <w:rsid w:val="00DF0771"/>
    <w:rsid w:val="00DF0EAA"/>
    <w:rsid w:val="00DF0F44"/>
    <w:rsid w:val="00DF1040"/>
    <w:rsid w:val="00DF150C"/>
    <w:rsid w:val="00DF1C6C"/>
    <w:rsid w:val="00DF1CA2"/>
    <w:rsid w:val="00DF1E70"/>
    <w:rsid w:val="00DF1ED6"/>
    <w:rsid w:val="00DF24C9"/>
    <w:rsid w:val="00DF29FF"/>
    <w:rsid w:val="00DF2EB7"/>
    <w:rsid w:val="00DF370F"/>
    <w:rsid w:val="00DF3E6F"/>
    <w:rsid w:val="00DF430A"/>
    <w:rsid w:val="00DF522D"/>
    <w:rsid w:val="00DF5532"/>
    <w:rsid w:val="00DF55F8"/>
    <w:rsid w:val="00DF586C"/>
    <w:rsid w:val="00DF5AD9"/>
    <w:rsid w:val="00DF5B73"/>
    <w:rsid w:val="00DF5B86"/>
    <w:rsid w:val="00DF5C0F"/>
    <w:rsid w:val="00DF61B5"/>
    <w:rsid w:val="00DF6398"/>
    <w:rsid w:val="00DF66B0"/>
    <w:rsid w:val="00DF6976"/>
    <w:rsid w:val="00DF6A31"/>
    <w:rsid w:val="00DF6E3F"/>
    <w:rsid w:val="00DF6F4D"/>
    <w:rsid w:val="00DF731C"/>
    <w:rsid w:val="00DF771C"/>
    <w:rsid w:val="00DF7B7C"/>
    <w:rsid w:val="00DF7E25"/>
    <w:rsid w:val="00DF7E48"/>
    <w:rsid w:val="00E00336"/>
    <w:rsid w:val="00E00B25"/>
    <w:rsid w:val="00E01759"/>
    <w:rsid w:val="00E023B6"/>
    <w:rsid w:val="00E02747"/>
    <w:rsid w:val="00E02D72"/>
    <w:rsid w:val="00E03155"/>
    <w:rsid w:val="00E033F0"/>
    <w:rsid w:val="00E03893"/>
    <w:rsid w:val="00E038DC"/>
    <w:rsid w:val="00E0391C"/>
    <w:rsid w:val="00E03963"/>
    <w:rsid w:val="00E03D79"/>
    <w:rsid w:val="00E047E4"/>
    <w:rsid w:val="00E04A0C"/>
    <w:rsid w:val="00E04D26"/>
    <w:rsid w:val="00E04D90"/>
    <w:rsid w:val="00E0510E"/>
    <w:rsid w:val="00E05B3C"/>
    <w:rsid w:val="00E05E83"/>
    <w:rsid w:val="00E05F76"/>
    <w:rsid w:val="00E0616D"/>
    <w:rsid w:val="00E0616E"/>
    <w:rsid w:val="00E0621C"/>
    <w:rsid w:val="00E0672B"/>
    <w:rsid w:val="00E069E5"/>
    <w:rsid w:val="00E06A82"/>
    <w:rsid w:val="00E06C2F"/>
    <w:rsid w:val="00E07085"/>
    <w:rsid w:val="00E0781D"/>
    <w:rsid w:val="00E079F2"/>
    <w:rsid w:val="00E07A4B"/>
    <w:rsid w:val="00E07ADF"/>
    <w:rsid w:val="00E07EED"/>
    <w:rsid w:val="00E10351"/>
    <w:rsid w:val="00E106BE"/>
    <w:rsid w:val="00E10C13"/>
    <w:rsid w:val="00E10C67"/>
    <w:rsid w:val="00E1103C"/>
    <w:rsid w:val="00E112B4"/>
    <w:rsid w:val="00E11361"/>
    <w:rsid w:val="00E114DC"/>
    <w:rsid w:val="00E11C01"/>
    <w:rsid w:val="00E11E63"/>
    <w:rsid w:val="00E11FD8"/>
    <w:rsid w:val="00E12119"/>
    <w:rsid w:val="00E126F0"/>
    <w:rsid w:val="00E1307A"/>
    <w:rsid w:val="00E143F6"/>
    <w:rsid w:val="00E14597"/>
    <w:rsid w:val="00E14806"/>
    <w:rsid w:val="00E14BD8"/>
    <w:rsid w:val="00E14D58"/>
    <w:rsid w:val="00E15321"/>
    <w:rsid w:val="00E15501"/>
    <w:rsid w:val="00E155AE"/>
    <w:rsid w:val="00E158BF"/>
    <w:rsid w:val="00E160E1"/>
    <w:rsid w:val="00E16793"/>
    <w:rsid w:val="00E170BF"/>
    <w:rsid w:val="00E17111"/>
    <w:rsid w:val="00E177F7"/>
    <w:rsid w:val="00E17873"/>
    <w:rsid w:val="00E200A6"/>
    <w:rsid w:val="00E207E6"/>
    <w:rsid w:val="00E2099B"/>
    <w:rsid w:val="00E20B2A"/>
    <w:rsid w:val="00E21449"/>
    <w:rsid w:val="00E21FDC"/>
    <w:rsid w:val="00E22295"/>
    <w:rsid w:val="00E222C9"/>
    <w:rsid w:val="00E2239C"/>
    <w:rsid w:val="00E23256"/>
    <w:rsid w:val="00E2386F"/>
    <w:rsid w:val="00E24447"/>
    <w:rsid w:val="00E249D4"/>
    <w:rsid w:val="00E24BBA"/>
    <w:rsid w:val="00E24CD6"/>
    <w:rsid w:val="00E258CF"/>
    <w:rsid w:val="00E25906"/>
    <w:rsid w:val="00E25D0D"/>
    <w:rsid w:val="00E2608A"/>
    <w:rsid w:val="00E26353"/>
    <w:rsid w:val="00E265E5"/>
    <w:rsid w:val="00E26A7D"/>
    <w:rsid w:val="00E271AF"/>
    <w:rsid w:val="00E27477"/>
    <w:rsid w:val="00E276B8"/>
    <w:rsid w:val="00E27F45"/>
    <w:rsid w:val="00E302F7"/>
    <w:rsid w:val="00E30328"/>
    <w:rsid w:val="00E304D5"/>
    <w:rsid w:val="00E30544"/>
    <w:rsid w:val="00E30BB1"/>
    <w:rsid w:val="00E30BFD"/>
    <w:rsid w:val="00E30F27"/>
    <w:rsid w:val="00E31849"/>
    <w:rsid w:val="00E31BB1"/>
    <w:rsid w:val="00E31D2C"/>
    <w:rsid w:val="00E324AD"/>
    <w:rsid w:val="00E33918"/>
    <w:rsid w:val="00E3393F"/>
    <w:rsid w:val="00E34387"/>
    <w:rsid w:val="00E34665"/>
    <w:rsid w:val="00E34826"/>
    <w:rsid w:val="00E34FE1"/>
    <w:rsid w:val="00E3522B"/>
    <w:rsid w:val="00E36641"/>
    <w:rsid w:val="00E36CAB"/>
    <w:rsid w:val="00E36CF4"/>
    <w:rsid w:val="00E36D47"/>
    <w:rsid w:val="00E370D2"/>
    <w:rsid w:val="00E37A26"/>
    <w:rsid w:val="00E37FCC"/>
    <w:rsid w:val="00E40168"/>
    <w:rsid w:val="00E404E8"/>
    <w:rsid w:val="00E40D77"/>
    <w:rsid w:val="00E412DD"/>
    <w:rsid w:val="00E416A3"/>
    <w:rsid w:val="00E41991"/>
    <w:rsid w:val="00E41DD8"/>
    <w:rsid w:val="00E420B6"/>
    <w:rsid w:val="00E42327"/>
    <w:rsid w:val="00E42378"/>
    <w:rsid w:val="00E42A54"/>
    <w:rsid w:val="00E42ABF"/>
    <w:rsid w:val="00E43114"/>
    <w:rsid w:val="00E43978"/>
    <w:rsid w:val="00E43F42"/>
    <w:rsid w:val="00E44176"/>
    <w:rsid w:val="00E44387"/>
    <w:rsid w:val="00E4478C"/>
    <w:rsid w:val="00E4571E"/>
    <w:rsid w:val="00E45BF1"/>
    <w:rsid w:val="00E46333"/>
    <w:rsid w:val="00E46C3E"/>
    <w:rsid w:val="00E47A95"/>
    <w:rsid w:val="00E47F9F"/>
    <w:rsid w:val="00E50BE1"/>
    <w:rsid w:val="00E5192E"/>
    <w:rsid w:val="00E52301"/>
    <w:rsid w:val="00E528A0"/>
    <w:rsid w:val="00E528AA"/>
    <w:rsid w:val="00E52E72"/>
    <w:rsid w:val="00E530BC"/>
    <w:rsid w:val="00E53D47"/>
    <w:rsid w:val="00E53DF3"/>
    <w:rsid w:val="00E5408F"/>
    <w:rsid w:val="00E541E9"/>
    <w:rsid w:val="00E54F18"/>
    <w:rsid w:val="00E556A4"/>
    <w:rsid w:val="00E56086"/>
    <w:rsid w:val="00E56860"/>
    <w:rsid w:val="00E56C36"/>
    <w:rsid w:val="00E572E5"/>
    <w:rsid w:val="00E57A71"/>
    <w:rsid w:val="00E57AAA"/>
    <w:rsid w:val="00E611F8"/>
    <w:rsid w:val="00E6195D"/>
    <w:rsid w:val="00E622E2"/>
    <w:rsid w:val="00E6276C"/>
    <w:rsid w:val="00E6332C"/>
    <w:rsid w:val="00E6364C"/>
    <w:rsid w:val="00E63836"/>
    <w:rsid w:val="00E638A0"/>
    <w:rsid w:val="00E63E8B"/>
    <w:rsid w:val="00E63F1F"/>
    <w:rsid w:val="00E648DB"/>
    <w:rsid w:val="00E656FF"/>
    <w:rsid w:val="00E65BC7"/>
    <w:rsid w:val="00E6608F"/>
    <w:rsid w:val="00E663A9"/>
    <w:rsid w:val="00E66592"/>
    <w:rsid w:val="00E67325"/>
    <w:rsid w:val="00E67346"/>
    <w:rsid w:val="00E67830"/>
    <w:rsid w:val="00E67B57"/>
    <w:rsid w:val="00E67E79"/>
    <w:rsid w:val="00E7014D"/>
    <w:rsid w:val="00E70495"/>
    <w:rsid w:val="00E7178C"/>
    <w:rsid w:val="00E718C5"/>
    <w:rsid w:val="00E727BB"/>
    <w:rsid w:val="00E727D2"/>
    <w:rsid w:val="00E728B5"/>
    <w:rsid w:val="00E72964"/>
    <w:rsid w:val="00E736E2"/>
    <w:rsid w:val="00E73831"/>
    <w:rsid w:val="00E73899"/>
    <w:rsid w:val="00E738B7"/>
    <w:rsid w:val="00E73ABF"/>
    <w:rsid w:val="00E74893"/>
    <w:rsid w:val="00E74F1C"/>
    <w:rsid w:val="00E75082"/>
    <w:rsid w:val="00E750D9"/>
    <w:rsid w:val="00E7551F"/>
    <w:rsid w:val="00E75CA6"/>
    <w:rsid w:val="00E75E71"/>
    <w:rsid w:val="00E760D3"/>
    <w:rsid w:val="00E762AC"/>
    <w:rsid w:val="00E77364"/>
    <w:rsid w:val="00E77749"/>
    <w:rsid w:val="00E801B0"/>
    <w:rsid w:val="00E81358"/>
    <w:rsid w:val="00E8161C"/>
    <w:rsid w:val="00E8222E"/>
    <w:rsid w:val="00E8253B"/>
    <w:rsid w:val="00E82831"/>
    <w:rsid w:val="00E82E42"/>
    <w:rsid w:val="00E82F39"/>
    <w:rsid w:val="00E84489"/>
    <w:rsid w:val="00E84531"/>
    <w:rsid w:val="00E84B36"/>
    <w:rsid w:val="00E851E6"/>
    <w:rsid w:val="00E8528F"/>
    <w:rsid w:val="00E8602E"/>
    <w:rsid w:val="00E861DB"/>
    <w:rsid w:val="00E864B1"/>
    <w:rsid w:val="00E864E9"/>
    <w:rsid w:val="00E866DA"/>
    <w:rsid w:val="00E868E4"/>
    <w:rsid w:val="00E8690F"/>
    <w:rsid w:val="00E86D9F"/>
    <w:rsid w:val="00E873F1"/>
    <w:rsid w:val="00E87E23"/>
    <w:rsid w:val="00E90357"/>
    <w:rsid w:val="00E908C9"/>
    <w:rsid w:val="00E90A94"/>
    <w:rsid w:val="00E90B10"/>
    <w:rsid w:val="00E90DE3"/>
    <w:rsid w:val="00E9188C"/>
    <w:rsid w:val="00E918EF"/>
    <w:rsid w:val="00E91C0C"/>
    <w:rsid w:val="00E91C5A"/>
    <w:rsid w:val="00E91D69"/>
    <w:rsid w:val="00E92156"/>
    <w:rsid w:val="00E928FA"/>
    <w:rsid w:val="00E93926"/>
    <w:rsid w:val="00E939E1"/>
    <w:rsid w:val="00E93C14"/>
    <w:rsid w:val="00E9422C"/>
    <w:rsid w:val="00E942BF"/>
    <w:rsid w:val="00E94FCE"/>
    <w:rsid w:val="00E95136"/>
    <w:rsid w:val="00E9532E"/>
    <w:rsid w:val="00E95466"/>
    <w:rsid w:val="00E959EA"/>
    <w:rsid w:val="00E95ACC"/>
    <w:rsid w:val="00E95C3D"/>
    <w:rsid w:val="00E95DFD"/>
    <w:rsid w:val="00E968E9"/>
    <w:rsid w:val="00E96A99"/>
    <w:rsid w:val="00E96D2A"/>
    <w:rsid w:val="00E972D0"/>
    <w:rsid w:val="00E97E98"/>
    <w:rsid w:val="00EA0754"/>
    <w:rsid w:val="00EA0DEE"/>
    <w:rsid w:val="00EA0E27"/>
    <w:rsid w:val="00EA14F5"/>
    <w:rsid w:val="00EA1CD4"/>
    <w:rsid w:val="00EA22BB"/>
    <w:rsid w:val="00EA2738"/>
    <w:rsid w:val="00EA31BD"/>
    <w:rsid w:val="00EA3408"/>
    <w:rsid w:val="00EA380C"/>
    <w:rsid w:val="00EA45BF"/>
    <w:rsid w:val="00EA48C1"/>
    <w:rsid w:val="00EA4A48"/>
    <w:rsid w:val="00EA4ADD"/>
    <w:rsid w:val="00EA51B9"/>
    <w:rsid w:val="00EA5244"/>
    <w:rsid w:val="00EA5590"/>
    <w:rsid w:val="00EA5F36"/>
    <w:rsid w:val="00EA6755"/>
    <w:rsid w:val="00EA68A1"/>
    <w:rsid w:val="00EA7D88"/>
    <w:rsid w:val="00EA7FDB"/>
    <w:rsid w:val="00EB02BF"/>
    <w:rsid w:val="00EB0388"/>
    <w:rsid w:val="00EB0892"/>
    <w:rsid w:val="00EB16CA"/>
    <w:rsid w:val="00EB21DA"/>
    <w:rsid w:val="00EB22A3"/>
    <w:rsid w:val="00EB275F"/>
    <w:rsid w:val="00EB2C5E"/>
    <w:rsid w:val="00EB2CF6"/>
    <w:rsid w:val="00EB35B9"/>
    <w:rsid w:val="00EB38F5"/>
    <w:rsid w:val="00EB39DE"/>
    <w:rsid w:val="00EB4059"/>
    <w:rsid w:val="00EB42BC"/>
    <w:rsid w:val="00EB4652"/>
    <w:rsid w:val="00EB46CD"/>
    <w:rsid w:val="00EB4AF2"/>
    <w:rsid w:val="00EB4E3B"/>
    <w:rsid w:val="00EB536C"/>
    <w:rsid w:val="00EB55DE"/>
    <w:rsid w:val="00EB5EAB"/>
    <w:rsid w:val="00EB5EEC"/>
    <w:rsid w:val="00EB5F06"/>
    <w:rsid w:val="00EB6119"/>
    <w:rsid w:val="00EB778E"/>
    <w:rsid w:val="00EB7E76"/>
    <w:rsid w:val="00EC0B1E"/>
    <w:rsid w:val="00EC0E9D"/>
    <w:rsid w:val="00EC2418"/>
    <w:rsid w:val="00EC31E9"/>
    <w:rsid w:val="00EC338E"/>
    <w:rsid w:val="00EC3E48"/>
    <w:rsid w:val="00EC3FD1"/>
    <w:rsid w:val="00EC4FE7"/>
    <w:rsid w:val="00EC5E3E"/>
    <w:rsid w:val="00EC62A9"/>
    <w:rsid w:val="00EC674F"/>
    <w:rsid w:val="00EC6761"/>
    <w:rsid w:val="00EC713E"/>
    <w:rsid w:val="00EC730A"/>
    <w:rsid w:val="00ED030F"/>
    <w:rsid w:val="00ED03B4"/>
    <w:rsid w:val="00ED0B3E"/>
    <w:rsid w:val="00ED1289"/>
    <w:rsid w:val="00ED14AB"/>
    <w:rsid w:val="00ED1752"/>
    <w:rsid w:val="00ED2522"/>
    <w:rsid w:val="00ED3257"/>
    <w:rsid w:val="00ED3515"/>
    <w:rsid w:val="00ED356E"/>
    <w:rsid w:val="00ED373F"/>
    <w:rsid w:val="00ED3790"/>
    <w:rsid w:val="00ED4576"/>
    <w:rsid w:val="00ED49BC"/>
    <w:rsid w:val="00ED4A15"/>
    <w:rsid w:val="00ED5C84"/>
    <w:rsid w:val="00ED6A2E"/>
    <w:rsid w:val="00ED6B8F"/>
    <w:rsid w:val="00ED6E48"/>
    <w:rsid w:val="00ED7583"/>
    <w:rsid w:val="00ED75A5"/>
    <w:rsid w:val="00ED7874"/>
    <w:rsid w:val="00ED7A3B"/>
    <w:rsid w:val="00EE0796"/>
    <w:rsid w:val="00EE0CC9"/>
    <w:rsid w:val="00EE0CDD"/>
    <w:rsid w:val="00EE0EB1"/>
    <w:rsid w:val="00EE0F0D"/>
    <w:rsid w:val="00EE180C"/>
    <w:rsid w:val="00EE20F9"/>
    <w:rsid w:val="00EE218B"/>
    <w:rsid w:val="00EE2B40"/>
    <w:rsid w:val="00EE2C97"/>
    <w:rsid w:val="00EE358A"/>
    <w:rsid w:val="00EE3B44"/>
    <w:rsid w:val="00EE3EA2"/>
    <w:rsid w:val="00EE4585"/>
    <w:rsid w:val="00EE4A58"/>
    <w:rsid w:val="00EE4D25"/>
    <w:rsid w:val="00EE4D74"/>
    <w:rsid w:val="00EE5424"/>
    <w:rsid w:val="00EE54E5"/>
    <w:rsid w:val="00EE5B86"/>
    <w:rsid w:val="00EE68CF"/>
    <w:rsid w:val="00EE6A4D"/>
    <w:rsid w:val="00EE6A89"/>
    <w:rsid w:val="00EE70DE"/>
    <w:rsid w:val="00EE75E3"/>
    <w:rsid w:val="00EE7651"/>
    <w:rsid w:val="00EE7AAC"/>
    <w:rsid w:val="00EE7BBF"/>
    <w:rsid w:val="00EF0094"/>
    <w:rsid w:val="00EF05FE"/>
    <w:rsid w:val="00EF07E0"/>
    <w:rsid w:val="00EF1197"/>
    <w:rsid w:val="00EF1904"/>
    <w:rsid w:val="00EF1D9F"/>
    <w:rsid w:val="00EF1EEF"/>
    <w:rsid w:val="00EF20F5"/>
    <w:rsid w:val="00EF2129"/>
    <w:rsid w:val="00EF2399"/>
    <w:rsid w:val="00EF24CD"/>
    <w:rsid w:val="00EF251C"/>
    <w:rsid w:val="00EF279E"/>
    <w:rsid w:val="00EF2BE9"/>
    <w:rsid w:val="00EF2CBB"/>
    <w:rsid w:val="00EF33B5"/>
    <w:rsid w:val="00EF351A"/>
    <w:rsid w:val="00EF38E5"/>
    <w:rsid w:val="00EF51BE"/>
    <w:rsid w:val="00EF51EA"/>
    <w:rsid w:val="00EF5BDB"/>
    <w:rsid w:val="00EF6150"/>
    <w:rsid w:val="00EF6730"/>
    <w:rsid w:val="00EF7148"/>
    <w:rsid w:val="00EF7644"/>
    <w:rsid w:val="00EF788D"/>
    <w:rsid w:val="00EF7DDC"/>
    <w:rsid w:val="00F00956"/>
    <w:rsid w:val="00F00CEF"/>
    <w:rsid w:val="00F0161A"/>
    <w:rsid w:val="00F016CB"/>
    <w:rsid w:val="00F0173C"/>
    <w:rsid w:val="00F01F49"/>
    <w:rsid w:val="00F0214B"/>
    <w:rsid w:val="00F025B2"/>
    <w:rsid w:val="00F028D2"/>
    <w:rsid w:val="00F02FA7"/>
    <w:rsid w:val="00F03453"/>
    <w:rsid w:val="00F03D7F"/>
    <w:rsid w:val="00F04219"/>
    <w:rsid w:val="00F044EE"/>
    <w:rsid w:val="00F045A3"/>
    <w:rsid w:val="00F04AA0"/>
    <w:rsid w:val="00F051A2"/>
    <w:rsid w:val="00F05480"/>
    <w:rsid w:val="00F05C3C"/>
    <w:rsid w:val="00F0600F"/>
    <w:rsid w:val="00F06330"/>
    <w:rsid w:val="00F06749"/>
    <w:rsid w:val="00F06B3B"/>
    <w:rsid w:val="00F070DF"/>
    <w:rsid w:val="00F073CC"/>
    <w:rsid w:val="00F0778D"/>
    <w:rsid w:val="00F0791D"/>
    <w:rsid w:val="00F07C42"/>
    <w:rsid w:val="00F100B7"/>
    <w:rsid w:val="00F108F2"/>
    <w:rsid w:val="00F1225D"/>
    <w:rsid w:val="00F1275E"/>
    <w:rsid w:val="00F1348C"/>
    <w:rsid w:val="00F135DD"/>
    <w:rsid w:val="00F137A7"/>
    <w:rsid w:val="00F13A61"/>
    <w:rsid w:val="00F13D09"/>
    <w:rsid w:val="00F1436F"/>
    <w:rsid w:val="00F144BF"/>
    <w:rsid w:val="00F14BF7"/>
    <w:rsid w:val="00F15227"/>
    <w:rsid w:val="00F156C2"/>
    <w:rsid w:val="00F157E5"/>
    <w:rsid w:val="00F15889"/>
    <w:rsid w:val="00F16167"/>
    <w:rsid w:val="00F167DC"/>
    <w:rsid w:val="00F17263"/>
    <w:rsid w:val="00F17893"/>
    <w:rsid w:val="00F17EF0"/>
    <w:rsid w:val="00F202A0"/>
    <w:rsid w:val="00F20B19"/>
    <w:rsid w:val="00F20D45"/>
    <w:rsid w:val="00F20DDD"/>
    <w:rsid w:val="00F20F55"/>
    <w:rsid w:val="00F2180C"/>
    <w:rsid w:val="00F21FEA"/>
    <w:rsid w:val="00F22625"/>
    <w:rsid w:val="00F22C12"/>
    <w:rsid w:val="00F231C1"/>
    <w:rsid w:val="00F23607"/>
    <w:rsid w:val="00F239A3"/>
    <w:rsid w:val="00F24D10"/>
    <w:rsid w:val="00F25037"/>
    <w:rsid w:val="00F25380"/>
    <w:rsid w:val="00F2605F"/>
    <w:rsid w:val="00F26B0F"/>
    <w:rsid w:val="00F27209"/>
    <w:rsid w:val="00F2790A"/>
    <w:rsid w:val="00F27C8C"/>
    <w:rsid w:val="00F30237"/>
    <w:rsid w:val="00F3031D"/>
    <w:rsid w:val="00F30400"/>
    <w:rsid w:val="00F308B7"/>
    <w:rsid w:val="00F30F69"/>
    <w:rsid w:val="00F3222A"/>
    <w:rsid w:val="00F325EA"/>
    <w:rsid w:val="00F32861"/>
    <w:rsid w:val="00F32938"/>
    <w:rsid w:val="00F32BFD"/>
    <w:rsid w:val="00F32CBA"/>
    <w:rsid w:val="00F32FB3"/>
    <w:rsid w:val="00F33017"/>
    <w:rsid w:val="00F333D6"/>
    <w:rsid w:val="00F33646"/>
    <w:rsid w:val="00F33961"/>
    <w:rsid w:val="00F341FF"/>
    <w:rsid w:val="00F3473C"/>
    <w:rsid w:val="00F34ABE"/>
    <w:rsid w:val="00F3608D"/>
    <w:rsid w:val="00F364F8"/>
    <w:rsid w:val="00F376D1"/>
    <w:rsid w:val="00F3B2CD"/>
    <w:rsid w:val="00F40977"/>
    <w:rsid w:val="00F418B1"/>
    <w:rsid w:val="00F41A88"/>
    <w:rsid w:val="00F426C0"/>
    <w:rsid w:val="00F42B24"/>
    <w:rsid w:val="00F42BB3"/>
    <w:rsid w:val="00F42BFF"/>
    <w:rsid w:val="00F42D96"/>
    <w:rsid w:val="00F42F8A"/>
    <w:rsid w:val="00F43D4D"/>
    <w:rsid w:val="00F44134"/>
    <w:rsid w:val="00F44A4C"/>
    <w:rsid w:val="00F4509A"/>
    <w:rsid w:val="00F462B1"/>
    <w:rsid w:val="00F46805"/>
    <w:rsid w:val="00F46C21"/>
    <w:rsid w:val="00F47152"/>
    <w:rsid w:val="00F474A4"/>
    <w:rsid w:val="00F477F9"/>
    <w:rsid w:val="00F47848"/>
    <w:rsid w:val="00F47AE1"/>
    <w:rsid w:val="00F505BD"/>
    <w:rsid w:val="00F506E5"/>
    <w:rsid w:val="00F5080A"/>
    <w:rsid w:val="00F50942"/>
    <w:rsid w:val="00F50A40"/>
    <w:rsid w:val="00F50FD5"/>
    <w:rsid w:val="00F516D0"/>
    <w:rsid w:val="00F51C5F"/>
    <w:rsid w:val="00F51FDE"/>
    <w:rsid w:val="00F52293"/>
    <w:rsid w:val="00F52440"/>
    <w:rsid w:val="00F524F8"/>
    <w:rsid w:val="00F525D2"/>
    <w:rsid w:val="00F52BEA"/>
    <w:rsid w:val="00F52C49"/>
    <w:rsid w:val="00F53166"/>
    <w:rsid w:val="00F53B08"/>
    <w:rsid w:val="00F53B53"/>
    <w:rsid w:val="00F53B9F"/>
    <w:rsid w:val="00F53FA6"/>
    <w:rsid w:val="00F540F4"/>
    <w:rsid w:val="00F545F8"/>
    <w:rsid w:val="00F5496A"/>
    <w:rsid w:val="00F54D30"/>
    <w:rsid w:val="00F54D9B"/>
    <w:rsid w:val="00F553DC"/>
    <w:rsid w:val="00F55D0A"/>
    <w:rsid w:val="00F56BF0"/>
    <w:rsid w:val="00F57021"/>
    <w:rsid w:val="00F571BB"/>
    <w:rsid w:val="00F572A1"/>
    <w:rsid w:val="00F57446"/>
    <w:rsid w:val="00F57CC5"/>
    <w:rsid w:val="00F60CF8"/>
    <w:rsid w:val="00F60E63"/>
    <w:rsid w:val="00F60F14"/>
    <w:rsid w:val="00F60F46"/>
    <w:rsid w:val="00F61525"/>
    <w:rsid w:val="00F61797"/>
    <w:rsid w:val="00F6236D"/>
    <w:rsid w:val="00F627A0"/>
    <w:rsid w:val="00F6282F"/>
    <w:rsid w:val="00F635AA"/>
    <w:rsid w:val="00F636C0"/>
    <w:rsid w:val="00F63997"/>
    <w:rsid w:val="00F63AF5"/>
    <w:rsid w:val="00F640A4"/>
    <w:rsid w:val="00F644A8"/>
    <w:rsid w:val="00F645D4"/>
    <w:rsid w:val="00F646B3"/>
    <w:rsid w:val="00F6480C"/>
    <w:rsid w:val="00F648E8"/>
    <w:rsid w:val="00F64A72"/>
    <w:rsid w:val="00F64AA7"/>
    <w:rsid w:val="00F64B7C"/>
    <w:rsid w:val="00F65672"/>
    <w:rsid w:val="00F65D99"/>
    <w:rsid w:val="00F667D2"/>
    <w:rsid w:val="00F66CC8"/>
    <w:rsid w:val="00F66E26"/>
    <w:rsid w:val="00F67D87"/>
    <w:rsid w:val="00F67DF1"/>
    <w:rsid w:val="00F70104"/>
    <w:rsid w:val="00F7075A"/>
    <w:rsid w:val="00F7083A"/>
    <w:rsid w:val="00F7096B"/>
    <w:rsid w:val="00F7138C"/>
    <w:rsid w:val="00F72431"/>
    <w:rsid w:val="00F72943"/>
    <w:rsid w:val="00F7335F"/>
    <w:rsid w:val="00F7432C"/>
    <w:rsid w:val="00F74673"/>
    <w:rsid w:val="00F74F55"/>
    <w:rsid w:val="00F74FC2"/>
    <w:rsid w:val="00F750B0"/>
    <w:rsid w:val="00F75476"/>
    <w:rsid w:val="00F757D1"/>
    <w:rsid w:val="00F7580A"/>
    <w:rsid w:val="00F75897"/>
    <w:rsid w:val="00F75AFF"/>
    <w:rsid w:val="00F76138"/>
    <w:rsid w:val="00F761E5"/>
    <w:rsid w:val="00F7670F"/>
    <w:rsid w:val="00F767A5"/>
    <w:rsid w:val="00F77A45"/>
    <w:rsid w:val="00F77CC7"/>
    <w:rsid w:val="00F77ED7"/>
    <w:rsid w:val="00F77FCB"/>
    <w:rsid w:val="00F78B5D"/>
    <w:rsid w:val="00F803CC"/>
    <w:rsid w:val="00F807F3"/>
    <w:rsid w:val="00F80892"/>
    <w:rsid w:val="00F80D81"/>
    <w:rsid w:val="00F81189"/>
    <w:rsid w:val="00F8147E"/>
    <w:rsid w:val="00F815C1"/>
    <w:rsid w:val="00F82232"/>
    <w:rsid w:val="00F825E0"/>
    <w:rsid w:val="00F82A73"/>
    <w:rsid w:val="00F8339A"/>
    <w:rsid w:val="00F8345B"/>
    <w:rsid w:val="00F836C7"/>
    <w:rsid w:val="00F83852"/>
    <w:rsid w:val="00F83F1D"/>
    <w:rsid w:val="00F8428A"/>
    <w:rsid w:val="00F845BC"/>
    <w:rsid w:val="00F84B51"/>
    <w:rsid w:val="00F84EA3"/>
    <w:rsid w:val="00F85A8F"/>
    <w:rsid w:val="00F85BD2"/>
    <w:rsid w:val="00F8634E"/>
    <w:rsid w:val="00F87420"/>
    <w:rsid w:val="00F876E4"/>
    <w:rsid w:val="00F8790C"/>
    <w:rsid w:val="00F879DF"/>
    <w:rsid w:val="00F87D41"/>
    <w:rsid w:val="00F9009B"/>
    <w:rsid w:val="00F90409"/>
    <w:rsid w:val="00F904A5"/>
    <w:rsid w:val="00F906ED"/>
    <w:rsid w:val="00F9090C"/>
    <w:rsid w:val="00F90A8E"/>
    <w:rsid w:val="00F90E03"/>
    <w:rsid w:val="00F910AE"/>
    <w:rsid w:val="00F912AF"/>
    <w:rsid w:val="00F91CB3"/>
    <w:rsid w:val="00F91E14"/>
    <w:rsid w:val="00F92048"/>
    <w:rsid w:val="00F9235C"/>
    <w:rsid w:val="00F92501"/>
    <w:rsid w:val="00F92765"/>
    <w:rsid w:val="00F927EA"/>
    <w:rsid w:val="00F928AF"/>
    <w:rsid w:val="00F9298F"/>
    <w:rsid w:val="00F94B2F"/>
    <w:rsid w:val="00F95521"/>
    <w:rsid w:val="00F957AC"/>
    <w:rsid w:val="00F95CB8"/>
    <w:rsid w:val="00F95DD0"/>
    <w:rsid w:val="00F9624A"/>
    <w:rsid w:val="00F963D2"/>
    <w:rsid w:val="00F96F69"/>
    <w:rsid w:val="00F975D9"/>
    <w:rsid w:val="00FA020B"/>
    <w:rsid w:val="00FA0AE0"/>
    <w:rsid w:val="00FA0B0C"/>
    <w:rsid w:val="00FA1292"/>
    <w:rsid w:val="00FA1300"/>
    <w:rsid w:val="00FA1D46"/>
    <w:rsid w:val="00FA1EB3"/>
    <w:rsid w:val="00FA21DF"/>
    <w:rsid w:val="00FA21EA"/>
    <w:rsid w:val="00FA32FD"/>
    <w:rsid w:val="00FA4111"/>
    <w:rsid w:val="00FA5761"/>
    <w:rsid w:val="00FA5840"/>
    <w:rsid w:val="00FA5C7C"/>
    <w:rsid w:val="00FA67BC"/>
    <w:rsid w:val="00FA6E08"/>
    <w:rsid w:val="00FA6F32"/>
    <w:rsid w:val="00FA7A72"/>
    <w:rsid w:val="00FB0432"/>
    <w:rsid w:val="00FB04A8"/>
    <w:rsid w:val="00FB055E"/>
    <w:rsid w:val="00FB0A67"/>
    <w:rsid w:val="00FB0D68"/>
    <w:rsid w:val="00FB14D9"/>
    <w:rsid w:val="00FB1552"/>
    <w:rsid w:val="00FB1861"/>
    <w:rsid w:val="00FB2823"/>
    <w:rsid w:val="00FB2883"/>
    <w:rsid w:val="00FB2C38"/>
    <w:rsid w:val="00FB2F0E"/>
    <w:rsid w:val="00FB366A"/>
    <w:rsid w:val="00FB3784"/>
    <w:rsid w:val="00FB39E1"/>
    <w:rsid w:val="00FB42BE"/>
    <w:rsid w:val="00FB4881"/>
    <w:rsid w:val="00FB53F3"/>
    <w:rsid w:val="00FB5404"/>
    <w:rsid w:val="00FB5B0F"/>
    <w:rsid w:val="00FB5EBA"/>
    <w:rsid w:val="00FB5ED8"/>
    <w:rsid w:val="00FB6063"/>
    <w:rsid w:val="00FB6288"/>
    <w:rsid w:val="00FB66C4"/>
    <w:rsid w:val="00FB6A5A"/>
    <w:rsid w:val="00FB6D1E"/>
    <w:rsid w:val="00FB6FE7"/>
    <w:rsid w:val="00FB74F6"/>
    <w:rsid w:val="00FB753E"/>
    <w:rsid w:val="00FC0D5A"/>
    <w:rsid w:val="00FC0FFB"/>
    <w:rsid w:val="00FC1751"/>
    <w:rsid w:val="00FC1A76"/>
    <w:rsid w:val="00FC2206"/>
    <w:rsid w:val="00FC28E1"/>
    <w:rsid w:val="00FC2B8C"/>
    <w:rsid w:val="00FC3166"/>
    <w:rsid w:val="00FC331E"/>
    <w:rsid w:val="00FC397A"/>
    <w:rsid w:val="00FC4435"/>
    <w:rsid w:val="00FC4B73"/>
    <w:rsid w:val="00FC4FDC"/>
    <w:rsid w:val="00FC502A"/>
    <w:rsid w:val="00FC5886"/>
    <w:rsid w:val="00FC69BA"/>
    <w:rsid w:val="00FC6C4B"/>
    <w:rsid w:val="00FC6F9E"/>
    <w:rsid w:val="00FC70EC"/>
    <w:rsid w:val="00FC7763"/>
    <w:rsid w:val="00FC7A66"/>
    <w:rsid w:val="00FC7D73"/>
    <w:rsid w:val="00FD04B3"/>
    <w:rsid w:val="00FD0AE7"/>
    <w:rsid w:val="00FD144D"/>
    <w:rsid w:val="00FD14C1"/>
    <w:rsid w:val="00FD1DA7"/>
    <w:rsid w:val="00FD2C5D"/>
    <w:rsid w:val="00FD33F6"/>
    <w:rsid w:val="00FD3590"/>
    <w:rsid w:val="00FD3C07"/>
    <w:rsid w:val="00FD3CDD"/>
    <w:rsid w:val="00FD4F87"/>
    <w:rsid w:val="00FD5104"/>
    <w:rsid w:val="00FD59BE"/>
    <w:rsid w:val="00FD5D61"/>
    <w:rsid w:val="00FD628E"/>
    <w:rsid w:val="00FD6363"/>
    <w:rsid w:val="00FD645D"/>
    <w:rsid w:val="00FD6541"/>
    <w:rsid w:val="00FD6BF9"/>
    <w:rsid w:val="00FD70F4"/>
    <w:rsid w:val="00FD7C51"/>
    <w:rsid w:val="00FD7C90"/>
    <w:rsid w:val="00FE0C1B"/>
    <w:rsid w:val="00FE0DDA"/>
    <w:rsid w:val="00FE0FF5"/>
    <w:rsid w:val="00FE1223"/>
    <w:rsid w:val="00FE159D"/>
    <w:rsid w:val="00FE1CF6"/>
    <w:rsid w:val="00FE2413"/>
    <w:rsid w:val="00FE24C1"/>
    <w:rsid w:val="00FE2922"/>
    <w:rsid w:val="00FE2D36"/>
    <w:rsid w:val="00FE3425"/>
    <w:rsid w:val="00FE34D2"/>
    <w:rsid w:val="00FE3715"/>
    <w:rsid w:val="00FE37CE"/>
    <w:rsid w:val="00FE3F18"/>
    <w:rsid w:val="00FE452B"/>
    <w:rsid w:val="00FE50C5"/>
    <w:rsid w:val="00FE57AF"/>
    <w:rsid w:val="00FE585B"/>
    <w:rsid w:val="00FE6A33"/>
    <w:rsid w:val="00FE6C5A"/>
    <w:rsid w:val="00FE6E05"/>
    <w:rsid w:val="00FE6EB3"/>
    <w:rsid w:val="00FE7134"/>
    <w:rsid w:val="00FE7319"/>
    <w:rsid w:val="00FE761F"/>
    <w:rsid w:val="00FF0DBC"/>
    <w:rsid w:val="00FF12D4"/>
    <w:rsid w:val="00FF17C4"/>
    <w:rsid w:val="00FF1A6B"/>
    <w:rsid w:val="00FF1CD0"/>
    <w:rsid w:val="00FF253E"/>
    <w:rsid w:val="00FF2AA8"/>
    <w:rsid w:val="00FF3294"/>
    <w:rsid w:val="00FF3963"/>
    <w:rsid w:val="00FF3BC4"/>
    <w:rsid w:val="00FF3E17"/>
    <w:rsid w:val="00FF3FDF"/>
    <w:rsid w:val="00FF4543"/>
    <w:rsid w:val="00FF4569"/>
    <w:rsid w:val="00FF4869"/>
    <w:rsid w:val="00FF4EB9"/>
    <w:rsid w:val="00FF4F26"/>
    <w:rsid w:val="00FF518B"/>
    <w:rsid w:val="00FF533B"/>
    <w:rsid w:val="00FF5670"/>
    <w:rsid w:val="00FF5877"/>
    <w:rsid w:val="00FF6904"/>
    <w:rsid w:val="00FF6E68"/>
    <w:rsid w:val="00FF746C"/>
    <w:rsid w:val="00FF74D2"/>
    <w:rsid w:val="00FF7694"/>
    <w:rsid w:val="00FF7939"/>
    <w:rsid w:val="00FF7950"/>
    <w:rsid w:val="00FF7B43"/>
    <w:rsid w:val="011CAE20"/>
    <w:rsid w:val="012C406E"/>
    <w:rsid w:val="01731EF7"/>
    <w:rsid w:val="017D9F8C"/>
    <w:rsid w:val="01B4DFC7"/>
    <w:rsid w:val="01D67FB4"/>
    <w:rsid w:val="01FB05E1"/>
    <w:rsid w:val="0226C483"/>
    <w:rsid w:val="023496FC"/>
    <w:rsid w:val="02457E4B"/>
    <w:rsid w:val="032890A6"/>
    <w:rsid w:val="035E3767"/>
    <w:rsid w:val="0367C8A0"/>
    <w:rsid w:val="03725891"/>
    <w:rsid w:val="03B65E27"/>
    <w:rsid w:val="03D3977C"/>
    <w:rsid w:val="03E03895"/>
    <w:rsid w:val="0484AAEC"/>
    <w:rsid w:val="04AD0A02"/>
    <w:rsid w:val="04C01F99"/>
    <w:rsid w:val="0521A80C"/>
    <w:rsid w:val="052E287A"/>
    <w:rsid w:val="05617BDB"/>
    <w:rsid w:val="058958E3"/>
    <w:rsid w:val="058DE815"/>
    <w:rsid w:val="059ADC93"/>
    <w:rsid w:val="05C69F73"/>
    <w:rsid w:val="05C89411"/>
    <w:rsid w:val="05F3C1EA"/>
    <w:rsid w:val="06049674"/>
    <w:rsid w:val="06261538"/>
    <w:rsid w:val="0686C916"/>
    <w:rsid w:val="0692553E"/>
    <w:rsid w:val="069D83E7"/>
    <w:rsid w:val="06B9F3DF"/>
    <w:rsid w:val="06BD1177"/>
    <w:rsid w:val="06E79DE9"/>
    <w:rsid w:val="06EA2144"/>
    <w:rsid w:val="06FE2B53"/>
    <w:rsid w:val="072DE0F3"/>
    <w:rsid w:val="0788FFB0"/>
    <w:rsid w:val="079126D4"/>
    <w:rsid w:val="079A79AC"/>
    <w:rsid w:val="079B0991"/>
    <w:rsid w:val="07A4A43D"/>
    <w:rsid w:val="07A6C5D8"/>
    <w:rsid w:val="07A938CC"/>
    <w:rsid w:val="07AFEBD2"/>
    <w:rsid w:val="081DB497"/>
    <w:rsid w:val="08228F94"/>
    <w:rsid w:val="08302DF6"/>
    <w:rsid w:val="08417D5B"/>
    <w:rsid w:val="084EFB34"/>
    <w:rsid w:val="08830A68"/>
    <w:rsid w:val="088D2BCA"/>
    <w:rsid w:val="08949BAD"/>
    <w:rsid w:val="08A9B999"/>
    <w:rsid w:val="08B39649"/>
    <w:rsid w:val="08C8C949"/>
    <w:rsid w:val="08DE3576"/>
    <w:rsid w:val="08FC9745"/>
    <w:rsid w:val="08FE5831"/>
    <w:rsid w:val="09074F61"/>
    <w:rsid w:val="091477E6"/>
    <w:rsid w:val="0933138A"/>
    <w:rsid w:val="09B3002C"/>
    <w:rsid w:val="09DB7896"/>
    <w:rsid w:val="09DC8198"/>
    <w:rsid w:val="09DD8909"/>
    <w:rsid w:val="09E7F80C"/>
    <w:rsid w:val="09F58DCD"/>
    <w:rsid w:val="09F923FE"/>
    <w:rsid w:val="0A018350"/>
    <w:rsid w:val="0A0C9C7C"/>
    <w:rsid w:val="0A15BFA5"/>
    <w:rsid w:val="0A422303"/>
    <w:rsid w:val="0A506D6B"/>
    <w:rsid w:val="0A67B668"/>
    <w:rsid w:val="0A7D75D8"/>
    <w:rsid w:val="0A992EDC"/>
    <w:rsid w:val="0AAE3A28"/>
    <w:rsid w:val="0AB0E368"/>
    <w:rsid w:val="0B5D53BF"/>
    <w:rsid w:val="0B972761"/>
    <w:rsid w:val="0BCA4EA7"/>
    <w:rsid w:val="0BD38265"/>
    <w:rsid w:val="0BEA4A95"/>
    <w:rsid w:val="0BFFB798"/>
    <w:rsid w:val="0C3BEFB7"/>
    <w:rsid w:val="0C439EEC"/>
    <w:rsid w:val="0C57EA52"/>
    <w:rsid w:val="0C5C9A3C"/>
    <w:rsid w:val="0C826916"/>
    <w:rsid w:val="0C9209E0"/>
    <w:rsid w:val="0CB33D51"/>
    <w:rsid w:val="0CC06757"/>
    <w:rsid w:val="0CC6D2FB"/>
    <w:rsid w:val="0CCA5018"/>
    <w:rsid w:val="0D02E875"/>
    <w:rsid w:val="0D066B95"/>
    <w:rsid w:val="0D37B202"/>
    <w:rsid w:val="0D573079"/>
    <w:rsid w:val="0D64077F"/>
    <w:rsid w:val="0D74040E"/>
    <w:rsid w:val="0D9E97D5"/>
    <w:rsid w:val="0DB9BA8F"/>
    <w:rsid w:val="0DC6173D"/>
    <w:rsid w:val="0DC89E01"/>
    <w:rsid w:val="0DDD4404"/>
    <w:rsid w:val="0DE4FF19"/>
    <w:rsid w:val="0DE7FE3C"/>
    <w:rsid w:val="0DF6EC08"/>
    <w:rsid w:val="0E085870"/>
    <w:rsid w:val="0E193535"/>
    <w:rsid w:val="0E417C79"/>
    <w:rsid w:val="0E971FAF"/>
    <w:rsid w:val="0EB32719"/>
    <w:rsid w:val="0EB91AB1"/>
    <w:rsid w:val="0EBF382A"/>
    <w:rsid w:val="0F1103D7"/>
    <w:rsid w:val="0F1C5DA9"/>
    <w:rsid w:val="0F72BDBC"/>
    <w:rsid w:val="0F736A4E"/>
    <w:rsid w:val="0F8FBD33"/>
    <w:rsid w:val="0FB9648E"/>
    <w:rsid w:val="0FD6EF54"/>
    <w:rsid w:val="0FE33C12"/>
    <w:rsid w:val="0FE7B0F0"/>
    <w:rsid w:val="10146994"/>
    <w:rsid w:val="1041C1CD"/>
    <w:rsid w:val="1055B18B"/>
    <w:rsid w:val="106752B7"/>
    <w:rsid w:val="107C6BFC"/>
    <w:rsid w:val="10828733"/>
    <w:rsid w:val="10AE8B31"/>
    <w:rsid w:val="10BF587D"/>
    <w:rsid w:val="11131150"/>
    <w:rsid w:val="114B0AE2"/>
    <w:rsid w:val="1155597F"/>
    <w:rsid w:val="1155660A"/>
    <w:rsid w:val="11588D9D"/>
    <w:rsid w:val="117C312D"/>
    <w:rsid w:val="118CAD6E"/>
    <w:rsid w:val="1192B192"/>
    <w:rsid w:val="11AA3732"/>
    <w:rsid w:val="11B6206E"/>
    <w:rsid w:val="11C8C113"/>
    <w:rsid w:val="11DCD285"/>
    <w:rsid w:val="11F60DE7"/>
    <w:rsid w:val="11F9D280"/>
    <w:rsid w:val="12154147"/>
    <w:rsid w:val="123D3BFB"/>
    <w:rsid w:val="129D2168"/>
    <w:rsid w:val="12BB680F"/>
    <w:rsid w:val="12F6EF02"/>
    <w:rsid w:val="12FCDF77"/>
    <w:rsid w:val="12FCEEE8"/>
    <w:rsid w:val="130864F1"/>
    <w:rsid w:val="130DD7DD"/>
    <w:rsid w:val="135C9025"/>
    <w:rsid w:val="1362FC76"/>
    <w:rsid w:val="1364744C"/>
    <w:rsid w:val="137031BF"/>
    <w:rsid w:val="1394967B"/>
    <w:rsid w:val="1397AAB9"/>
    <w:rsid w:val="13BA88FD"/>
    <w:rsid w:val="13BD1970"/>
    <w:rsid w:val="13C8FE6B"/>
    <w:rsid w:val="13E085ED"/>
    <w:rsid w:val="141813B5"/>
    <w:rsid w:val="1418F208"/>
    <w:rsid w:val="141E756D"/>
    <w:rsid w:val="14285AB8"/>
    <w:rsid w:val="146FDC44"/>
    <w:rsid w:val="14A1EF16"/>
    <w:rsid w:val="14B54825"/>
    <w:rsid w:val="14CDDEB0"/>
    <w:rsid w:val="14EFED37"/>
    <w:rsid w:val="15295EDA"/>
    <w:rsid w:val="152A65E6"/>
    <w:rsid w:val="1575CDB9"/>
    <w:rsid w:val="15C57182"/>
    <w:rsid w:val="15DC8620"/>
    <w:rsid w:val="15E374BA"/>
    <w:rsid w:val="15F14FAD"/>
    <w:rsid w:val="1609E42D"/>
    <w:rsid w:val="162DBEC9"/>
    <w:rsid w:val="163CBE0C"/>
    <w:rsid w:val="16958C47"/>
    <w:rsid w:val="16A96931"/>
    <w:rsid w:val="16AD4726"/>
    <w:rsid w:val="16CA8841"/>
    <w:rsid w:val="16F797BB"/>
    <w:rsid w:val="171FF411"/>
    <w:rsid w:val="17436A48"/>
    <w:rsid w:val="17449F20"/>
    <w:rsid w:val="174FDAB9"/>
    <w:rsid w:val="17A42AD0"/>
    <w:rsid w:val="17B6EDF5"/>
    <w:rsid w:val="17CA8BDA"/>
    <w:rsid w:val="17E6F8C0"/>
    <w:rsid w:val="17E8B479"/>
    <w:rsid w:val="17F37827"/>
    <w:rsid w:val="1810E37B"/>
    <w:rsid w:val="1812DA71"/>
    <w:rsid w:val="18222BEB"/>
    <w:rsid w:val="183992ED"/>
    <w:rsid w:val="184AF513"/>
    <w:rsid w:val="1863EC36"/>
    <w:rsid w:val="1865DD28"/>
    <w:rsid w:val="18769226"/>
    <w:rsid w:val="18870CA8"/>
    <w:rsid w:val="18888856"/>
    <w:rsid w:val="189DB579"/>
    <w:rsid w:val="18C9C107"/>
    <w:rsid w:val="193522FF"/>
    <w:rsid w:val="1935E1C0"/>
    <w:rsid w:val="194E8068"/>
    <w:rsid w:val="195224F7"/>
    <w:rsid w:val="19943559"/>
    <w:rsid w:val="199E4488"/>
    <w:rsid w:val="19B14703"/>
    <w:rsid w:val="19BD5D35"/>
    <w:rsid w:val="19DABAA4"/>
    <w:rsid w:val="1A346CE6"/>
    <w:rsid w:val="1A3E486E"/>
    <w:rsid w:val="1A3E5EE4"/>
    <w:rsid w:val="1A8EF4E7"/>
    <w:rsid w:val="1A99CAD9"/>
    <w:rsid w:val="1A99F1F0"/>
    <w:rsid w:val="1ACA73BD"/>
    <w:rsid w:val="1AF664C0"/>
    <w:rsid w:val="1B216ECC"/>
    <w:rsid w:val="1B364CD7"/>
    <w:rsid w:val="1B6C5E8A"/>
    <w:rsid w:val="1B8675DD"/>
    <w:rsid w:val="1BAD6F62"/>
    <w:rsid w:val="1BBDBE27"/>
    <w:rsid w:val="1BD32FEC"/>
    <w:rsid w:val="1BDE853C"/>
    <w:rsid w:val="1BDF998E"/>
    <w:rsid w:val="1BE0AA6C"/>
    <w:rsid w:val="1C270909"/>
    <w:rsid w:val="1C6AAB48"/>
    <w:rsid w:val="1C96ABD7"/>
    <w:rsid w:val="1CAC5D4B"/>
    <w:rsid w:val="1CB8ADBE"/>
    <w:rsid w:val="1CCD8C8D"/>
    <w:rsid w:val="1CEAB2CD"/>
    <w:rsid w:val="1D151A48"/>
    <w:rsid w:val="1D328E56"/>
    <w:rsid w:val="1D36BA9F"/>
    <w:rsid w:val="1D643729"/>
    <w:rsid w:val="1D665442"/>
    <w:rsid w:val="1D6AAA09"/>
    <w:rsid w:val="1D792B3B"/>
    <w:rsid w:val="1D8661D9"/>
    <w:rsid w:val="1D96A8AB"/>
    <w:rsid w:val="1DA977E8"/>
    <w:rsid w:val="1E097955"/>
    <w:rsid w:val="1E63D0E4"/>
    <w:rsid w:val="1E8CBCE6"/>
    <w:rsid w:val="1E947323"/>
    <w:rsid w:val="1EA13078"/>
    <w:rsid w:val="1EAD616F"/>
    <w:rsid w:val="1ED28B00"/>
    <w:rsid w:val="1EED3560"/>
    <w:rsid w:val="1EF306D9"/>
    <w:rsid w:val="1EFDBCB0"/>
    <w:rsid w:val="1F3B498C"/>
    <w:rsid w:val="1F3D8064"/>
    <w:rsid w:val="1F62EED1"/>
    <w:rsid w:val="1F707B25"/>
    <w:rsid w:val="1F7C3F00"/>
    <w:rsid w:val="1F85EBC3"/>
    <w:rsid w:val="1F8A0663"/>
    <w:rsid w:val="1FAAAD9C"/>
    <w:rsid w:val="1FF334B5"/>
    <w:rsid w:val="2012B9C6"/>
    <w:rsid w:val="2047A1DC"/>
    <w:rsid w:val="206FB1E9"/>
    <w:rsid w:val="207E4E8A"/>
    <w:rsid w:val="20CA4E10"/>
    <w:rsid w:val="20DE48B7"/>
    <w:rsid w:val="20F77E29"/>
    <w:rsid w:val="2137AA88"/>
    <w:rsid w:val="2147C02E"/>
    <w:rsid w:val="216DBD23"/>
    <w:rsid w:val="21833A8F"/>
    <w:rsid w:val="21B79546"/>
    <w:rsid w:val="21BBC0D1"/>
    <w:rsid w:val="21EEE7C0"/>
    <w:rsid w:val="2230930F"/>
    <w:rsid w:val="22809989"/>
    <w:rsid w:val="2287C0F4"/>
    <w:rsid w:val="22F61E91"/>
    <w:rsid w:val="2340FCFB"/>
    <w:rsid w:val="235098B0"/>
    <w:rsid w:val="23605BEA"/>
    <w:rsid w:val="2361ECB0"/>
    <w:rsid w:val="23A9E81E"/>
    <w:rsid w:val="23ADFE84"/>
    <w:rsid w:val="24418D2B"/>
    <w:rsid w:val="24453D6F"/>
    <w:rsid w:val="2464124B"/>
    <w:rsid w:val="24AC09F5"/>
    <w:rsid w:val="250949F9"/>
    <w:rsid w:val="250E76A8"/>
    <w:rsid w:val="2553B8E5"/>
    <w:rsid w:val="25640A16"/>
    <w:rsid w:val="2570DD7F"/>
    <w:rsid w:val="257C90DB"/>
    <w:rsid w:val="25A2FFB7"/>
    <w:rsid w:val="25B97B15"/>
    <w:rsid w:val="25E46CBA"/>
    <w:rsid w:val="25ED5EFD"/>
    <w:rsid w:val="261B9803"/>
    <w:rsid w:val="265306F2"/>
    <w:rsid w:val="2658DB37"/>
    <w:rsid w:val="266B8989"/>
    <w:rsid w:val="2670EFF3"/>
    <w:rsid w:val="269DE37E"/>
    <w:rsid w:val="26A9AE9A"/>
    <w:rsid w:val="26BCCDB5"/>
    <w:rsid w:val="26C1C6FE"/>
    <w:rsid w:val="26CCADBF"/>
    <w:rsid w:val="272940F6"/>
    <w:rsid w:val="272EA62F"/>
    <w:rsid w:val="2746E62B"/>
    <w:rsid w:val="274D50DA"/>
    <w:rsid w:val="2752C7B9"/>
    <w:rsid w:val="276470C2"/>
    <w:rsid w:val="27806366"/>
    <w:rsid w:val="27B46279"/>
    <w:rsid w:val="27B4ABBC"/>
    <w:rsid w:val="27DBD5C4"/>
    <w:rsid w:val="27E622B0"/>
    <w:rsid w:val="27EBCC41"/>
    <w:rsid w:val="281B9DEE"/>
    <w:rsid w:val="282C23B2"/>
    <w:rsid w:val="283A8614"/>
    <w:rsid w:val="2854B9A1"/>
    <w:rsid w:val="28578025"/>
    <w:rsid w:val="28661B66"/>
    <w:rsid w:val="287768F4"/>
    <w:rsid w:val="28D14F62"/>
    <w:rsid w:val="28EF7901"/>
    <w:rsid w:val="28F79E9C"/>
    <w:rsid w:val="29054CEF"/>
    <w:rsid w:val="292EC37F"/>
    <w:rsid w:val="293AE59D"/>
    <w:rsid w:val="293F68CA"/>
    <w:rsid w:val="2962D39C"/>
    <w:rsid w:val="297E7F40"/>
    <w:rsid w:val="29A1F0C3"/>
    <w:rsid w:val="29BEA374"/>
    <w:rsid w:val="2A671462"/>
    <w:rsid w:val="2A81275B"/>
    <w:rsid w:val="2B1EA789"/>
    <w:rsid w:val="2B339EEE"/>
    <w:rsid w:val="2B5C7DB3"/>
    <w:rsid w:val="2B7137B9"/>
    <w:rsid w:val="2B898D8E"/>
    <w:rsid w:val="2BDCC12F"/>
    <w:rsid w:val="2C0284DF"/>
    <w:rsid w:val="2C1F6948"/>
    <w:rsid w:val="2C606124"/>
    <w:rsid w:val="2CC74553"/>
    <w:rsid w:val="2CD8DA31"/>
    <w:rsid w:val="2CF0E6AB"/>
    <w:rsid w:val="2D225287"/>
    <w:rsid w:val="2D3DE89D"/>
    <w:rsid w:val="2D5372FF"/>
    <w:rsid w:val="2D619E4A"/>
    <w:rsid w:val="2D62361E"/>
    <w:rsid w:val="2D64CD75"/>
    <w:rsid w:val="2D7628E7"/>
    <w:rsid w:val="2DCC685E"/>
    <w:rsid w:val="2DDBE001"/>
    <w:rsid w:val="2DE63725"/>
    <w:rsid w:val="2DFDFC51"/>
    <w:rsid w:val="2E533A7F"/>
    <w:rsid w:val="2E618FE2"/>
    <w:rsid w:val="2E6593D9"/>
    <w:rsid w:val="2E710D89"/>
    <w:rsid w:val="2E88BDF4"/>
    <w:rsid w:val="2E8CB655"/>
    <w:rsid w:val="2E8F84FD"/>
    <w:rsid w:val="2ED7A09B"/>
    <w:rsid w:val="2EDB2EE0"/>
    <w:rsid w:val="2EE8D17E"/>
    <w:rsid w:val="2F2EBFAF"/>
    <w:rsid w:val="2F3DF365"/>
    <w:rsid w:val="2F721614"/>
    <w:rsid w:val="2FBA0655"/>
    <w:rsid w:val="2FD1E474"/>
    <w:rsid w:val="2FDC5C6F"/>
    <w:rsid w:val="30046C14"/>
    <w:rsid w:val="3007FDCC"/>
    <w:rsid w:val="301D11BB"/>
    <w:rsid w:val="30275495"/>
    <w:rsid w:val="30328D44"/>
    <w:rsid w:val="3044B63D"/>
    <w:rsid w:val="304AC73F"/>
    <w:rsid w:val="304DCEAE"/>
    <w:rsid w:val="3095E414"/>
    <w:rsid w:val="309EA029"/>
    <w:rsid w:val="30A950BA"/>
    <w:rsid w:val="30ABFD0E"/>
    <w:rsid w:val="30CED853"/>
    <w:rsid w:val="30FC425D"/>
    <w:rsid w:val="310AAFD4"/>
    <w:rsid w:val="3125C00E"/>
    <w:rsid w:val="3129B06A"/>
    <w:rsid w:val="31379142"/>
    <w:rsid w:val="31587890"/>
    <w:rsid w:val="31A177B4"/>
    <w:rsid w:val="31A3CB81"/>
    <w:rsid w:val="31AAF587"/>
    <w:rsid w:val="31F4614A"/>
    <w:rsid w:val="32278947"/>
    <w:rsid w:val="325C0D0B"/>
    <w:rsid w:val="32664993"/>
    <w:rsid w:val="327DFD36"/>
    <w:rsid w:val="32F76C7A"/>
    <w:rsid w:val="32FCF5DB"/>
    <w:rsid w:val="3370CCF8"/>
    <w:rsid w:val="337195A7"/>
    <w:rsid w:val="33857917"/>
    <w:rsid w:val="338A4561"/>
    <w:rsid w:val="33B86D02"/>
    <w:rsid w:val="33E743D2"/>
    <w:rsid w:val="34019E0E"/>
    <w:rsid w:val="34A88E63"/>
    <w:rsid w:val="34C80D5A"/>
    <w:rsid w:val="34C980DD"/>
    <w:rsid w:val="35139CAE"/>
    <w:rsid w:val="351FBE9C"/>
    <w:rsid w:val="352B3FC6"/>
    <w:rsid w:val="352CB76E"/>
    <w:rsid w:val="353A29F6"/>
    <w:rsid w:val="357B912A"/>
    <w:rsid w:val="359929BC"/>
    <w:rsid w:val="35AFCAC0"/>
    <w:rsid w:val="35D74B50"/>
    <w:rsid w:val="360ED084"/>
    <w:rsid w:val="36258E69"/>
    <w:rsid w:val="363F1313"/>
    <w:rsid w:val="36668CED"/>
    <w:rsid w:val="368F30B7"/>
    <w:rsid w:val="369CCA21"/>
    <w:rsid w:val="36BAD1B6"/>
    <w:rsid w:val="36EA4B84"/>
    <w:rsid w:val="36FC4EB2"/>
    <w:rsid w:val="3709FB9B"/>
    <w:rsid w:val="371B9BCC"/>
    <w:rsid w:val="3725FDBB"/>
    <w:rsid w:val="37267231"/>
    <w:rsid w:val="374818E3"/>
    <w:rsid w:val="376E01E8"/>
    <w:rsid w:val="377E0E4C"/>
    <w:rsid w:val="378636C0"/>
    <w:rsid w:val="37909B06"/>
    <w:rsid w:val="37932074"/>
    <w:rsid w:val="37972B83"/>
    <w:rsid w:val="3799C7BE"/>
    <w:rsid w:val="379B1987"/>
    <w:rsid w:val="379B61C6"/>
    <w:rsid w:val="37AEBFBB"/>
    <w:rsid w:val="3804E9DD"/>
    <w:rsid w:val="382B87BB"/>
    <w:rsid w:val="38432BD5"/>
    <w:rsid w:val="384B99DD"/>
    <w:rsid w:val="385EFB74"/>
    <w:rsid w:val="3867C9A0"/>
    <w:rsid w:val="38754111"/>
    <w:rsid w:val="388D8FBA"/>
    <w:rsid w:val="389A8C6F"/>
    <w:rsid w:val="38A0F6DC"/>
    <w:rsid w:val="38C0B56E"/>
    <w:rsid w:val="38CE3B42"/>
    <w:rsid w:val="38EC4E5F"/>
    <w:rsid w:val="38EF005A"/>
    <w:rsid w:val="394D98AC"/>
    <w:rsid w:val="394FEF1B"/>
    <w:rsid w:val="396A65D5"/>
    <w:rsid w:val="3982AFC9"/>
    <w:rsid w:val="39855A23"/>
    <w:rsid w:val="3A317FEA"/>
    <w:rsid w:val="3A4B6ACA"/>
    <w:rsid w:val="3A638947"/>
    <w:rsid w:val="3A9080B1"/>
    <w:rsid w:val="3AC7E263"/>
    <w:rsid w:val="3AD8CDAA"/>
    <w:rsid w:val="3AFFE29D"/>
    <w:rsid w:val="3B0E95AF"/>
    <w:rsid w:val="3B223EE5"/>
    <w:rsid w:val="3B3045FD"/>
    <w:rsid w:val="3B99DB9C"/>
    <w:rsid w:val="3BC4EA5B"/>
    <w:rsid w:val="3BD5784C"/>
    <w:rsid w:val="3BEB9768"/>
    <w:rsid w:val="3C1F22FC"/>
    <w:rsid w:val="3C34DDCA"/>
    <w:rsid w:val="3C74367C"/>
    <w:rsid w:val="3C818B98"/>
    <w:rsid w:val="3C9020A1"/>
    <w:rsid w:val="3CBFA83F"/>
    <w:rsid w:val="3CC6CDCB"/>
    <w:rsid w:val="3CD5F012"/>
    <w:rsid w:val="3D237DBE"/>
    <w:rsid w:val="3D2B409F"/>
    <w:rsid w:val="3D94C621"/>
    <w:rsid w:val="3DC546CD"/>
    <w:rsid w:val="3DFCF62A"/>
    <w:rsid w:val="3E11A469"/>
    <w:rsid w:val="3E5FB62A"/>
    <w:rsid w:val="3E658874"/>
    <w:rsid w:val="3E696089"/>
    <w:rsid w:val="3E6989F2"/>
    <w:rsid w:val="3EDB1B2D"/>
    <w:rsid w:val="3EEEC1A5"/>
    <w:rsid w:val="3EF17E97"/>
    <w:rsid w:val="3EF37061"/>
    <w:rsid w:val="3EF614DF"/>
    <w:rsid w:val="3EF697D4"/>
    <w:rsid w:val="3F0094D9"/>
    <w:rsid w:val="3F0DC7B0"/>
    <w:rsid w:val="3F132E7A"/>
    <w:rsid w:val="3F30CE1D"/>
    <w:rsid w:val="3F7FA07D"/>
    <w:rsid w:val="3F9BC23C"/>
    <w:rsid w:val="3FB6CAF6"/>
    <w:rsid w:val="3FD19935"/>
    <w:rsid w:val="3FED73B8"/>
    <w:rsid w:val="4068B488"/>
    <w:rsid w:val="407938B3"/>
    <w:rsid w:val="4088602B"/>
    <w:rsid w:val="4091B83D"/>
    <w:rsid w:val="40A36677"/>
    <w:rsid w:val="40CBC209"/>
    <w:rsid w:val="40EB9EB7"/>
    <w:rsid w:val="40EC7895"/>
    <w:rsid w:val="40ECA663"/>
    <w:rsid w:val="41092F7A"/>
    <w:rsid w:val="4112F735"/>
    <w:rsid w:val="412A9455"/>
    <w:rsid w:val="4135C8DF"/>
    <w:rsid w:val="414B2EF7"/>
    <w:rsid w:val="415174FB"/>
    <w:rsid w:val="415A772C"/>
    <w:rsid w:val="415B87CB"/>
    <w:rsid w:val="416172BA"/>
    <w:rsid w:val="4181CE3B"/>
    <w:rsid w:val="4188E044"/>
    <w:rsid w:val="418F1605"/>
    <w:rsid w:val="41AC2BDF"/>
    <w:rsid w:val="42064A42"/>
    <w:rsid w:val="42184BC7"/>
    <w:rsid w:val="425061B8"/>
    <w:rsid w:val="42595135"/>
    <w:rsid w:val="42809BD8"/>
    <w:rsid w:val="42819770"/>
    <w:rsid w:val="42BEFAD9"/>
    <w:rsid w:val="42C0E39A"/>
    <w:rsid w:val="42C230C9"/>
    <w:rsid w:val="42CFBB9D"/>
    <w:rsid w:val="42D5BF7A"/>
    <w:rsid w:val="42E2F47D"/>
    <w:rsid w:val="42EE7C03"/>
    <w:rsid w:val="42F8A376"/>
    <w:rsid w:val="434119C7"/>
    <w:rsid w:val="435FC8E6"/>
    <w:rsid w:val="4392B144"/>
    <w:rsid w:val="43A5F3B8"/>
    <w:rsid w:val="43C877AB"/>
    <w:rsid w:val="43D25C02"/>
    <w:rsid w:val="43E5B88E"/>
    <w:rsid w:val="43FE1085"/>
    <w:rsid w:val="43FFE32D"/>
    <w:rsid w:val="444051F4"/>
    <w:rsid w:val="4490AD5A"/>
    <w:rsid w:val="44910748"/>
    <w:rsid w:val="4498F33D"/>
    <w:rsid w:val="44A01118"/>
    <w:rsid w:val="44BD5BC3"/>
    <w:rsid w:val="44DD362E"/>
    <w:rsid w:val="450E1C6A"/>
    <w:rsid w:val="455058AD"/>
    <w:rsid w:val="4567A01A"/>
    <w:rsid w:val="45C6A97C"/>
    <w:rsid w:val="45DD17A2"/>
    <w:rsid w:val="460657FB"/>
    <w:rsid w:val="4615E731"/>
    <w:rsid w:val="4620433E"/>
    <w:rsid w:val="46488C2F"/>
    <w:rsid w:val="4655F497"/>
    <w:rsid w:val="467466E3"/>
    <w:rsid w:val="46CA0B2F"/>
    <w:rsid w:val="46E23392"/>
    <w:rsid w:val="46EFE0EC"/>
    <w:rsid w:val="46F2CAE0"/>
    <w:rsid w:val="46F5645D"/>
    <w:rsid w:val="47102173"/>
    <w:rsid w:val="47104577"/>
    <w:rsid w:val="4713D405"/>
    <w:rsid w:val="474F1887"/>
    <w:rsid w:val="47536953"/>
    <w:rsid w:val="476086D2"/>
    <w:rsid w:val="47922B50"/>
    <w:rsid w:val="47C8DB9E"/>
    <w:rsid w:val="47D3B505"/>
    <w:rsid w:val="47D644DE"/>
    <w:rsid w:val="48095A4D"/>
    <w:rsid w:val="48365400"/>
    <w:rsid w:val="4882E3B8"/>
    <w:rsid w:val="48AB4EF9"/>
    <w:rsid w:val="48BC908A"/>
    <w:rsid w:val="48CE653B"/>
    <w:rsid w:val="490CA7D5"/>
    <w:rsid w:val="49109B94"/>
    <w:rsid w:val="4921CB5A"/>
    <w:rsid w:val="494DF4F2"/>
    <w:rsid w:val="495F4188"/>
    <w:rsid w:val="4972178B"/>
    <w:rsid w:val="499E41BF"/>
    <w:rsid w:val="49A12097"/>
    <w:rsid w:val="49CC9C95"/>
    <w:rsid w:val="49F52D09"/>
    <w:rsid w:val="4A50EC48"/>
    <w:rsid w:val="4A77EAD8"/>
    <w:rsid w:val="4A7A7B5F"/>
    <w:rsid w:val="4A86D28D"/>
    <w:rsid w:val="4AA322BF"/>
    <w:rsid w:val="4AAA2920"/>
    <w:rsid w:val="4AAA7F98"/>
    <w:rsid w:val="4AB78F96"/>
    <w:rsid w:val="4AF65489"/>
    <w:rsid w:val="4B0A5DE1"/>
    <w:rsid w:val="4B0DD274"/>
    <w:rsid w:val="4B0FB75A"/>
    <w:rsid w:val="4B3AFAA7"/>
    <w:rsid w:val="4B822EBE"/>
    <w:rsid w:val="4BDCDEC7"/>
    <w:rsid w:val="4BEF29CE"/>
    <w:rsid w:val="4BFF132C"/>
    <w:rsid w:val="4C182A33"/>
    <w:rsid w:val="4C313A0C"/>
    <w:rsid w:val="4C64BBC1"/>
    <w:rsid w:val="4C6815F5"/>
    <w:rsid w:val="4CBDDC77"/>
    <w:rsid w:val="4CC2FE15"/>
    <w:rsid w:val="4CCD70D6"/>
    <w:rsid w:val="4D21B6BB"/>
    <w:rsid w:val="4D51A50D"/>
    <w:rsid w:val="4D6439E4"/>
    <w:rsid w:val="4D6F0EF4"/>
    <w:rsid w:val="4DA6CD5C"/>
    <w:rsid w:val="4DF45698"/>
    <w:rsid w:val="4DF5D5C6"/>
    <w:rsid w:val="4DFEBDBD"/>
    <w:rsid w:val="4E4FB443"/>
    <w:rsid w:val="4E66901F"/>
    <w:rsid w:val="4E863AE2"/>
    <w:rsid w:val="4EEEFEED"/>
    <w:rsid w:val="4F1E05D9"/>
    <w:rsid w:val="4F2F6BE9"/>
    <w:rsid w:val="4F9B5B40"/>
    <w:rsid w:val="4F9EC710"/>
    <w:rsid w:val="4FF5C4DA"/>
    <w:rsid w:val="501B45BE"/>
    <w:rsid w:val="501F77B5"/>
    <w:rsid w:val="502ADD56"/>
    <w:rsid w:val="502CA484"/>
    <w:rsid w:val="505198DB"/>
    <w:rsid w:val="5054BCB9"/>
    <w:rsid w:val="506818CD"/>
    <w:rsid w:val="5071DE96"/>
    <w:rsid w:val="508D8C67"/>
    <w:rsid w:val="50AD9890"/>
    <w:rsid w:val="50AE287C"/>
    <w:rsid w:val="50B06BCD"/>
    <w:rsid w:val="50C3FF47"/>
    <w:rsid w:val="50C8D97E"/>
    <w:rsid w:val="50E3E41D"/>
    <w:rsid w:val="50EDE124"/>
    <w:rsid w:val="50EEA0E7"/>
    <w:rsid w:val="5104E4A6"/>
    <w:rsid w:val="513BF498"/>
    <w:rsid w:val="51629B6C"/>
    <w:rsid w:val="51703C80"/>
    <w:rsid w:val="51A40AB1"/>
    <w:rsid w:val="51A520C8"/>
    <w:rsid w:val="51AEE3E3"/>
    <w:rsid w:val="51B25C6A"/>
    <w:rsid w:val="51BAEBDE"/>
    <w:rsid w:val="51EE9503"/>
    <w:rsid w:val="520863D5"/>
    <w:rsid w:val="521F21E9"/>
    <w:rsid w:val="5222C409"/>
    <w:rsid w:val="52335551"/>
    <w:rsid w:val="52451B51"/>
    <w:rsid w:val="525B4F77"/>
    <w:rsid w:val="529613FE"/>
    <w:rsid w:val="529F82DF"/>
    <w:rsid w:val="52CB91CE"/>
    <w:rsid w:val="52F68570"/>
    <w:rsid w:val="53134F6E"/>
    <w:rsid w:val="53406D41"/>
    <w:rsid w:val="53485125"/>
    <w:rsid w:val="534D81EC"/>
    <w:rsid w:val="53833C9D"/>
    <w:rsid w:val="5388CC78"/>
    <w:rsid w:val="5394855E"/>
    <w:rsid w:val="53F1C517"/>
    <w:rsid w:val="53F6151F"/>
    <w:rsid w:val="540828B4"/>
    <w:rsid w:val="545B48D1"/>
    <w:rsid w:val="5480B99F"/>
    <w:rsid w:val="54A200BA"/>
    <w:rsid w:val="54D34DA2"/>
    <w:rsid w:val="54D614A3"/>
    <w:rsid w:val="55064015"/>
    <w:rsid w:val="55094A90"/>
    <w:rsid w:val="55326813"/>
    <w:rsid w:val="554F3DA3"/>
    <w:rsid w:val="55657057"/>
    <w:rsid w:val="559EA94A"/>
    <w:rsid w:val="55E5A67E"/>
    <w:rsid w:val="55E61BC5"/>
    <w:rsid w:val="55F5B636"/>
    <w:rsid w:val="5600B762"/>
    <w:rsid w:val="56090B90"/>
    <w:rsid w:val="56122282"/>
    <w:rsid w:val="56343520"/>
    <w:rsid w:val="5640E600"/>
    <w:rsid w:val="56829ABF"/>
    <w:rsid w:val="569DB2E3"/>
    <w:rsid w:val="56B4588C"/>
    <w:rsid w:val="56CDB611"/>
    <w:rsid w:val="56D069E6"/>
    <w:rsid w:val="56DA70E7"/>
    <w:rsid w:val="570A7B41"/>
    <w:rsid w:val="575931BC"/>
    <w:rsid w:val="57C36FCB"/>
    <w:rsid w:val="57C9066D"/>
    <w:rsid w:val="5825FF32"/>
    <w:rsid w:val="5827B3C8"/>
    <w:rsid w:val="585937B0"/>
    <w:rsid w:val="585DAC42"/>
    <w:rsid w:val="58914796"/>
    <w:rsid w:val="589310BD"/>
    <w:rsid w:val="589F186A"/>
    <w:rsid w:val="58D4290F"/>
    <w:rsid w:val="5975E6A1"/>
    <w:rsid w:val="597FFCE6"/>
    <w:rsid w:val="598176C1"/>
    <w:rsid w:val="599A9CF5"/>
    <w:rsid w:val="59BBC30A"/>
    <w:rsid w:val="59DD9F83"/>
    <w:rsid w:val="59E7AC8A"/>
    <w:rsid w:val="5A4E2C1F"/>
    <w:rsid w:val="5B23F51F"/>
    <w:rsid w:val="5B3F4A01"/>
    <w:rsid w:val="5B46ABF1"/>
    <w:rsid w:val="5B881C1D"/>
    <w:rsid w:val="5B9C069D"/>
    <w:rsid w:val="5BB3E055"/>
    <w:rsid w:val="5BBABBC1"/>
    <w:rsid w:val="5BBC0465"/>
    <w:rsid w:val="5BC7A876"/>
    <w:rsid w:val="5BF52192"/>
    <w:rsid w:val="5C8E2CFB"/>
    <w:rsid w:val="5C9A64BD"/>
    <w:rsid w:val="5CBC7630"/>
    <w:rsid w:val="5CBD7C91"/>
    <w:rsid w:val="5CD72F2C"/>
    <w:rsid w:val="5CDDB071"/>
    <w:rsid w:val="5D1D639E"/>
    <w:rsid w:val="5D2979AB"/>
    <w:rsid w:val="5D2F84EC"/>
    <w:rsid w:val="5D547FD4"/>
    <w:rsid w:val="5D73BFC9"/>
    <w:rsid w:val="5D7E42B3"/>
    <w:rsid w:val="5DB6C302"/>
    <w:rsid w:val="5DBFF887"/>
    <w:rsid w:val="5DCAF77F"/>
    <w:rsid w:val="5DDD1C6F"/>
    <w:rsid w:val="5E537ACB"/>
    <w:rsid w:val="5E67AF21"/>
    <w:rsid w:val="5E8A7772"/>
    <w:rsid w:val="5EA37E29"/>
    <w:rsid w:val="5EB58AD0"/>
    <w:rsid w:val="5EBB0603"/>
    <w:rsid w:val="5EBE7152"/>
    <w:rsid w:val="5ED1C7E5"/>
    <w:rsid w:val="5EFC0B3E"/>
    <w:rsid w:val="5F06E00B"/>
    <w:rsid w:val="5F2F0201"/>
    <w:rsid w:val="5F38AFFF"/>
    <w:rsid w:val="5F4CB25D"/>
    <w:rsid w:val="5F691A40"/>
    <w:rsid w:val="5F6FF82F"/>
    <w:rsid w:val="5F9245BD"/>
    <w:rsid w:val="5F96CBBA"/>
    <w:rsid w:val="5FCB0232"/>
    <w:rsid w:val="5FE0F94C"/>
    <w:rsid w:val="5FEC7C58"/>
    <w:rsid w:val="600AFF12"/>
    <w:rsid w:val="60925DEB"/>
    <w:rsid w:val="60CE850C"/>
    <w:rsid w:val="6117FC9C"/>
    <w:rsid w:val="61456935"/>
    <w:rsid w:val="616B1C6B"/>
    <w:rsid w:val="6176C6F5"/>
    <w:rsid w:val="617782AA"/>
    <w:rsid w:val="617C3A3C"/>
    <w:rsid w:val="61CFAEB7"/>
    <w:rsid w:val="620B4582"/>
    <w:rsid w:val="620BB60E"/>
    <w:rsid w:val="624E1C75"/>
    <w:rsid w:val="6296A7BB"/>
    <w:rsid w:val="629E90DB"/>
    <w:rsid w:val="62AC836F"/>
    <w:rsid w:val="62B58A3E"/>
    <w:rsid w:val="62BCBAE2"/>
    <w:rsid w:val="62F088BC"/>
    <w:rsid w:val="630E6C3F"/>
    <w:rsid w:val="6338B247"/>
    <w:rsid w:val="634C8542"/>
    <w:rsid w:val="636941DC"/>
    <w:rsid w:val="6396CEBC"/>
    <w:rsid w:val="63AB09A5"/>
    <w:rsid w:val="63B49538"/>
    <w:rsid w:val="640E3EB5"/>
    <w:rsid w:val="643F59B0"/>
    <w:rsid w:val="648D1B5A"/>
    <w:rsid w:val="64D60186"/>
    <w:rsid w:val="650861E0"/>
    <w:rsid w:val="650F71A9"/>
    <w:rsid w:val="654BDB65"/>
    <w:rsid w:val="654D8F40"/>
    <w:rsid w:val="656263FF"/>
    <w:rsid w:val="65AA811E"/>
    <w:rsid w:val="660A6393"/>
    <w:rsid w:val="661BFB18"/>
    <w:rsid w:val="662EA357"/>
    <w:rsid w:val="66362CF9"/>
    <w:rsid w:val="6643CCDA"/>
    <w:rsid w:val="6646E282"/>
    <w:rsid w:val="66578C7E"/>
    <w:rsid w:val="6658E585"/>
    <w:rsid w:val="665B9571"/>
    <w:rsid w:val="6671D42F"/>
    <w:rsid w:val="66AAC2DE"/>
    <w:rsid w:val="66F2C66F"/>
    <w:rsid w:val="67166F8D"/>
    <w:rsid w:val="671E3B2F"/>
    <w:rsid w:val="67577E5E"/>
    <w:rsid w:val="67BA7ACD"/>
    <w:rsid w:val="67DC8C66"/>
    <w:rsid w:val="682D7D19"/>
    <w:rsid w:val="6859E022"/>
    <w:rsid w:val="68953229"/>
    <w:rsid w:val="68A1DAA4"/>
    <w:rsid w:val="68E2D55E"/>
    <w:rsid w:val="68ECB218"/>
    <w:rsid w:val="68EEA5F9"/>
    <w:rsid w:val="68FDE6B3"/>
    <w:rsid w:val="6916D44B"/>
    <w:rsid w:val="6920EBE5"/>
    <w:rsid w:val="693FC756"/>
    <w:rsid w:val="69540000"/>
    <w:rsid w:val="697FDC73"/>
    <w:rsid w:val="6992DBD7"/>
    <w:rsid w:val="69A8C903"/>
    <w:rsid w:val="69AD2DEF"/>
    <w:rsid w:val="69B73EEB"/>
    <w:rsid w:val="6A09D5F0"/>
    <w:rsid w:val="6A27ED7D"/>
    <w:rsid w:val="6A2EA75E"/>
    <w:rsid w:val="6A329371"/>
    <w:rsid w:val="6A34FE17"/>
    <w:rsid w:val="6A38A7BF"/>
    <w:rsid w:val="6A5B61EF"/>
    <w:rsid w:val="6A87BEEB"/>
    <w:rsid w:val="6AB0CCF9"/>
    <w:rsid w:val="6AB957FA"/>
    <w:rsid w:val="6ABA5D86"/>
    <w:rsid w:val="6B5BD402"/>
    <w:rsid w:val="6B7B8F07"/>
    <w:rsid w:val="6BAF22D5"/>
    <w:rsid w:val="6C11C97C"/>
    <w:rsid w:val="6C1DBEED"/>
    <w:rsid w:val="6C416207"/>
    <w:rsid w:val="6CA4AD32"/>
    <w:rsid w:val="6CEAE25E"/>
    <w:rsid w:val="6CFDC1F5"/>
    <w:rsid w:val="6D01E605"/>
    <w:rsid w:val="6D113BC8"/>
    <w:rsid w:val="6D1D716E"/>
    <w:rsid w:val="6D675B6A"/>
    <w:rsid w:val="6D6E1D88"/>
    <w:rsid w:val="6D6FD9E4"/>
    <w:rsid w:val="6D87634B"/>
    <w:rsid w:val="6DABEDA1"/>
    <w:rsid w:val="6E32E6BE"/>
    <w:rsid w:val="6E388069"/>
    <w:rsid w:val="6E43590D"/>
    <w:rsid w:val="6E78A369"/>
    <w:rsid w:val="6E91C38A"/>
    <w:rsid w:val="6EC24100"/>
    <w:rsid w:val="6F0EC668"/>
    <w:rsid w:val="6F2476AD"/>
    <w:rsid w:val="6F3A9862"/>
    <w:rsid w:val="6F5E2830"/>
    <w:rsid w:val="6F610633"/>
    <w:rsid w:val="6F85A443"/>
    <w:rsid w:val="6F94CCB5"/>
    <w:rsid w:val="6FA3A057"/>
    <w:rsid w:val="6FA98C45"/>
    <w:rsid w:val="6FC91E5B"/>
    <w:rsid w:val="700238AD"/>
    <w:rsid w:val="701047D8"/>
    <w:rsid w:val="70193B52"/>
    <w:rsid w:val="70651CD7"/>
    <w:rsid w:val="707CE1F1"/>
    <w:rsid w:val="7088A929"/>
    <w:rsid w:val="709DF775"/>
    <w:rsid w:val="70AB8148"/>
    <w:rsid w:val="70E403F8"/>
    <w:rsid w:val="70E888F8"/>
    <w:rsid w:val="70F38434"/>
    <w:rsid w:val="7132E861"/>
    <w:rsid w:val="713EEF22"/>
    <w:rsid w:val="7148C7A6"/>
    <w:rsid w:val="71786D97"/>
    <w:rsid w:val="717D22AE"/>
    <w:rsid w:val="718E3423"/>
    <w:rsid w:val="71FC3077"/>
    <w:rsid w:val="71FFF2C7"/>
    <w:rsid w:val="7200FDF9"/>
    <w:rsid w:val="7201248F"/>
    <w:rsid w:val="7217943B"/>
    <w:rsid w:val="72210800"/>
    <w:rsid w:val="722F40A3"/>
    <w:rsid w:val="723797DB"/>
    <w:rsid w:val="7260BD40"/>
    <w:rsid w:val="7296A1F0"/>
    <w:rsid w:val="72D6A88C"/>
    <w:rsid w:val="72F19857"/>
    <w:rsid w:val="72F22FB2"/>
    <w:rsid w:val="731CDCD0"/>
    <w:rsid w:val="733787AD"/>
    <w:rsid w:val="73710908"/>
    <w:rsid w:val="73763309"/>
    <w:rsid w:val="7384F786"/>
    <w:rsid w:val="73EB7F25"/>
    <w:rsid w:val="7415A276"/>
    <w:rsid w:val="742FF1C5"/>
    <w:rsid w:val="7494560A"/>
    <w:rsid w:val="74977FEA"/>
    <w:rsid w:val="74A1636B"/>
    <w:rsid w:val="74A6E96D"/>
    <w:rsid w:val="74E3881F"/>
    <w:rsid w:val="7503398B"/>
    <w:rsid w:val="750CD558"/>
    <w:rsid w:val="751E68AE"/>
    <w:rsid w:val="7547DE73"/>
    <w:rsid w:val="758A86E7"/>
    <w:rsid w:val="758CA881"/>
    <w:rsid w:val="75C921A3"/>
    <w:rsid w:val="75CC0550"/>
    <w:rsid w:val="75CF47D2"/>
    <w:rsid w:val="75DDDFC6"/>
    <w:rsid w:val="76108F2E"/>
    <w:rsid w:val="76197182"/>
    <w:rsid w:val="7632A64F"/>
    <w:rsid w:val="76422D45"/>
    <w:rsid w:val="76958AEB"/>
    <w:rsid w:val="76AAD41A"/>
    <w:rsid w:val="76B1A400"/>
    <w:rsid w:val="76C1B724"/>
    <w:rsid w:val="76C3179B"/>
    <w:rsid w:val="76CCDD09"/>
    <w:rsid w:val="76DC789D"/>
    <w:rsid w:val="76DCDBF0"/>
    <w:rsid w:val="76F39413"/>
    <w:rsid w:val="7732000E"/>
    <w:rsid w:val="774728E9"/>
    <w:rsid w:val="774B6153"/>
    <w:rsid w:val="777ACB3A"/>
    <w:rsid w:val="778060B6"/>
    <w:rsid w:val="77A578A5"/>
    <w:rsid w:val="77AEA220"/>
    <w:rsid w:val="77F4076E"/>
    <w:rsid w:val="77F89146"/>
    <w:rsid w:val="781F15CF"/>
    <w:rsid w:val="78315CE9"/>
    <w:rsid w:val="7840D446"/>
    <w:rsid w:val="78960D12"/>
    <w:rsid w:val="79047F35"/>
    <w:rsid w:val="7906251D"/>
    <w:rsid w:val="790ACE74"/>
    <w:rsid w:val="7916C12D"/>
    <w:rsid w:val="791C9B9C"/>
    <w:rsid w:val="7966C79E"/>
    <w:rsid w:val="7978F43D"/>
    <w:rsid w:val="79A11FAE"/>
    <w:rsid w:val="79B15615"/>
    <w:rsid w:val="79FFB8B7"/>
    <w:rsid w:val="7A019FDC"/>
    <w:rsid w:val="7A1416F3"/>
    <w:rsid w:val="7A18D8AA"/>
    <w:rsid w:val="7A3272CA"/>
    <w:rsid w:val="7A343356"/>
    <w:rsid w:val="7A600DB8"/>
    <w:rsid w:val="7ABFEFEF"/>
    <w:rsid w:val="7AE1134C"/>
    <w:rsid w:val="7AE4470F"/>
    <w:rsid w:val="7AF84D53"/>
    <w:rsid w:val="7B1A844A"/>
    <w:rsid w:val="7B3236D9"/>
    <w:rsid w:val="7B579395"/>
    <w:rsid w:val="7B809036"/>
    <w:rsid w:val="7BA4D9E1"/>
    <w:rsid w:val="7BA6E03B"/>
    <w:rsid w:val="7C0DC126"/>
    <w:rsid w:val="7C21480B"/>
    <w:rsid w:val="7C4A22EE"/>
    <w:rsid w:val="7C580134"/>
    <w:rsid w:val="7C65D148"/>
    <w:rsid w:val="7C75382B"/>
    <w:rsid w:val="7C775AEA"/>
    <w:rsid w:val="7CC2113D"/>
    <w:rsid w:val="7CCBBBD6"/>
    <w:rsid w:val="7CCC3EAF"/>
    <w:rsid w:val="7CF91CA2"/>
    <w:rsid w:val="7D004AF2"/>
    <w:rsid w:val="7D1BAC62"/>
    <w:rsid w:val="7D29575F"/>
    <w:rsid w:val="7D6404F1"/>
    <w:rsid w:val="7D969E51"/>
    <w:rsid w:val="7DA482BC"/>
    <w:rsid w:val="7DBE2EAA"/>
    <w:rsid w:val="7DD7C895"/>
    <w:rsid w:val="7DF75D53"/>
    <w:rsid w:val="7E13A8FB"/>
    <w:rsid w:val="7E14A610"/>
    <w:rsid w:val="7E23B785"/>
    <w:rsid w:val="7E400393"/>
    <w:rsid w:val="7E4084AC"/>
    <w:rsid w:val="7E769C30"/>
    <w:rsid w:val="7E7854FE"/>
    <w:rsid w:val="7E80F8CA"/>
    <w:rsid w:val="7E8823AB"/>
    <w:rsid w:val="7E9DE0E7"/>
    <w:rsid w:val="7EE69422"/>
    <w:rsid w:val="7F312B34"/>
    <w:rsid w:val="7F3DA2C0"/>
    <w:rsid w:val="7F4C80AD"/>
    <w:rsid w:val="7F67371C"/>
    <w:rsid w:val="7F873C84"/>
    <w:rsid w:val="7FA60955"/>
    <w:rsid w:val="7FE43A90"/>
    <w:rsid w:val="7FF1B64E"/>
    <w:rsid w:val="7FF39128"/>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6C882A"/>
  <w15:docId w15:val="{DE9F01F7-B482-4307-B14D-2727C974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BE" w:eastAsia="nl-BE"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9C506D"/>
  </w:style>
  <w:style w:type="paragraph" w:styleId="Kop1">
    <w:name w:val="heading 1"/>
    <w:basedOn w:val="Standaard"/>
    <w:next w:val="Standaard"/>
    <w:link w:val="Kop1Char"/>
    <w:uiPriority w:val="9"/>
    <w:qFormat/>
    <w:rsid w:val="001066E4"/>
    <w:pPr>
      <w:keepNext/>
      <w:keepLines/>
      <w:numPr>
        <w:numId w:val="98"/>
      </w:numPr>
      <w:spacing w:before="320" w:after="0" w:line="240" w:lineRule="auto"/>
      <w:outlineLvl w:val="0"/>
    </w:pPr>
    <w:rPr>
      <w:rFonts w:ascii="Arial" w:eastAsiaTheme="majorEastAsia" w:hAnsi="Arial" w:cstheme="majorBidi"/>
      <w:b/>
      <w:sz w:val="28"/>
      <w:szCs w:val="32"/>
    </w:rPr>
  </w:style>
  <w:style w:type="paragraph" w:styleId="Kop2">
    <w:name w:val="heading 2"/>
    <w:basedOn w:val="Standaard"/>
    <w:next w:val="Standaard"/>
    <w:link w:val="Kop2Char"/>
    <w:uiPriority w:val="9"/>
    <w:unhideWhenUsed/>
    <w:qFormat/>
    <w:rsid w:val="001066E4"/>
    <w:pPr>
      <w:keepNext/>
      <w:keepLines/>
      <w:numPr>
        <w:ilvl w:val="1"/>
        <w:numId w:val="98"/>
      </w:numPr>
      <w:spacing w:before="240" w:line="240" w:lineRule="auto"/>
      <w:outlineLvl w:val="1"/>
    </w:pPr>
    <w:rPr>
      <w:rFonts w:ascii="Arial" w:eastAsiaTheme="majorEastAsia" w:hAnsi="Arial" w:cstheme="majorBidi"/>
      <w:b/>
      <w:color w:val="404040" w:themeColor="text1" w:themeTint="BF"/>
      <w:sz w:val="26"/>
      <w:szCs w:val="28"/>
    </w:rPr>
  </w:style>
  <w:style w:type="paragraph" w:styleId="Kop3">
    <w:name w:val="heading 3"/>
    <w:basedOn w:val="Standaard"/>
    <w:next w:val="Standaard"/>
    <w:link w:val="Kop3Char"/>
    <w:uiPriority w:val="9"/>
    <w:unhideWhenUsed/>
    <w:qFormat/>
    <w:rsid w:val="00C269C2"/>
    <w:pPr>
      <w:keepNext/>
      <w:keepLines/>
      <w:numPr>
        <w:ilvl w:val="2"/>
        <w:numId w:val="98"/>
      </w:numPr>
      <w:spacing w:before="60" w:line="240" w:lineRule="auto"/>
      <w:outlineLvl w:val="2"/>
    </w:pPr>
    <w:rPr>
      <w:rFonts w:ascii="Arial" w:eastAsiaTheme="majorEastAsia" w:hAnsi="Arial" w:cstheme="majorBidi"/>
      <w:sz w:val="22"/>
      <w:szCs w:val="24"/>
      <w:u w:val="single"/>
    </w:rPr>
  </w:style>
  <w:style w:type="paragraph" w:styleId="Kop4">
    <w:name w:val="heading 4"/>
    <w:basedOn w:val="Standaard"/>
    <w:next w:val="Standaard"/>
    <w:link w:val="Kop4Char"/>
    <w:uiPriority w:val="9"/>
    <w:unhideWhenUsed/>
    <w:qFormat/>
    <w:rsid w:val="00C269C2"/>
    <w:pPr>
      <w:keepNext/>
      <w:keepLines/>
      <w:numPr>
        <w:ilvl w:val="3"/>
        <w:numId w:val="98"/>
      </w:numPr>
      <w:spacing w:before="120"/>
      <w:outlineLvl w:val="3"/>
    </w:pPr>
    <w:rPr>
      <w:rFonts w:ascii="Arial" w:eastAsiaTheme="majorEastAsia" w:hAnsi="Arial" w:cstheme="majorBidi"/>
      <w:i/>
      <w:sz w:val="22"/>
      <w:szCs w:val="22"/>
    </w:rPr>
  </w:style>
  <w:style w:type="paragraph" w:styleId="Kop5">
    <w:name w:val="heading 5"/>
    <w:basedOn w:val="Standaard"/>
    <w:next w:val="Standaard"/>
    <w:link w:val="Kop5Char"/>
    <w:uiPriority w:val="9"/>
    <w:unhideWhenUsed/>
    <w:qFormat/>
    <w:rsid w:val="001066E4"/>
    <w:pPr>
      <w:keepNext/>
      <w:keepLines/>
      <w:numPr>
        <w:ilvl w:val="4"/>
        <w:numId w:val="98"/>
      </w:numPr>
      <w:spacing w:before="40" w:after="0"/>
      <w:outlineLvl w:val="4"/>
    </w:pPr>
    <w:rPr>
      <w:rFonts w:asciiTheme="majorHAnsi" w:eastAsiaTheme="majorEastAsia" w:hAnsiTheme="majorHAnsi" w:cstheme="majorBidi"/>
      <w:color w:val="1F497D" w:themeColor="text2"/>
      <w:sz w:val="22"/>
      <w:szCs w:val="22"/>
    </w:rPr>
  </w:style>
  <w:style w:type="paragraph" w:styleId="Kop6">
    <w:name w:val="heading 6"/>
    <w:basedOn w:val="Standaard"/>
    <w:next w:val="Standaard"/>
    <w:link w:val="Kop6Char"/>
    <w:uiPriority w:val="9"/>
    <w:unhideWhenUsed/>
    <w:qFormat/>
    <w:rsid w:val="001066E4"/>
    <w:pPr>
      <w:keepNext/>
      <w:keepLines/>
      <w:numPr>
        <w:ilvl w:val="5"/>
        <w:numId w:val="98"/>
      </w:numPr>
      <w:spacing w:before="40" w:after="0"/>
      <w:outlineLvl w:val="5"/>
    </w:pPr>
    <w:rPr>
      <w:rFonts w:asciiTheme="majorHAnsi" w:eastAsiaTheme="majorEastAsia" w:hAnsiTheme="majorHAnsi" w:cstheme="majorBidi"/>
      <w:i/>
      <w:iCs/>
      <w:color w:val="1F497D" w:themeColor="text2"/>
      <w:sz w:val="21"/>
      <w:szCs w:val="21"/>
    </w:rPr>
  </w:style>
  <w:style w:type="paragraph" w:styleId="Kop7">
    <w:name w:val="heading 7"/>
    <w:basedOn w:val="Standaard"/>
    <w:next w:val="Standaard"/>
    <w:link w:val="Kop7Char"/>
    <w:uiPriority w:val="9"/>
    <w:unhideWhenUsed/>
    <w:qFormat/>
    <w:rsid w:val="001066E4"/>
    <w:pPr>
      <w:keepNext/>
      <w:keepLines/>
      <w:numPr>
        <w:ilvl w:val="6"/>
        <w:numId w:val="98"/>
      </w:numPr>
      <w:spacing w:before="40" w:after="0"/>
      <w:outlineLvl w:val="6"/>
    </w:pPr>
    <w:rPr>
      <w:rFonts w:asciiTheme="majorHAnsi" w:eastAsiaTheme="majorEastAsia" w:hAnsiTheme="majorHAnsi" w:cstheme="majorBidi"/>
      <w:i/>
      <w:iCs/>
      <w:color w:val="244061" w:themeColor="accent1" w:themeShade="80"/>
      <w:sz w:val="21"/>
      <w:szCs w:val="21"/>
    </w:rPr>
  </w:style>
  <w:style w:type="paragraph" w:styleId="Kop8">
    <w:name w:val="heading 8"/>
    <w:basedOn w:val="Standaard"/>
    <w:next w:val="Standaard"/>
    <w:link w:val="Kop8Char"/>
    <w:uiPriority w:val="9"/>
    <w:unhideWhenUsed/>
    <w:qFormat/>
    <w:rsid w:val="001066E4"/>
    <w:pPr>
      <w:keepNext/>
      <w:keepLines/>
      <w:numPr>
        <w:ilvl w:val="7"/>
        <w:numId w:val="98"/>
      </w:numPr>
      <w:spacing w:before="40" w:after="0"/>
      <w:outlineLvl w:val="7"/>
    </w:pPr>
    <w:rPr>
      <w:rFonts w:asciiTheme="majorHAnsi" w:eastAsiaTheme="majorEastAsia" w:hAnsiTheme="majorHAnsi" w:cstheme="majorBidi"/>
      <w:b/>
      <w:bCs/>
      <w:color w:val="1F497D" w:themeColor="text2"/>
    </w:rPr>
  </w:style>
  <w:style w:type="paragraph" w:styleId="Kop9">
    <w:name w:val="heading 9"/>
    <w:basedOn w:val="Standaard"/>
    <w:next w:val="Standaard"/>
    <w:link w:val="Kop9Char"/>
    <w:uiPriority w:val="9"/>
    <w:unhideWhenUsed/>
    <w:qFormat/>
    <w:rsid w:val="001066E4"/>
    <w:pPr>
      <w:keepNext/>
      <w:keepLines/>
      <w:numPr>
        <w:ilvl w:val="8"/>
        <w:numId w:val="98"/>
      </w:numPr>
      <w:spacing w:before="40" w:after="0"/>
      <w:outlineLvl w:val="8"/>
    </w:pPr>
    <w:rPr>
      <w:rFonts w:asciiTheme="majorHAnsi" w:eastAsiaTheme="majorEastAsia" w:hAnsiTheme="majorHAnsi" w:cstheme="majorBidi"/>
      <w:b/>
      <w:bCs/>
      <w:i/>
      <w:iCs/>
      <w:color w:val="1F497D"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58798C"/>
    <w:pPr>
      <w:tabs>
        <w:tab w:val="center" w:pos="4153"/>
        <w:tab w:val="right" w:pos="8306"/>
      </w:tabs>
    </w:pPr>
  </w:style>
  <w:style w:type="paragraph" w:styleId="Voettekst">
    <w:name w:val="footer"/>
    <w:basedOn w:val="Standaard"/>
    <w:rsid w:val="0058798C"/>
    <w:pPr>
      <w:tabs>
        <w:tab w:val="center" w:pos="4153"/>
        <w:tab w:val="right" w:pos="8306"/>
      </w:tabs>
    </w:pPr>
  </w:style>
  <w:style w:type="character" w:styleId="Regelnummer">
    <w:name w:val="line number"/>
    <w:basedOn w:val="Standaardalinea-lettertype"/>
    <w:rsid w:val="0058798C"/>
  </w:style>
  <w:style w:type="character" w:styleId="Paginanummer">
    <w:name w:val="page number"/>
    <w:basedOn w:val="Standaardalinea-lettertype"/>
    <w:rsid w:val="0058798C"/>
  </w:style>
  <w:style w:type="paragraph" w:styleId="Titel">
    <w:name w:val="Title"/>
    <w:basedOn w:val="Standaard"/>
    <w:next w:val="Standaard"/>
    <w:link w:val="TitelChar"/>
    <w:uiPriority w:val="10"/>
    <w:qFormat/>
    <w:rsid w:val="001066E4"/>
    <w:pPr>
      <w:spacing w:after="0" w:line="240" w:lineRule="auto"/>
      <w:contextualSpacing/>
    </w:pPr>
    <w:rPr>
      <w:rFonts w:asciiTheme="majorHAnsi" w:eastAsiaTheme="majorEastAsia" w:hAnsiTheme="majorHAnsi" w:cstheme="majorBidi"/>
      <w:color w:val="4F81BD" w:themeColor="accent1"/>
      <w:spacing w:val="-10"/>
      <w:sz w:val="56"/>
      <w:szCs w:val="56"/>
    </w:rPr>
  </w:style>
  <w:style w:type="paragraph" w:styleId="Plattetekstinspringen">
    <w:name w:val="Body Text Indent"/>
    <w:basedOn w:val="Standaard"/>
    <w:rsid w:val="0058798C"/>
    <w:pPr>
      <w:ind w:left="709" w:hanging="709"/>
    </w:pPr>
    <w:rPr>
      <w:sz w:val="24"/>
    </w:rPr>
  </w:style>
  <w:style w:type="paragraph" w:styleId="Plattetekstinspringen2">
    <w:name w:val="Body Text Indent 2"/>
    <w:basedOn w:val="Standaard"/>
    <w:rsid w:val="0058798C"/>
    <w:pPr>
      <w:ind w:left="709" w:hanging="709"/>
    </w:pPr>
    <w:rPr>
      <w:color w:val="FF0000"/>
      <w:sz w:val="24"/>
    </w:rPr>
  </w:style>
  <w:style w:type="paragraph" w:styleId="Plattetekst">
    <w:name w:val="Body Text"/>
    <w:basedOn w:val="Standaard"/>
    <w:rsid w:val="0058798C"/>
    <w:pPr>
      <w:jc w:val="both"/>
    </w:pPr>
    <w:rPr>
      <w:sz w:val="24"/>
      <w:lang w:val="nl-NL"/>
    </w:rPr>
  </w:style>
  <w:style w:type="paragraph" w:customStyle="1" w:styleId="Opmaakprofiel1">
    <w:name w:val="Opmaakprofiel1"/>
    <w:basedOn w:val="Standaard"/>
    <w:rsid w:val="0058798C"/>
    <w:pPr>
      <w:jc w:val="both"/>
    </w:pPr>
    <w:rPr>
      <w:rFonts w:ascii="FrysBaskerville BT" w:hAnsi="FrysBaskerville BT"/>
      <w:sz w:val="24"/>
      <w:lang w:val="nl-NL"/>
    </w:rPr>
  </w:style>
  <w:style w:type="paragraph" w:styleId="Plattetekst2">
    <w:name w:val="Body Text 2"/>
    <w:basedOn w:val="Standaard"/>
    <w:rsid w:val="0058798C"/>
    <w:rPr>
      <w:sz w:val="24"/>
    </w:rPr>
  </w:style>
  <w:style w:type="paragraph" w:styleId="Plattetekstinspringen3">
    <w:name w:val="Body Text Indent 3"/>
    <w:basedOn w:val="Standaard"/>
    <w:rsid w:val="0058798C"/>
    <w:pPr>
      <w:ind w:left="709"/>
    </w:pPr>
    <w:rPr>
      <w:sz w:val="24"/>
    </w:rPr>
  </w:style>
  <w:style w:type="character" w:styleId="Hyperlink">
    <w:name w:val="Hyperlink"/>
    <w:uiPriority w:val="99"/>
    <w:rsid w:val="0058798C"/>
    <w:rPr>
      <w:color w:val="0000FF"/>
      <w:u w:val="single"/>
    </w:rPr>
  </w:style>
  <w:style w:type="paragraph" w:styleId="Plattetekst3">
    <w:name w:val="Body Text 3"/>
    <w:basedOn w:val="Standaard"/>
    <w:link w:val="Plattetekst3Char"/>
    <w:rsid w:val="0058798C"/>
    <w:rPr>
      <w:bCs/>
      <w:color w:val="008000"/>
      <w:sz w:val="24"/>
      <w:lang w:val="nl-NL"/>
    </w:rPr>
  </w:style>
  <w:style w:type="paragraph" w:styleId="Ballontekst">
    <w:name w:val="Balloon Text"/>
    <w:basedOn w:val="Standaard"/>
    <w:semiHidden/>
    <w:rsid w:val="0058798C"/>
    <w:rPr>
      <w:rFonts w:ascii="Tahoma" w:hAnsi="Tahoma" w:cs="Tahoma"/>
      <w:sz w:val="16"/>
      <w:szCs w:val="16"/>
    </w:rPr>
  </w:style>
  <w:style w:type="character" w:styleId="GevolgdeHyperlink">
    <w:name w:val="FollowedHyperlink"/>
    <w:rsid w:val="0058798C"/>
    <w:rPr>
      <w:color w:val="800080"/>
      <w:u w:val="single"/>
    </w:rPr>
  </w:style>
  <w:style w:type="paragraph" w:styleId="Normaalweb">
    <w:name w:val="Normal (Web)"/>
    <w:basedOn w:val="Standaard"/>
    <w:uiPriority w:val="99"/>
    <w:rsid w:val="0058798C"/>
    <w:pPr>
      <w:spacing w:before="100" w:beforeAutospacing="1" w:after="100" w:afterAutospacing="1"/>
    </w:pPr>
    <w:rPr>
      <w:sz w:val="24"/>
      <w:szCs w:val="24"/>
      <w:lang w:val="nl-NL"/>
    </w:rPr>
  </w:style>
  <w:style w:type="character" w:styleId="Zwaar">
    <w:name w:val="Strong"/>
    <w:basedOn w:val="Standaardalinea-lettertype"/>
    <w:uiPriority w:val="22"/>
    <w:qFormat/>
    <w:rsid w:val="001066E4"/>
    <w:rPr>
      <w:b/>
      <w:bCs/>
    </w:rPr>
  </w:style>
  <w:style w:type="paragraph" w:styleId="Bloktekst">
    <w:name w:val="Block Text"/>
    <w:basedOn w:val="Standaard"/>
    <w:rsid w:val="0058798C"/>
    <w:pPr>
      <w:spacing w:line="320" w:lineRule="exact"/>
      <w:ind w:left="701" w:right="22"/>
    </w:pPr>
    <w:rPr>
      <w:color w:val="0000FF"/>
      <w:sz w:val="24"/>
      <w:lang w:val="nl-NL"/>
    </w:rPr>
  </w:style>
  <w:style w:type="character" w:styleId="Verwijzingopmerking">
    <w:name w:val="annotation reference"/>
    <w:basedOn w:val="Standaardalinea-lettertype"/>
    <w:uiPriority w:val="99"/>
    <w:unhideWhenUsed/>
    <w:rPr>
      <w:sz w:val="16"/>
      <w:szCs w:val="16"/>
    </w:rPr>
  </w:style>
  <w:style w:type="paragraph" w:styleId="Tekstopmerking">
    <w:name w:val="annotation text"/>
    <w:basedOn w:val="Standaard"/>
    <w:link w:val="TekstopmerkingChar"/>
    <w:uiPriority w:val="99"/>
    <w:unhideWhenUsed/>
    <w:pPr>
      <w:spacing w:line="240" w:lineRule="auto"/>
    </w:pPr>
  </w:style>
  <w:style w:type="character" w:customStyle="1" w:styleId="E-mailStijl351">
    <w:name w:val="E-mailStijl351"/>
    <w:semiHidden/>
    <w:rsid w:val="004051CF"/>
    <w:rPr>
      <w:rFonts w:ascii="Arial" w:hAnsi="Arial" w:cs="Arial"/>
      <w:color w:val="000080"/>
      <w:sz w:val="20"/>
      <w:szCs w:val="20"/>
    </w:rPr>
  </w:style>
  <w:style w:type="paragraph" w:styleId="Documentstructuur">
    <w:name w:val="Document Map"/>
    <w:basedOn w:val="Standaard"/>
    <w:semiHidden/>
    <w:rsid w:val="0093760D"/>
    <w:pPr>
      <w:shd w:val="clear" w:color="auto" w:fill="000080"/>
    </w:pPr>
    <w:rPr>
      <w:rFonts w:ascii="Tahoma" w:hAnsi="Tahoma" w:cs="Tahoma"/>
    </w:rPr>
  </w:style>
  <w:style w:type="paragraph" w:customStyle="1" w:styleId="Default">
    <w:name w:val="Default"/>
    <w:rsid w:val="00B8110E"/>
    <w:pPr>
      <w:autoSpaceDE w:val="0"/>
      <w:autoSpaceDN w:val="0"/>
      <w:adjustRightInd w:val="0"/>
    </w:pPr>
    <w:rPr>
      <w:rFonts w:ascii="Arial" w:hAnsi="Arial" w:cs="Arial"/>
      <w:color w:val="000000"/>
      <w:sz w:val="24"/>
      <w:szCs w:val="24"/>
    </w:rPr>
  </w:style>
  <w:style w:type="paragraph" w:styleId="Lijstalinea">
    <w:name w:val="List Paragraph"/>
    <w:aliases w:val="opsomming,Lijstalinea §"/>
    <w:basedOn w:val="Standaard"/>
    <w:link w:val="LijstalineaChar"/>
    <w:uiPriority w:val="34"/>
    <w:qFormat/>
    <w:rsid w:val="001C01FE"/>
    <w:pPr>
      <w:ind w:left="720"/>
      <w:contextualSpacing/>
    </w:pPr>
  </w:style>
  <w:style w:type="paragraph" w:styleId="Onderwerpvanopmerking">
    <w:name w:val="annotation subject"/>
    <w:basedOn w:val="Tekstopmerking"/>
    <w:next w:val="Tekstopmerking"/>
    <w:link w:val="OnderwerpvanopmerkingChar"/>
    <w:semiHidden/>
    <w:rsid w:val="0004698A"/>
    <w:pPr>
      <w:spacing w:line="264" w:lineRule="auto"/>
    </w:pPr>
    <w:rPr>
      <w:rFonts w:ascii="Times New Roman" w:hAnsi="Times New Roman"/>
      <w:b/>
      <w:bCs/>
    </w:rPr>
  </w:style>
  <w:style w:type="paragraph" w:customStyle="1" w:styleId="VVKSOTekst">
    <w:name w:val="VVKSOTekst"/>
    <w:link w:val="VVKSOTekstChar1"/>
    <w:rsid w:val="00AD682B"/>
    <w:pPr>
      <w:spacing w:after="240" w:line="240" w:lineRule="atLeast"/>
      <w:jc w:val="both"/>
    </w:pPr>
    <w:rPr>
      <w:rFonts w:ascii="Arial" w:hAnsi="Arial"/>
      <w:lang w:val="nl-NL" w:eastAsia="nl-NL"/>
    </w:rPr>
  </w:style>
  <w:style w:type="character" w:customStyle="1" w:styleId="VVKSOTekstChar1">
    <w:name w:val="VVKSOTekst Char1"/>
    <w:link w:val="VVKSOTekst"/>
    <w:rsid w:val="00AD682B"/>
    <w:rPr>
      <w:rFonts w:ascii="Arial" w:hAnsi="Arial"/>
      <w:lang w:val="nl-NL" w:eastAsia="nl-NL" w:bidi="ar-SA"/>
    </w:rPr>
  </w:style>
  <w:style w:type="paragraph" w:customStyle="1" w:styleId="VVKSOOpsomming1">
    <w:name w:val="VVKSOOpsomming1"/>
    <w:link w:val="VVKSOOpsomming1Char"/>
    <w:uiPriority w:val="99"/>
    <w:rsid w:val="00A11492"/>
    <w:pPr>
      <w:numPr>
        <w:numId w:val="55"/>
      </w:numPr>
      <w:spacing w:line="240" w:lineRule="atLeast"/>
      <w:jc w:val="both"/>
    </w:pPr>
    <w:rPr>
      <w:rFonts w:ascii="Arial" w:hAnsi="Arial"/>
      <w:lang w:val="nl-NL" w:eastAsia="nl-NL"/>
    </w:rPr>
  </w:style>
  <w:style w:type="character" w:customStyle="1" w:styleId="VVKSOOpsomming1Char">
    <w:name w:val="VVKSOOpsomming1 Char"/>
    <w:link w:val="VVKSOOpsomming1"/>
    <w:uiPriority w:val="99"/>
    <w:rsid w:val="00A11492"/>
    <w:rPr>
      <w:rFonts w:ascii="Arial" w:hAnsi="Arial"/>
      <w:lang w:val="nl-NL" w:eastAsia="nl-NL"/>
    </w:rPr>
  </w:style>
  <w:style w:type="character" w:customStyle="1" w:styleId="VVKSOTekstChar">
    <w:name w:val="VVKSOTekst Char"/>
    <w:rsid w:val="00537157"/>
    <w:rPr>
      <w:rFonts w:ascii="Arial" w:hAnsi="Arial"/>
      <w:lang w:val="nl-NL" w:eastAsia="nl-NL" w:bidi="ar-SA"/>
    </w:rPr>
  </w:style>
  <w:style w:type="paragraph" w:customStyle="1" w:styleId="VVKSOKop1">
    <w:name w:val="VVKSOKop1"/>
    <w:next w:val="VVKSOTekst"/>
    <w:rsid w:val="00DE55B2"/>
    <w:pPr>
      <w:keepNext/>
      <w:numPr>
        <w:numId w:val="56"/>
      </w:numPr>
      <w:tabs>
        <w:tab w:val="right" w:pos="7088"/>
        <w:tab w:val="right" w:pos="8222"/>
        <w:tab w:val="right" w:pos="9356"/>
      </w:tabs>
      <w:spacing w:before="480" w:after="240" w:line="240" w:lineRule="atLeast"/>
    </w:pPr>
    <w:rPr>
      <w:rFonts w:ascii="Arial" w:hAnsi="Arial"/>
      <w:b/>
      <w:sz w:val="24"/>
      <w:lang w:val="nl-NL" w:eastAsia="nl-NL"/>
    </w:rPr>
  </w:style>
  <w:style w:type="paragraph" w:customStyle="1" w:styleId="VVKSOKop2">
    <w:name w:val="VVKSOKop2"/>
    <w:next w:val="VVKSOTekst"/>
    <w:rsid w:val="00DE55B2"/>
    <w:pPr>
      <w:keepNext/>
      <w:numPr>
        <w:ilvl w:val="1"/>
        <w:numId w:val="56"/>
      </w:numPr>
      <w:tabs>
        <w:tab w:val="right" w:pos="7088"/>
        <w:tab w:val="right" w:pos="8222"/>
        <w:tab w:val="right" w:pos="9356"/>
      </w:tabs>
      <w:spacing w:before="480" w:after="240" w:line="240" w:lineRule="atLeast"/>
    </w:pPr>
    <w:rPr>
      <w:rFonts w:ascii="Arial" w:hAnsi="Arial"/>
      <w:b/>
      <w:lang w:val="nl-NL" w:eastAsia="nl-NL"/>
    </w:rPr>
  </w:style>
  <w:style w:type="paragraph" w:customStyle="1" w:styleId="VVKSOKop3">
    <w:name w:val="VVKSOKop3"/>
    <w:next w:val="VVKSOTekst"/>
    <w:rsid w:val="00DE55B2"/>
    <w:pPr>
      <w:keepNext/>
      <w:numPr>
        <w:ilvl w:val="2"/>
        <w:numId w:val="56"/>
      </w:numPr>
      <w:spacing w:before="480" w:after="240" w:line="240" w:lineRule="atLeast"/>
    </w:pPr>
    <w:rPr>
      <w:rFonts w:ascii="Arial" w:hAnsi="Arial"/>
      <w:b/>
      <w:i/>
      <w:szCs w:val="22"/>
      <w:lang w:val="nl-NL" w:eastAsia="nl-NL"/>
    </w:rPr>
  </w:style>
  <w:style w:type="paragraph" w:customStyle="1" w:styleId="VVKSOKop4">
    <w:name w:val="VVKSOKop4"/>
    <w:next w:val="VVKSOTekst"/>
    <w:rsid w:val="00DE55B2"/>
    <w:pPr>
      <w:keepNext/>
      <w:numPr>
        <w:ilvl w:val="3"/>
        <w:numId w:val="56"/>
      </w:numPr>
      <w:spacing w:after="240" w:line="240" w:lineRule="atLeast"/>
    </w:pPr>
    <w:rPr>
      <w:rFonts w:ascii="Arial" w:hAnsi="Arial"/>
      <w:i/>
      <w:szCs w:val="22"/>
      <w:lang w:val="nl-NL" w:eastAsia="nl-NL"/>
    </w:rPr>
  </w:style>
  <w:style w:type="paragraph" w:customStyle="1" w:styleId="VVKSOKop2ZonderTitel">
    <w:name w:val="VVKSOKop2ZonderTitel"/>
    <w:next w:val="VVKSOTekst"/>
    <w:rsid w:val="00DE55B2"/>
    <w:pPr>
      <w:numPr>
        <w:ilvl w:val="4"/>
        <w:numId w:val="56"/>
      </w:numPr>
      <w:spacing w:after="240" w:line="240" w:lineRule="atLeast"/>
      <w:jc w:val="both"/>
    </w:pPr>
    <w:rPr>
      <w:rFonts w:ascii="Arial" w:hAnsi="Arial"/>
      <w:lang w:val="nl-NL" w:eastAsia="nl-NL"/>
    </w:rPr>
  </w:style>
  <w:style w:type="paragraph" w:customStyle="1" w:styleId="VVKSOKop3ZonderTitel">
    <w:name w:val="VVKSOKop3ZonderTitel"/>
    <w:next w:val="VVKSOTekst"/>
    <w:rsid w:val="00DE55B2"/>
    <w:pPr>
      <w:numPr>
        <w:ilvl w:val="5"/>
        <w:numId w:val="56"/>
      </w:numPr>
      <w:spacing w:after="240" w:line="240" w:lineRule="atLeast"/>
      <w:jc w:val="both"/>
    </w:pPr>
    <w:rPr>
      <w:rFonts w:ascii="Arial" w:hAnsi="Arial"/>
      <w:lang w:val="nl-NL" w:eastAsia="nl-NL"/>
    </w:rPr>
  </w:style>
  <w:style w:type="character" w:customStyle="1" w:styleId="A1">
    <w:name w:val="A1"/>
    <w:uiPriority w:val="99"/>
    <w:rsid w:val="00F667D2"/>
    <w:rPr>
      <w:color w:val="000000"/>
      <w:sz w:val="20"/>
      <w:szCs w:val="20"/>
    </w:rPr>
  </w:style>
  <w:style w:type="character" w:customStyle="1" w:styleId="Plattetekst3Char">
    <w:name w:val="Platte tekst 3 Char"/>
    <w:basedOn w:val="Standaardalinea-lettertype"/>
    <w:link w:val="Plattetekst3"/>
    <w:rsid w:val="000159E8"/>
    <w:rPr>
      <w:bCs/>
      <w:color w:val="008000"/>
      <w:sz w:val="24"/>
      <w:lang w:val="nl-NL" w:eastAsia="nl-NL"/>
    </w:rPr>
  </w:style>
  <w:style w:type="character" w:customStyle="1" w:styleId="TekstopmerkingChar">
    <w:name w:val="Tekst opmerking Char"/>
    <w:basedOn w:val="Standaardalinea-lettertype"/>
    <w:link w:val="Tekstopmerking"/>
    <w:uiPriority w:val="99"/>
    <w:rsid w:val="004908D7"/>
  </w:style>
  <w:style w:type="paragraph" w:styleId="Tekstzonderopmaak">
    <w:name w:val="Plain Text"/>
    <w:basedOn w:val="Standaard"/>
    <w:link w:val="TekstzonderopmaakChar"/>
    <w:uiPriority w:val="99"/>
    <w:semiHidden/>
    <w:unhideWhenUsed/>
    <w:rsid w:val="008E757E"/>
    <w:rPr>
      <w:rFonts w:ascii="Consolas" w:eastAsiaTheme="minorHAnsi" w:hAnsi="Consolas"/>
      <w:sz w:val="21"/>
      <w:szCs w:val="21"/>
      <w:lang w:eastAsia="en-US"/>
    </w:rPr>
  </w:style>
  <w:style w:type="character" w:customStyle="1" w:styleId="TekstzonderopmaakChar">
    <w:name w:val="Tekst zonder opmaak Char"/>
    <w:basedOn w:val="Standaardalinea-lettertype"/>
    <w:link w:val="Tekstzonderopmaak"/>
    <w:uiPriority w:val="99"/>
    <w:semiHidden/>
    <w:rsid w:val="008E757E"/>
    <w:rPr>
      <w:rFonts w:ascii="Consolas" w:eastAsiaTheme="minorHAnsi" w:hAnsi="Consolas" w:cstheme="minorBidi"/>
      <w:sz w:val="21"/>
      <w:szCs w:val="21"/>
      <w:lang w:eastAsia="en-US"/>
    </w:rPr>
  </w:style>
  <w:style w:type="character" w:customStyle="1" w:styleId="apple-converted-space">
    <w:name w:val="apple-converted-space"/>
    <w:basedOn w:val="Standaardalinea-lettertype"/>
    <w:rsid w:val="00350AC4"/>
  </w:style>
  <w:style w:type="paragraph" w:customStyle="1" w:styleId="VVKSOOpsomming12">
    <w:name w:val="VVKSOOpsomming12"/>
    <w:rsid w:val="008F527E"/>
    <w:pPr>
      <w:numPr>
        <w:numId w:val="82"/>
      </w:numPr>
      <w:spacing w:line="240" w:lineRule="atLeast"/>
      <w:jc w:val="both"/>
    </w:pPr>
    <w:rPr>
      <w:rFonts w:ascii="Arial" w:hAnsi="Arial"/>
      <w:lang w:val="nl-NL" w:eastAsia="nl-NL"/>
    </w:rPr>
  </w:style>
  <w:style w:type="character" w:customStyle="1" w:styleId="normaltextrun">
    <w:name w:val="normaltextrun"/>
    <w:basedOn w:val="Standaardalinea-lettertype"/>
    <w:rsid w:val="00802FF9"/>
  </w:style>
  <w:style w:type="table" w:styleId="Tabelraster">
    <w:name w:val="Table Grid"/>
    <w:basedOn w:val="Standaardtabel"/>
    <w:uiPriority w:val="39"/>
    <w:rsid w:val="00683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jstalineaChar">
    <w:name w:val="Lijstalinea Char"/>
    <w:aliases w:val="opsomming Char,Lijstalinea § Char"/>
    <w:basedOn w:val="Standaardalinea-lettertype"/>
    <w:link w:val="Lijstalinea"/>
    <w:uiPriority w:val="34"/>
    <w:locked/>
    <w:rsid w:val="00416EC9"/>
  </w:style>
  <w:style w:type="character" w:customStyle="1" w:styleId="Onopgelostemelding1">
    <w:name w:val="Onopgeloste melding1"/>
    <w:basedOn w:val="Standaardalinea-lettertype"/>
    <w:uiPriority w:val="99"/>
    <w:semiHidden/>
    <w:unhideWhenUsed/>
    <w:rsid w:val="00E36641"/>
    <w:rPr>
      <w:color w:val="605E5C"/>
      <w:shd w:val="clear" w:color="auto" w:fill="E1DFDD"/>
    </w:rPr>
  </w:style>
  <w:style w:type="character" w:customStyle="1" w:styleId="Onopgelostemelding2">
    <w:name w:val="Onopgeloste melding2"/>
    <w:basedOn w:val="Standaardalinea-lettertype"/>
    <w:uiPriority w:val="99"/>
    <w:semiHidden/>
    <w:unhideWhenUsed/>
    <w:rsid w:val="004528E8"/>
    <w:rPr>
      <w:color w:val="605E5C"/>
      <w:shd w:val="clear" w:color="auto" w:fill="E1DFDD"/>
    </w:rPr>
  </w:style>
  <w:style w:type="paragraph" w:customStyle="1" w:styleId="xmsonormal">
    <w:name w:val="x_msonormal"/>
    <w:basedOn w:val="Standaard"/>
    <w:uiPriority w:val="99"/>
    <w:rsid w:val="00133809"/>
    <w:rPr>
      <w:rFonts w:eastAsiaTheme="minorHAnsi"/>
      <w:sz w:val="24"/>
      <w:szCs w:val="24"/>
    </w:rPr>
  </w:style>
  <w:style w:type="paragraph" w:customStyle="1" w:styleId="paragraph">
    <w:name w:val="paragraph"/>
    <w:basedOn w:val="Standaard"/>
    <w:rsid w:val="00246044"/>
    <w:pPr>
      <w:spacing w:before="100" w:beforeAutospacing="1" w:after="100" w:afterAutospacing="1"/>
    </w:pPr>
    <w:rPr>
      <w:sz w:val="24"/>
      <w:szCs w:val="24"/>
    </w:rPr>
  </w:style>
  <w:style w:type="character" w:customStyle="1" w:styleId="eop">
    <w:name w:val="eop"/>
    <w:basedOn w:val="Standaardalinea-lettertype"/>
    <w:rsid w:val="00246044"/>
  </w:style>
  <w:style w:type="character" w:customStyle="1" w:styleId="spellingerror">
    <w:name w:val="spellingerror"/>
    <w:basedOn w:val="Standaardalinea-lettertype"/>
    <w:rsid w:val="00246044"/>
  </w:style>
  <w:style w:type="character" w:customStyle="1" w:styleId="emailstijl16">
    <w:name w:val="emailstijl16"/>
    <w:rsid w:val="005E3184"/>
    <w:rPr>
      <w:rFonts w:ascii="Arial" w:hAnsi="Arial" w:cs="Arial"/>
      <w:color w:val="000000"/>
      <w:sz w:val="20"/>
    </w:rPr>
  </w:style>
  <w:style w:type="paragraph" w:customStyle="1" w:styleId="xxmsonormal">
    <w:name w:val="x_x_msonormal"/>
    <w:basedOn w:val="Standaard"/>
    <w:rsid w:val="00E67830"/>
    <w:pPr>
      <w:spacing w:before="100" w:beforeAutospacing="1" w:after="100" w:afterAutospacing="1"/>
    </w:pPr>
    <w:rPr>
      <w:sz w:val="24"/>
      <w:szCs w:val="24"/>
    </w:rPr>
  </w:style>
  <w:style w:type="character" w:customStyle="1" w:styleId="Onopgelostemelding3">
    <w:name w:val="Onopgeloste melding3"/>
    <w:basedOn w:val="Standaardalinea-lettertype"/>
    <w:uiPriority w:val="99"/>
    <w:semiHidden/>
    <w:unhideWhenUsed/>
    <w:rsid w:val="00C81357"/>
    <w:rPr>
      <w:color w:val="605E5C"/>
      <w:shd w:val="clear" w:color="auto" w:fill="E1DFDD"/>
    </w:rPr>
  </w:style>
  <w:style w:type="character" w:styleId="Nadruk">
    <w:name w:val="Emphasis"/>
    <w:basedOn w:val="Standaardalinea-lettertype"/>
    <w:uiPriority w:val="20"/>
    <w:qFormat/>
    <w:rsid w:val="001066E4"/>
    <w:rPr>
      <w:i/>
      <w:iCs/>
    </w:rPr>
  </w:style>
  <w:style w:type="character" w:styleId="Onopgelostemelding">
    <w:name w:val="Unresolved Mention"/>
    <w:basedOn w:val="Standaardalinea-lettertype"/>
    <w:uiPriority w:val="99"/>
    <w:semiHidden/>
    <w:unhideWhenUsed/>
    <w:rsid w:val="0066340A"/>
    <w:rPr>
      <w:color w:val="605E5C"/>
      <w:shd w:val="clear" w:color="auto" w:fill="E1DFDD"/>
    </w:rPr>
  </w:style>
  <w:style w:type="character" w:customStyle="1" w:styleId="cf01">
    <w:name w:val="cf01"/>
    <w:basedOn w:val="Standaardalinea-lettertype"/>
    <w:rsid w:val="001D4FAA"/>
    <w:rPr>
      <w:rFonts w:ascii="Segoe UI" w:hAnsi="Segoe UI" w:cs="Segoe UI" w:hint="default"/>
      <w:sz w:val="18"/>
      <w:szCs w:val="18"/>
    </w:rPr>
  </w:style>
  <w:style w:type="character" w:customStyle="1" w:styleId="OpsommingChar">
    <w:name w:val="Opsomming Char"/>
    <w:basedOn w:val="Standaardalinea-lettertype"/>
    <w:link w:val="Opsomming"/>
    <w:locked/>
    <w:rsid w:val="002009AC"/>
    <w:rPr>
      <w:rFonts w:ascii="Trebuchet MS" w:hAnsi="Trebuchet MS"/>
      <w:color w:val="262626" w:themeColor="text1" w:themeTint="D9"/>
    </w:rPr>
  </w:style>
  <w:style w:type="paragraph" w:customStyle="1" w:styleId="Opsomming">
    <w:name w:val="Opsomming"/>
    <w:basedOn w:val="Lijstalinea"/>
    <w:link w:val="OpsommingChar"/>
    <w:qFormat/>
    <w:rsid w:val="002009AC"/>
    <w:pPr>
      <w:numPr>
        <w:numId w:val="95"/>
      </w:numPr>
      <w:spacing w:after="200" w:line="312" w:lineRule="auto"/>
      <w:ind w:left="357" w:hanging="357"/>
    </w:pPr>
    <w:rPr>
      <w:rFonts w:ascii="Trebuchet MS" w:hAnsi="Trebuchet MS"/>
      <w:color w:val="262626" w:themeColor="text1" w:themeTint="D9"/>
    </w:rPr>
  </w:style>
  <w:style w:type="paragraph" w:customStyle="1" w:styleId="Opsomming2">
    <w:name w:val="Opsomming2"/>
    <w:basedOn w:val="Standaard"/>
    <w:link w:val="Opsomming2Char"/>
    <w:rsid w:val="00A373F4"/>
    <w:pPr>
      <w:numPr>
        <w:numId w:val="96"/>
      </w:numPr>
      <w:suppressAutoHyphens/>
      <w:spacing w:after="200" w:line="312" w:lineRule="auto"/>
      <w:contextualSpacing/>
    </w:pPr>
    <w:rPr>
      <w:rFonts w:ascii="Trebuchet MS" w:hAnsi="Trebuchet MS"/>
      <w:color w:val="262626" w:themeColor="text1" w:themeTint="D9"/>
    </w:rPr>
  </w:style>
  <w:style w:type="character" w:customStyle="1" w:styleId="Opsomming2Char">
    <w:name w:val="Opsomming2 Char"/>
    <w:basedOn w:val="Standaardalinea-lettertype"/>
    <w:link w:val="Opsomming2"/>
    <w:rsid w:val="00A373F4"/>
    <w:rPr>
      <w:rFonts w:ascii="Trebuchet MS" w:hAnsi="Trebuchet MS"/>
      <w:color w:val="262626" w:themeColor="text1" w:themeTint="D9"/>
    </w:rPr>
  </w:style>
  <w:style w:type="paragraph" w:styleId="Revisie">
    <w:name w:val="Revision"/>
    <w:hidden/>
    <w:uiPriority w:val="99"/>
    <w:semiHidden/>
    <w:rsid w:val="00FA21DF"/>
    <w:rPr>
      <w:lang w:eastAsia="nl-NL"/>
    </w:rPr>
  </w:style>
  <w:style w:type="character" w:customStyle="1" w:styleId="cf11">
    <w:name w:val="cf11"/>
    <w:basedOn w:val="Standaardalinea-lettertype"/>
    <w:rsid w:val="0008553C"/>
    <w:rPr>
      <w:rFonts w:ascii="Segoe UI" w:hAnsi="Segoe UI" w:cs="Segoe UI" w:hint="default"/>
      <w:color w:val="9BBB59"/>
      <w:sz w:val="18"/>
      <w:szCs w:val="18"/>
    </w:rPr>
  </w:style>
  <w:style w:type="character" w:styleId="Tekstvantijdelijkeaanduiding">
    <w:name w:val="Placeholder Text"/>
    <w:basedOn w:val="Standaardalinea-lettertype"/>
    <w:uiPriority w:val="99"/>
    <w:semiHidden/>
    <w:rsid w:val="00D51F41"/>
    <w:rPr>
      <w:color w:val="808080"/>
    </w:rPr>
  </w:style>
  <w:style w:type="character" w:customStyle="1" w:styleId="Kop1Char">
    <w:name w:val="Kop 1 Char"/>
    <w:basedOn w:val="Standaardalinea-lettertype"/>
    <w:link w:val="Kop1"/>
    <w:uiPriority w:val="9"/>
    <w:rsid w:val="001066E4"/>
    <w:rPr>
      <w:rFonts w:ascii="Arial" w:eastAsiaTheme="majorEastAsia" w:hAnsi="Arial" w:cstheme="majorBidi"/>
      <w:b/>
      <w:sz w:val="28"/>
      <w:szCs w:val="32"/>
    </w:rPr>
  </w:style>
  <w:style w:type="character" w:customStyle="1" w:styleId="Kop2Char">
    <w:name w:val="Kop 2 Char"/>
    <w:basedOn w:val="Standaardalinea-lettertype"/>
    <w:link w:val="Kop2"/>
    <w:uiPriority w:val="9"/>
    <w:rsid w:val="001066E4"/>
    <w:rPr>
      <w:rFonts w:ascii="Arial" w:eastAsiaTheme="majorEastAsia" w:hAnsi="Arial" w:cstheme="majorBidi"/>
      <w:b/>
      <w:color w:val="404040" w:themeColor="text1" w:themeTint="BF"/>
      <w:sz w:val="26"/>
      <w:szCs w:val="28"/>
    </w:rPr>
  </w:style>
  <w:style w:type="character" w:customStyle="1" w:styleId="Kop3Char">
    <w:name w:val="Kop 3 Char"/>
    <w:basedOn w:val="Standaardalinea-lettertype"/>
    <w:link w:val="Kop3"/>
    <w:uiPriority w:val="9"/>
    <w:rsid w:val="00C269C2"/>
    <w:rPr>
      <w:rFonts w:ascii="Arial" w:eastAsiaTheme="majorEastAsia" w:hAnsi="Arial" w:cstheme="majorBidi"/>
      <w:sz w:val="22"/>
      <w:szCs w:val="24"/>
      <w:u w:val="single"/>
    </w:rPr>
  </w:style>
  <w:style w:type="character" w:customStyle="1" w:styleId="Kop4Char">
    <w:name w:val="Kop 4 Char"/>
    <w:basedOn w:val="Standaardalinea-lettertype"/>
    <w:link w:val="Kop4"/>
    <w:uiPriority w:val="9"/>
    <w:rsid w:val="00C269C2"/>
    <w:rPr>
      <w:rFonts w:ascii="Arial" w:eastAsiaTheme="majorEastAsia" w:hAnsi="Arial" w:cstheme="majorBidi"/>
      <w:i/>
      <w:sz w:val="22"/>
      <w:szCs w:val="22"/>
    </w:rPr>
  </w:style>
  <w:style w:type="character" w:customStyle="1" w:styleId="Kop5Char">
    <w:name w:val="Kop 5 Char"/>
    <w:basedOn w:val="Standaardalinea-lettertype"/>
    <w:link w:val="Kop5"/>
    <w:uiPriority w:val="9"/>
    <w:rsid w:val="001066E4"/>
    <w:rPr>
      <w:rFonts w:asciiTheme="majorHAnsi" w:eastAsiaTheme="majorEastAsia" w:hAnsiTheme="majorHAnsi" w:cstheme="majorBidi"/>
      <w:color w:val="1F497D" w:themeColor="text2"/>
      <w:sz w:val="22"/>
      <w:szCs w:val="22"/>
    </w:rPr>
  </w:style>
  <w:style w:type="character" w:customStyle="1" w:styleId="Kop6Char">
    <w:name w:val="Kop 6 Char"/>
    <w:basedOn w:val="Standaardalinea-lettertype"/>
    <w:link w:val="Kop6"/>
    <w:uiPriority w:val="9"/>
    <w:rsid w:val="001066E4"/>
    <w:rPr>
      <w:rFonts w:asciiTheme="majorHAnsi" w:eastAsiaTheme="majorEastAsia" w:hAnsiTheme="majorHAnsi" w:cstheme="majorBidi"/>
      <w:i/>
      <w:iCs/>
      <w:color w:val="1F497D" w:themeColor="text2"/>
      <w:sz w:val="21"/>
      <w:szCs w:val="21"/>
    </w:rPr>
  </w:style>
  <w:style w:type="character" w:customStyle="1" w:styleId="Kop7Char">
    <w:name w:val="Kop 7 Char"/>
    <w:basedOn w:val="Standaardalinea-lettertype"/>
    <w:link w:val="Kop7"/>
    <w:uiPriority w:val="9"/>
    <w:rsid w:val="001066E4"/>
    <w:rPr>
      <w:rFonts w:asciiTheme="majorHAnsi" w:eastAsiaTheme="majorEastAsia" w:hAnsiTheme="majorHAnsi" w:cstheme="majorBidi"/>
      <w:i/>
      <w:iCs/>
      <w:color w:val="244061" w:themeColor="accent1" w:themeShade="80"/>
      <w:sz w:val="21"/>
      <w:szCs w:val="21"/>
    </w:rPr>
  </w:style>
  <w:style w:type="character" w:customStyle="1" w:styleId="Kop8Char">
    <w:name w:val="Kop 8 Char"/>
    <w:basedOn w:val="Standaardalinea-lettertype"/>
    <w:link w:val="Kop8"/>
    <w:uiPriority w:val="9"/>
    <w:rsid w:val="001066E4"/>
    <w:rPr>
      <w:rFonts w:asciiTheme="majorHAnsi" w:eastAsiaTheme="majorEastAsia" w:hAnsiTheme="majorHAnsi" w:cstheme="majorBidi"/>
      <w:b/>
      <w:bCs/>
      <w:color w:val="1F497D" w:themeColor="text2"/>
    </w:rPr>
  </w:style>
  <w:style w:type="character" w:customStyle="1" w:styleId="Kop9Char">
    <w:name w:val="Kop 9 Char"/>
    <w:basedOn w:val="Standaardalinea-lettertype"/>
    <w:link w:val="Kop9"/>
    <w:uiPriority w:val="9"/>
    <w:rsid w:val="001066E4"/>
    <w:rPr>
      <w:rFonts w:asciiTheme="majorHAnsi" w:eastAsiaTheme="majorEastAsia" w:hAnsiTheme="majorHAnsi" w:cstheme="majorBidi"/>
      <w:b/>
      <w:bCs/>
      <w:i/>
      <w:iCs/>
      <w:color w:val="1F497D" w:themeColor="text2"/>
    </w:rPr>
  </w:style>
  <w:style w:type="paragraph" w:styleId="Bijschrift">
    <w:name w:val="caption"/>
    <w:basedOn w:val="Standaard"/>
    <w:next w:val="Standaard"/>
    <w:uiPriority w:val="35"/>
    <w:semiHidden/>
    <w:unhideWhenUsed/>
    <w:qFormat/>
    <w:rsid w:val="001066E4"/>
    <w:pPr>
      <w:spacing w:line="240" w:lineRule="auto"/>
    </w:pPr>
    <w:rPr>
      <w:b/>
      <w:bCs/>
      <w:smallCaps/>
      <w:color w:val="595959" w:themeColor="text1" w:themeTint="A6"/>
      <w:spacing w:val="6"/>
    </w:rPr>
  </w:style>
  <w:style w:type="character" w:customStyle="1" w:styleId="TitelChar">
    <w:name w:val="Titel Char"/>
    <w:basedOn w:val="Standaardalinea-lettertype"/>
    <w:link w:val="Titel"/>
    <w:uiPriority w:val="10"/>
    <w:rsid w:val="001066E4"/>
    <w:rPr>
      <w:rFonts w:asciiTheme="majorHAnsi" w:eastAsiaTheme="majorEastAsia" w:hAnsiTheme="majorHAnsi" w:cstheme="majorBidi"/>
      <w:color w:val="4F81BD" w:themeColor="accent1"/>
      <w:spacing w:val="-10"/>
      <w:sz w:val="56"/>
      <w:szCs w:val="56"/>
    </w:rPr>
  </w:style>
  <w:style w:type="paragraph" w:styleId="Ondertitel">
    <w:name w:val="Subtitle"/>
    <w:basedOn w:val="Standaard"/>
    <w:next w:val="Standaard"/>
    <w:link w:val="OndertitelChar"/>
    <w:uiPriority w:val="11"/>
    <w:qFormat/>
    <w:rsid w:val="001066E4"/>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1066E4"/>
    <w:rPr>
      <w:rFonts w:asciiTheme="majorHAnsi" w:eastAsiaTheme="majorEastAsia" w:hAnsiTheme="majorHAnsi" w:cstheme="majorBidi"/>
      <w:sz w:val="24"/>
      <w:szCs w:val="24"/>
    </w:rPr>
  </w:style>
  <w:style w:type="paragraph" w:styleId="Geenafstand">
    <w:name w:val="No Spacing"/>
    <w:uiPriority w:val="1"/>
    <w:qFormat/>
    <w:rsid w:val="001066E4"/>
    <w:pPr>
      <w:spacing w:after="0" w:line="240" w:lineRule="auto"/>
    </w:pPr>
  </w:style>
  <w:style w:type="paragraph" w:styleId="Citaat">
    <w:name w:val="Quote"/>
    <w:basedOn w:val="Standaard"/>
    <w:next w:val="Standaard"/>
    <w:link w:val="CitaatChar"/>
    <w:uiPriority w:val="29"/>
    <w:qFormat/>
    <w:rsid w:val="001066E4"/>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1066E4"/>
    <w:rPr>
      <w:i/>
      <w:iCs/>
      <w:color w:val="404040" w:themeColor="text1" w:themeTint="BF"/>
    </w:rPr>
  </w:style>
  <w:style w:type="paragraph" w:styleId="Duidelijkcitaat">
    <w:name w:val="Intense Quote"/>
    <w:basedOn w:val="Standaard"/>
    <w:next w:val="Standaard"/>
    <w:link w:val="DuidelijkcitaatChar"/>
    <w:uiPriority w:val="30"/>
    <w:qFormat/>
    <w:rsid w:val="001066E4"/>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DuidelijkcitaatChar">
    <w:name w:val="Duidelijk citaat Char"/>
    <w:basedOn w:val="Standaardalinea-lettertype"/>
    <w:link w:val="Duidelijkcitaat"/>
    <w:uiPriority w:val="30"/>
    <w:rsid w:val="001066E4"/>
    <w:rPr>
      <w:rFonts w:asciiTheme="majorHAnsi" w:eastAsiaTheme="majorEastAsia" w:hAnsiTheme="majorHAnsi" w:cstheme="majorBidi"/>
      <w:color w:val="4F81BD" w:themeColor="accent1"/>
      <w:sz w:val="28"/>
      <w:szCs w:val="28"/>
    </w:rPr>
  </w:style>
  <w:style w:type="character" w:styleId="Subtielebenadrukking">
    <w:name w:val="Subtle Emphasis"/>
    <w:basedOn w:val="Standaardalinea-lettertype"/>
    <w:uiPriority w:val="19"/>
    <w:qFormat/>
    <w:rsid w:val="001066E4"/>
    <w:rPr>
      <w:i/>
      <w:iCs/>
      <w:color w:val="404040" w:themeColor="text1" w:themeTint="BF"/>
    </w:rPr>
  </w:style>
  <w:style w:type="character" w:styleId="Intensievebenadrukking">
    <w:name w:val="Intense Emphasis"/>
    <w:basedOn w:val="Standaardalinea-lettertype"/>
    <w:uiPriority w:val="21"/>
    <w:qFormat/>
    <w:rsid w:val="001066E4"/>
    <w:rPr>
      <w:b/>
      <w:bCs/>
      <w:i/>
      <w:iCs/>
    </w:rPr>
  </w:style>
  <w:style w:type="character" w:styleId="Subtieleverwijzing">
    <w:name w:val="Subtle Reference"/>
    <w:basedOn w:val="Standaardalinea-lettertype"/>
    <w:uiPriority w:val="31"/>
    <w:qFormat/>
    <w:rsid w:val="001066E4"/>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1066E4"/>
    <w:rPr>
      <w:b/>
      <w:bCs/>
      <w:smallCaps/>
      <w:spacing w:val="5"/>
      <w:u w:val="single"/>
    </w:rPr>
  </w:style>
  <w:style w:type="character" w:styleId="Titelvanboek">
    <w:name w:val="Book Title"/>
    <w:basedOn w:val="Standaardalinea-lettertype"/>
    <w:uiPriority w:val="33"/>
    <w:qFormat/>
    <w:rsid w:val="001066E4"/>
    <w:rPr>
      <w:b/>
      <w:bCs/>
      <w:smallCaps/>
    </w:rPr>
  </w:style>
  <w:style w:type="paragraph" w:styleId="Kopvaninhoudsopgave">
    <w:name w:val="TOC Heading"/>
    <w:basedOn w:val="Kop1"/>
    <w:next w:val="Standaard"/>
    <w:uiPriority w:val="39"/>
    <w:unhideWhenUsed/>
    <w:qFormat/>
    <w:rsid w:val="001066E4"/>
    <w:pPr>
      <w:outlineLvl w:val="9"/>
    </w:pPr>
  </w:style>
  <w:style w:type="paragraph" w:customStyle="1" w:styleId="Kop4-">
    <w:name w:val="Kop 4-"/>
    <w:basedOn w:val="Kop3"/>
    <w:link w:val="Kop4-Char"/>
    <w:qFormat/>
    <w:rsid w:val="00C269C2"/>
    <w:rPr>
      <w:rFonts w:eastAsia="Arial"/>
      <w:i/>
      <w:iCs/>
      <w:u w:val="none"/>
      <w:lang w:val="nl-NL"/>
    </w:rPr>
  </w:style>
  <w:style w:type="character" w:customStyle="1" w:styleId="Kop4-Char">
    <w:name w:val="Kop 4- Char"/>
    <w:basedOn w:val="Kop3Char"/>
    <w:link w:val="Kop4-"/>
    <w:rsid w:val="00C269C2"/>
    <w:rPr>
      <w:rFonts w:ascii="Arial" w:eastAsia="Arial" w:hAnsi="Arial" w:cstheme="majorBidi"/>
      <w:i/>
      <w:iCs/>
      <w:sz w:val="22"/>
      <w:szCs w:val="24"/>
      <w:u w:val="single"/>
      <w:lang w:val="nl-NL"/>
    </w:rPr>
  </w:style>
  <w:style w:type="paragraph" w:customStyle="1" w:styleId="Kop3-">
    <w:name w:val="Kop 3-"/>
    <w:basedOn w:val="Kop3"/>
    <w:link w:val="Kop3-Char"/>
    <w:qFormat/>
    <w:rsid w:val="009C6511"/>
    <w:rPr>
      <w:rFonts w:eastAsia="Arial"/>
      <w:lang w:val="nl-NL"/>
    </w:rPr>
  </w:style>
  <w:style w:type="character" w:customStyle="1" w:styleId="Kop3-Char">
    <w:name w:val="Kop 3- Char"/>
    <w:basedOn w:val="Kop3Char"/>
    <w:link w:val="Kop3-"/>
    <w:rsid w:val="009C6511"/>
    <w:rPr>
      <w:rFonts w:ascii="Arial" w:eastAsia="Arial" w:hAnsi="Arial" w:cstheme="majorBidi"/>
      <w:sz w:val="22"/>
      <w:szCs w:val="24"/>
      <w:u w:val="single"/>
      <w:lang w:val="nl-NL"/>
    </w:rPr>
  </w:style>
  <w:style w:type="paragraph" w:customStyle="1" w:styleId="Kop2-">
    <w:name w:val="Kop 2-"/>
    <w:basedOn w:val="Kop2"/>
    <w:link w:val="Kop2-Char"/>
    <w:qFormat/>
    <w:rsid w:val="009C6511"/>
    <w:rPr>
      <w:rFonts w:eastAsia="Arial"/>
      <w:lang w:val="nl-NL"/>
    </w:rPr>
  </w:style>
  <w:style w:type="character" w:customStyle="1" w:styleId="Kop2-Char">
    <w:name w:val="Kop 2- Char"/>
    <w:basedOn w:val="Kop2Char"/>
    <w:link w:val="Kop2-"/>
    <w:rsid w:val="009C6511"/>
    <w:rPr>
      <w:rFonts w:ascii="Arial" w:eastAsia="Arial" w:hAnsi="Arial" w:cstheme="majorBidi"/>
      <w:b/>
      <w:color w:val="404040" w:themeColor="text1" w:themeTint="BF"/>
      <w:sz w:val="26"/>
      <w:szCs w:val="28"/>
      <w:lang w:val="nl-NL"/>
    </w:rPr>
  </w:style>
  <w:style w:type="paragraph" w:customStyle="1" w:styleId="Kop1-">
    <w:name w:val="Kop 1-"/>
    <w:basedOn w:val="Kop1"/>
    <w:link w:val="Kop1-Char"/>
    <w:qFormat/>
    <w:rsid w:val="009C6511"/>
  </w:style>
  <w:style w:type="character" w:customStyle="1" w:styleId="Kop1-Char">
    <w:name w:val="Kop 1- Char"/>
    <w:basedOn w:val="Kop1Char"/>
    <w:link w:val="Kop1-"/>
    <w:rsid w:val="009C6511"/>
    <w:rPr>
      <w:rFonts w:ascii="Arial" w:eastAsiaTheme="majorEastAsia" w:hAnsi="Arial" w:cstheme="majorBidi"/>
      <w:b/>
      <w:sz w:val="28"/>
      <w:szCs w:val="32"/>
    </w:rPr>
  </w:style>
  <w:style w:type="paragraph" w:customStyle="1" w:styleId="Kopje2">
    <w:name w:val="Kopje 2"/>
    <w:basedOn w:val="Kop1-"/>
    <w:link w:val="Kopje2Char"/>
    <w:qFormat/>
    <w:rsid w:val="00FF4869"/>
    <w:pPr>
      <w:numPr>
        <w:ilvl w:val="1"/>
        <w:numId w:val="99"/>
      </w:numPr>
      <w:spacing w:before="240" w:after="120"/>
      <w:ind w:left="578" w:hanging="578"/>
    </w:pPr>
    <w:rPr>
      <w:rFonts w:eastAsia="Arial"/>
      <w:sz w:val="26"/>
    </w:rPr>
  </w:style>
  <w:style w:type="character" w:customStyle="1" w:styleId="Kopje2Char">
    <w:name w:val="Kopje 2 Char"/>
    <w:basedOn w:val="Kop1-Char"/>
    <w:link w:val="Kopje2"/>
    <w:rsid w:val="00FF4869"/>
    <w:rPr>
      <w:rFonts w:ascii="Arial" w:eastAsia="Arial" w:hAnsi="Arial" w:cstheme="majorBidi"/>
      <w:b/>
      <w:sz w:val="26"/>
      <w:szCs w:val="32"/>
    </w:rPr>
  </w:style>
  <w:style w:type="paragraph" w:customStyle="1" w:styleId="Kopje3">
    <w:name w:val="Kopje 3"/>
    <w:basedOn w:val="Kopje2"/>
    <w:link w:val="Kopje3Char"/>
    <w:qFormat/>
    <w:rsid w:val="00FF4869"/>
    <w:pPr>
      <w:numPr>
        <w:ilvl w:val="2"/>
      </w:numPr>
    </w:pPr>
    <w:rPr>
      <w:b w:val="0"/>
      <w:sz w:val="22"/>
      <w:u w:val="single"/>
      <w:lang w:val="nl-NL"/>
    </w:rPr>
  </w:style>
  <w:style w:type="character" w:customStyle="1" w:styleId="Kopje3Char">
    <w:name w:val="Kopje 3 Char"/>
    <w:basedOn w:val="Kopje2Char"/>
    <w:link w:val="Kopje3"/>
    <w:rsid w:val="00FF4869"/>
    <w:rPr>
      <w:rFonts w:ascii="Arial" w:eastAsia="Arial" w:hAnsi="Arial" w:cstheme="majorBidi"/>
      <w:b w:val="0"/>
      <w:sz w:val="22"/>
      <w:szCs w:val="32"/>
      <w:u w:val="single"/>
      <w:lang w:val="nl-NL"/>
    </w:rPr>
  </w:style>
  <w:style w:type="paragraph" w:customStyle="1" w:styleId="Kopje1">
    <w:name w:val="Kopje 1"/>
    <w:basedOn w:val="Kop1-"/>
    <w:link w:val="Kopje1Char"/>
    <w:qFormat/>
    <w:rsid w:val="00FF4869"/>
    <w:pPr>
      <w:numPr>
        <w:numId w:val="99"/>
      </w:numPr>
    </w:pPr>
  </w:style>
  <w:style w:type="character" w:customStyle="1" w:styleId="Kopje1Char">
    <w:name w:val="Kopje 1 Char"/>
    <w:basedOn w:val="Kop1-Char"/>
    <w:link w:val="Kopje1"/>
    <w:rsid w:val="00FF4869"/>
    <w:rPr>
      <w:rFonts w:ascii="Arial" w:eastAsiaTheme="majorEastAsia" w:hAnsi="Arial" w:cstheme="majorBidi"/>
      <w:b/>
      <w:sz w:val="28"/>
      <w:szCs w:val="32"/>
    </w:rPr>
  </w:style>
  <w:style w:type="paragraph" w:customStyle="1" w:styleId="Kopje4">
    <w:name w:val="Kopje 4"/>
    <w:basedOn w:val="Kopje3"/>
    <w:link w:val="Kopje4Char"/>
    <w:qFormat/>
    <w:rsid w:val="00FF4869"/>
    <w:pPr>
      <w:numPr>
        <w:ilvl w:val="3"/>
      </w:numPr>
    </w:pPr>
    <w:rPr>
      <w:i/>
      <w:u w:val="none"/>
    </w:rPr>
  </w:style>
  <w:style w:type="character" w:customStyle="1" w:styleId="Kopje4Char">
    <w:name w:val="Kopje 4 Char"/>
    <w:basedOn w:val="Kopje3Char"/>
    <w:link w:val="Kopje4"/>
    <w:rsid w:val="00FF4869"/>
    <w:rPr>
      <w:rFonts w:ascii="Arial" w:eastAsia="Arial" w:hAnsi="Arial" w:cstheme="majorBidi"/>
      <w:b w:val="0"/>
      <w:i/>
      <w:sz w:val="22"/>
      <w:szCs w:val="32"/>
      <w:u w:val="single"/>
      <w:lang w:val="nl-NL"/>
    </w:rPr>
  </w:style>
  <w:style w:type="paragraph" w:customStyle="1" w:styleId="kopje5-">
    <w:name w:val="kopje 5-"/>
    <w:basedOn w:val="Standaard"/>
    <w:link w:val="kopje5-Char"/>
    <w:qFormat/>
    <w:rsid w:val="009F0DDF"/>
    <w:pPr>
      <w:spacing w:line="320" w:lineRule="exact"/>
    </w:pPr>
    <w:rPr>
      <w:rFonts w:ascii="Arial" w:eastAsia="Arial" w:hAnsi="Arial" w:cs="Arial"/>
      <w:lang w:val="nl-NL"/>
    </w:rPr>
  </w:style>
  <w:style w:type="character" w:customStyle="1" w:styleId="kopje5-Char">
    <w:name w:val="kopje 5- Char"/>
    <w:basedOn w:val="Standaardalinea-lettertype"/>
    <w:link w:val="kopje5-"/>
    <w:rsid w:val="009F0DDF"/>
    <w:rPr>
      <w:rFonts w:ascii="Arial" w:eastAsia="Arial" w:hAnsi="Arial" w:cs="Arial"/>
      <w:lang w:val="nl-NL"/>
    </w:rPr>
  </w:style>
  <w:style w:type="paragraph" w:styleId="Inhopg1">
    <w:name w:val="toc 1"/>
    <w:basedOn w:val="Standaard"/>
    <w:next w:val="Standaard"/>
    <w:autoRedefine/>
    <w:uiPriority w:val="39"/>
    <w:unhideWhenUsed/>
    <w:rsid w:val="009F0DDF"/>
    <w:pPr>
      <w:spacing w:after="100"/>
    </w:pPr>
  </w:style>
  <w:style w:type="paragraph" w:styleId="Inhopg2">
    <w:name w:val="toc 2"/>
    <w:basedOn w:val="Standaard"/>
    <w:next w:val="Standaard"/>
    <w:autoRedefine/>
    <w:uiPriority w:val="39"/>
    <w:unhideWhenUsed/>
    <w:rsid w:val="009F0DDF"/>
    <w:pPr>
      <w:spacing w:after="100" w:line="278" w:lineRule="auto"/>
      <w:ind w:left="240"/>
    </w:pPr>
    <w:rPr>
      <w:kern w:val="2"/>
      <w:sz w:val="24"/>
      <w:szCs w:val="24"/>
      <w14:ligatures w14:val="standardContextual"/>
    </w:rPr>
  </w:style>
  <w:style w:type="paragraph" w:styleId="Inhopg3">
    <w:name w:val="toc 3"/>
    <w:basedOn w:val="Standaard"/>
    <w:next w:val="Standaard"/>
    <w:autoRedefine/>
    <w:uiPriority w:val="39"/>
    <w:unhideWhenUsed/>
    <w:rsid w:val="009F0DDF"/>
    <w:pPr>
      <w:spacing w:after="100" w:line="278" w:lineRule="auto"/>
      <w:ind w:left="480"/>
    </w:pPr>
    <w:rPr>
      <w:kern w:val="2"/>
      <w:sz w:val="24"/>
      <w:szCs w:val="24"/>
      <w14:ligatures w14:val="standardContextual"/>
    </w:rPr>
  </w:style>
  <w:style w:type="paragraph" w:styleId="Inhopg4">
    <w:name w:val="toc 4"/>
    <w:basedOn w:val="Standaard"/>
    <w:next w:val="Standaard"/>
    <w:autoRedefine/>
    <w:uiPriority w:val="39"/>
    <w:unhideWhenUsed/>
    <w:rsid w:val="009F0DDF"/>
    <w:pPr>
      <w:spacing w:after="100" w:line="278" w:lineRule="auto"/>
      <w:ind w:left="720"/>
    </w:pPr>
    <w:rPr>
      <w:kern w:val="2"/>
      <w:sz w:val="24"/>
      <w:szCs w:val="24"/>
      <w14:ligatures w14:val="standardContextual"/>
    </w:rPr>
  </w:style>
  <w:style w:type="paragraph" w:styleId="Inhopg5">
    <w:name w:val="toc 5"/>
    <w:basedOn w:val="Standaard"/>
    <w:next w:val="Standaard"/>
    <w:autoRedefine/>
    <w:uiPriority w:val="39"/>
    <w:unhideWhenUsed/>
    <w:rsid w:val="009F0DDF"/>
    <w:pPr>
      <w:spacing w:after="100" w:line="278" w:lineRule="auto"/>
      <w:ind w:left="960"/>
    </w:pPr>
    <w:rPr>
      <w:kern w:val="2"/>
      <w:sz w:val="24"/>
      <w:szCs w:val="24"/>
      <w14:ligatures w14:val="standardContextual"/>
    </w:rPr>
  </w:style>
  <w:style w:type="paragraph" w:styleId="Inhopg6">
    <w:name w:val="toc 6"/>
    <w:basedOn w:val="Standaard"/>
    <w:next w:val="Standaard"/>
    <w:autoRedefine/>
    <w:uiPriority w:val="39"/>
    <w:unhideWhenUsed/>
    <w:rsid w:val="009F0DDF"/>
    <w:pPr>
      <w:spacing w:after="100" w:line="278" w:lineRule="auto"/>
      <w:ind w:left="1200"/>
    </w:pPr>
    <w:rPr>
      <w:kern w:val="2"/>
      <w:sz w:val="24"/>
      <w:szCs w:val="24"/>
      <w14:ligatures w14:val="standardContextual"/>
    </w:rPr>
  </w:style>
  <w:style w:type="paragraph" w:styleId="Inhopg7">
    <w:name w:val="toc 7"/>
    <w:basedOn w:val="Standaard"/>
    <w:next w:val="Standaard"/>
    <w:autoRedefine/>
    <w:uiPriority w:val="39"/>
    <w:unhideWhenUsed/>
    <w:rsid w:val="009F0DDF"/>
    <w:pPr>
      <w:spacing w:after="100" w:line="278" w:lineRule="auto"/>
      <w:ind w:left="1440"/>
    </w:pPr>
    <w:rPr>
      <w:kern w:val="2"/>
      <w:sz w:val="24"/>
      <w:szCs w:val="24"/>
      <w14:ligatures w14:val="standardContextual"/>
    </w:rPr>
  </w:style>
  <w:style w:type="paragraph" w:styleId="Inhopg8">
    <w:name w:val="toc 8"/>
    <w:basedOn w:val="Standaard"/>
    <w:next w:val="Standaard"/>
    <w:autoRedefine/>
    <w:uiPriority w:val="39"/>
    <w:unhideWhenUsed/>
    <w:rsid w:val="009F0DDF"/>
    <w:pPr>
      <w:spacing w:after="100" w:line="278" w:lineRule="auto"/>
      <w:ind w:left="1680"/>
    </w:pPr>
    <w:rPr>
      <w:kern w:val="2"/>
      <w:sz w:val="24"/>
      <w:szCs w:val="24"/>
      <w14:ligatures w14:val="standardContextual"/>
    </w:rPr>
  </w:style>
  <w:style w:type="paragraph" w:styleId="Inhopg9">
    <w:name w:val="toc 9"/>
    <w:basedOn w:val="Standaard"/>
    <w:next w:val="Standaard"/>
    <w:autoRedefine/>
    <w:uiPriority w:val="39"/>
    <w:unhideWhenUsed/>
    <w:rsid w:val="009F0DDF"/>
    <w:pPr>
      <w:spacing w:after="100" w:line="278" w:lineRule="auto"/>
      <w:ind w:left="1920"/>
    </w:pPr>
    <w:rPr>
      <w:kern w:val="2"/>
      <w:sz w:val="24"/>
      <w:szCs w:val="24"/>
      <w14:ligatures w14:val="standardContextual"/>
    </w:rPr>
  </w:style>
  <w:style w:type="paragraph" w:customStyle="1" w:styleId="Nul">
    <w:name w:val="Nul"/>
    <w:basedOn w:val="Standaard"/>
    <w:rsid w:val="00794B1E"/>
    <w:pPr>
      <w:spacing w:after="0" w:line="240" w:lineRule="auto"/>
    </w:pPr>
    <w:rPr>
      <w:rFonts w:ascii="Times New Roman" w:eastAsia="Times New Roman" w:hAnsi="Times New Roman" w:cs="Times New Roman"/>
      <w:sz w:val="22"/>
      <w:lang w:val="nl-NL" w:eastAsia="nl-NL"/>
    </w:rPr>
  </w:style>
  <w:style w:type="paragraph" w:customStyle="1" w:styleId="bulletstegenmarge">
    <w:name w:val="bullets tegen marge"/>
    <w:basedOn w:val="Standaard"/>
    <w:link w:val="bulletstegenmargeChar"/>
    <w:qFormat/>
    <w:rsid w:val="00636F5D"/>
    <w:pPr>
      <w:numPr>
        <w:numId w:val="105"/>
      </w:numPr>
      <w:suppressAutoHyphens/>
      <w:spacing w:after="200" w:line="312" w:lineRule="auto"/>
      <w:ind w:left="357" w:hanging="357"/>
      <w:contextualSpacing/>
    </w:pPr>
    <w:rPr>
      <w:rFonts w:ascii="Trebuchet MS" w:eastAsiaTheme="minorHAnsi" w:hAnsi="Trebuchet MS"/>
      <w:color w:val="262626" w:themeColor="text1" w:themeTint="D9"/>
      <w:lang w:eastAsia="en-US"/>
    </w:rPr>
  </w:style>
  <w:style w:type="character" w:customStyle="1" w:styleId="bulletstegenmargeChar">
    <w:name w:val="bullets tegen marge Char"/>
    <w:basedOn w:val="Standaardalinea-lettertype"/>
    <w:link w:val="bulletstegenmarge"/>
    <w:rsid w:val="00636F5D"/>
    <w:rPr>
      <w:rFonts w:ascii="Trebuchet MS" w:eastAsiaTheme="minorHAnsi" w:hAnsi="Trebuchet MS"/>
      <w:color w:val="262626" w:themeColor="text1" w:themeTint="D9"/>
      <w:lang w:eastAsia="en-US"/>
    </w:rPr>
  </w:style>
  <w:style w:type="character" w:customStyle="1" w:styleId="OnderwerpvanopmerkingChar">
    <w:name w:val="Onderwerp van opmerking Char"/>
    <w:basedOn w:val="TekstopmerkingChar"/>
    <w:link w:val="Onderwerpvanopmerking"/>
    <w:semiHidden/>
    <w:rsid w:val="0004698A"/>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3254">
      <w:bodyDiv w:val="1"/>
      <w:marLeft w:val="0"/>
      <w:marRight w:val="0"/>
      <w:marTop w:val="0"/>
      <w:marBottom w:val="0"/>
      <w:divBdr>
        <w:top w:val="none" w:sz="0" w:space="0" w:color="auto"/>
        <w:left w:val="none" w:sz="0" w:space="0" w:color="auto"/>
        <w:bottom w:val="none" w:sz="0" w:space="0" w:color="auto"/>
        <w:right w:val="none" w:sz="0" w:space="0" w:color="auto"/>
      </w:divBdr>
    </w:div>
    <w:div w:id="238753557">
      <w:bodyDiv w:val="1"/>
      <w:marLeft w:val="0"/>
      <w:marRight w:val="0"/>
      <w:marTop w:val="0"/>
      <w:marBottom w:val="0"/>
      <w:divBdr>
        <w:top w:val="none" w:sz="0" w:space="0" w:color="auto"/>
        <w:left w:val="none" w:sz="0" w:space="0" w:color="auto"/>
        <w:bottom w:val="none" w:sz="0" w:space="0" w:color="auto"/>
        <w:right w:val="none" w:sz="0" w:space="0" w:color="auto"/>
      </w:divBdr>
    </w:div>
    <w:div w:id="283197749">
      <w:bodyDiv w:val="1"/>
      <w:marLeft w:val="0"/>
      <w:marRight w:val="0"/>
      <w:marTop w:val="0"/>
      <w:marBottom w:val="0"/>
      <w:divBdr>
        <w:top w:val="none" w:sz="0" w:space="0" w:color="auto"/>
        <w:left w:val="none" w:sz="0" w:space="0" w:color="auto"/>
        <w:bottom w:val="none" w:sz="0" w:space="0" w:color="auto"/>
        <w:right w:val="none" w:sz="0" w:space="0" w:color="auto"/>
      </w:divBdr>
    </w:div>
    <w:div w:id="350912487">
      <w:bodyDiv w:val="1"/>
      <w:marLeft w:val="0"/>
      <w:marRight w:val="0"/>
      <w:marTop w:val="0"/>
      <w:marBottom w:val="0"/>
      <w:divBdr>
        <w:top w:val="none" w:sz="0" w:space="0" w:color="auto"/>
        <w:left w:val="none" w:sz="0" w:space="0" w:color="auto"/>
        <w:bottom w:val="none" w:sz="0" w:space="0" w:color="auto"/>
        <w:right w:val="none" w:sz="0" w:space="0" w:color="auto"/>
      </w:divBdr>
      <w:divsChild>
        <w:div w:id="1430420683">
          <w:marLeft w:val="0"/>
          <w:marRight w:val="0"/>
          <w:marTop w:val="0"/>
          <w:marBottom w:val="0"/>
          <w:divBdr>
            <w:top w:val="none" w:sz="0" w:space="0" w:color="auto"/>
            <w:left w:val="none" w:sz="0" w:space="0" w:color="auto"/>
            <w:bottom w:val="none" w:sz="0" w:space="0" w:color="auto"/>
            <w:right w:val="none" w:sz="0" w:space="0" w:color="auto"/>
          </w:divBdr>
          <w:divsChild>
            <w:div w:id="169174776">
              <w:marLeft w:val="0"/>
              <w:marRight w:val="0"/>
              <w:marTop w:val="0"/>
              <w:marBottom w:val="0"/>
              <w:divBdr>
                <w:top w:val="none" w:sz="0" w:space="0" w:color="auto"/>
                <w:left w:val="none" w:sz="0" w:space="0" w:color="auto"/>
                <w:bottom w:val="none" w:sz="0" w:space="0" w:color="auto"/>
                <w:right w:val="none" w:sz="0" w:space="0" w:color="auto"/>
              </w:divBdr>
              <w:divsChild>
                <w:div w:id="1447964939">
                  <w:marLeft w:val="0"/>
                  <w:marRight w:val="0"/>
                  <w:marTop w:val="0"/>
                  <w:marBottom w:val="0"/>
                  <w:divBdr>
                    <w:top w:val="none" w:sz="0" w:space="0" w:color="auto"/>
                    <w:left w:val="none" w:sz="0" w:space="0" w:color="auto"/>
                    <w:bottom w:val="none" w:sz="0" w:space="0" w:color="auto"/>
                    <w:right w:val="none" w:sz="0" w:space="0" w:color="auto"/>
                  </w:divBdr>
                  <w:divsChild>
                    <w:div w:id="198654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93608">
      <w:bodyDiv w:val="1"/>
      <w:marLeft w:val="0"/>
      <w:marRight w:val="0"/>
      <w:marTop w:val="0"/>
      <w:marBottom w:val="0"/>
      <w:divBdr>
        <w:top w:val="none" w:sz="0" w:space="0" w:color="auto"/>
        <w:left w:val="none" w:sz="0" w:space="0" w:color="auto"/>
        <w:bottom w:val="none" w:sz="0" w:space="0" w:color="auto"/>
        <w:right w:val="none" w:sz="0" w:space="0" w:color="auto"/>
      </w:divBdr>
    </w:div>
    <w:div w:id="603422658">
      <w:bodyDiv w:val="1"/>
      <w:marLeft w:val="0"/>
      <w:marRight w:val="0"/>
      <w:marTop w:val="0"/>
      <w:marBottom w:val="0"/>
      <w:divBdr>
        <w:top w:val="none" w:sz="0" w:space="0" w:color="auto"/>
        <w:left w:val="none" w:sz="0" w:space="0" w:color="auto"/>
        <w:bottom w:val="none" w:sz="0" w:space="0" w:color="auto"/>
        <w:right w:val="none" w:sz="0" w:space="0" w:color="auto"/>
      </w:divBdr>
      <w:divsChild>
        <w:div w:id="168763188">
          <w:marLeft w:val="0"/>
          <w:marRight w:val="0"/>
          <w:marTop w:val="0"/>
          <w:marBottom w:val="0"/>
          <w:divBdr>
            <w:top w:val="none" w:sz="0" w:space="0" w:color="auto"/>
            <w:left w:val="none" w:sz="0" w:space="0" w:color="auto"/>
            <w:bottom w:val="none" w:sz="0" w:space="0" w:color="auto"/>
            <w:right w:val="none" w:sz="0" w:space="0" w:color="auto"/>
          </w:divBdr>
          <w:divsChild>
            <w:div w:id="663777408">
              <w:marLeft w:val="0"/>
              <w:marRight w:val="0"/>
              <w:marTop w:val="0"/>
              <w:marBottom w:val="0"/>
              <w:divBdr>
                <w:top w:val="none" w:sz="0" w:space="0" w:color="auto"/>
                <w:left w:val="none" w:sz="0" w:space="0" w:color="auto"/>
                <w:bottom w:val="none" w:sz="0" w:space="0" w:color="auto"/>
                <w:right w:val="none" w:sz="0" w:space="0" w:color="auto"/>
              </w:divBdr>
              <w:divsChild>
                <w:div w:id="1212233719">
                  <w:marLeft w:val="0"/>
                  <w:marRight w:val="0"/>
                  <w:marTop w:val="0"/>
                  <w:marBottom w:val="0"/>
                  <w:divBdr>
                    <w:top w:val="none" w:sz="0" w:space="0" w:color="auto"/>
                    <w:left w:val="none" w:sz="0" w:space="0" w:color="auto"/>
                    <w:bottom w:val="none" w:sz="0" w:space="0" w:color="auto"/>
                    <w:right w:val="none" w:sz="0" w:space="0" w:color="auto"/>
                  </w:divBdr>
                  <w:divsChild>
                    <w:div w:id="610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085370">
      <w:bodyDiv w:val="1"/>
      <w:marLeft w:val="0"/>
      <w:marRight w:val="0"/>
      <w:marTop w:val="0"/>
      <w:marBottom w:val="0"/>
      <w:divBdr>
        <w:top w:val="none" w:sz="0" w:space="0" w:color="auto"/>
        <w:left w:val="none" w:sz="0" w:space="0" w:color="auto"/>
        <w:bottom w:val="none" w:sz="0" w:space="0" w:color="auto"/>
        <w:right w:val="none" w:sz="0" w:space="0" w:color="auto"/>
      </w:divBdr>
    </w:div>
    <w:div w:id="723262563">
      <w:bodyDiv w:val="1"/>
      <w:marLeft w:val="0"/>
      <w:marRight w:val="0"/>
      <w:marTop w:val="0"/>
      <w:marBottom w:val="0"/>
      <w:divBdr>
        <w:top w:val="none" w:sz="0" w:space="0" w:color="auto"/>
        <w:left w:val="none" w:sz="0" w:space="0" w:color="auto"/>
        <w:bottom w:val="none" w:sz="0" w:space="0" w:color="auto"/>
        <w:right w:val="none" w:sz="0" w:space="0" w:color="auto"/>
      </w:divBdr>
    </w:div>
    <w:div w:id="748387700">
      <w:bodyDiv w:val="1"/>
      <w:marLeft w:val="0"/>
      <w:marRight w:val="0"/>
      <w:marTop w:val="0"/>
      <w:marBottom w:val="0"/>
      <w:divBdr>
        <w:top w:val="none" w:sz="0" w:space="0" w:color="auto"/>
        <w:left w:val="none" w:sz="0" w:space="0" w:color="auto"/>
        <w:bottom w:val="none" w:sz="0" w:space="0" w:color="auto"/>
        <w:right w:val="none" w:sz="0" w:space="0" w:color="auto"/>
      </w:divBdr>
    </w:div>
    <w:div w:id="763113990">
      <w:bodyDiv w:val="1"/>
      <w:marLeft w:val="0"/>
      <w:marRight w:val="0"/>
      <w:marTop w:val="0"/>
      <w:marBottom w:val="0"/>
      <w:divBdr>
        <w:top w:val="none" w:sz="0" w:space="0" w:color="auto"/>
        <w:left w:val="none" w:sz="0" w:space="0" w:color="auto"/>
        <w:bottom w:val="none" w:sz="0" w:space="0" w:color="auto"/>
        <w:right w:val="none" w:sz="0" w:space="0" w:color="auto"/>
      </w:divBdr>
    </w:div>
    <w:div w:id="789125736">
      <w:bodyDiv w:val="1"/>
      <w:marLeft w:val="0"/>
      <w:marRight w:val="0"/>
      <w:marTop w:val="0"/>
      <w:marBottom w:val="0"/>
      <w:divBdr>
        <w:top w:val="none" w:sz="0" w:space="0" w:color="auto"/>
        <w:left w:val="none" w:sz="0" w:space="0" w:color="auto"/>
        <w:bottom w:val="none" w:sz="0" w:space="0" w:color="auto"/>
        <w:right w:val="none" w:sz="0" w:space="0" w:color="auto"/>
      </w:divBdr>
    </w:div>
    <w:div w:id="968127224">
      <w:bodyDiv w:val="1"/>
      <w:marLeft w:val="0"/>
      <w:marRight w:val="0"/>
      <w:marTop w:val="0"/>
      <w:marBottom w:val="0"/>
      <w:divBdr>
        <w:top w:val="none" w:sz="0" w:space="0" w:color="auto"/>
        <w:left w:val="none" w:sz="0" w:space="0" w:color="auto"/>
        <w:bottom w:val="none" w:sz="0" w:space="0" w:color="auto"/>
        <w:right w:val="none" w:sz="0" w:space="0" w:color="auto"/>
      </w:divBdr>
      <w:divsChild>
        <w:div w:id="126551022">
          <w:marLeft w:val="0"/>
          <w:marRight w:val="0"/>
          <w:marTop w:val="0"/>
          <w:marBottom w:val="0"/>
          <w:divBdr>
            <w:top w:val="none" w:sz="0" w:space="0" w:color="929292"/>
            <w:left w:val="none" w:sz="0" w:space="0" w:color="929292"/>
            <w:bottom w:val="single" w:sz="6" w:space="0" w:color="929292"/>
            <w:right w:val="none" w:sz="0" w:space="0" w:color="929292"/>
          </w:divBdr>
          <w:divsChild>
            <w:div w:id="1639149221">
              <w:marLeft w:val="0"/>
              <w:marRight w:val="0"/>
              <w:marTop w:val="0"/>
              <w:marBottom w:val="0"/>
              <w:divBdr>
                <w:top w:val="none" w:sz="0" w:space="0" w:color="auto"/>
                <w:left w:val="none" w:sz="0" w:space="0" w:color="auto"/>
                <w:bottom w:val="none" w:sz="0" w:space="0" w:color="auto"/>
                <w:right w:val="none" w:sz="0" w:space="0" w:color="auto"/>
              </w:divBdr>
              <w:divsChild>
                <w:div w:id="166294521">
                  <w:marLeft w:val="0"/>
                  <w:marRight w:val="0"/>
                  <w:marTop w:val="0"/>
                  <w:marBottom w:val="0"/>
                  <w:divBdr>
                    <w:top w:val="none" w:sz="0" w:space="0" w:color="auto"/>
                    <w:left w:val="none" w:sz="0" w:space="0" w:color="auto"/>
                    <w:bottom w:val="none" w:sz="0" w:space="0" w:color="auto"/>
                    <w:right w:val="none" w:sz="0" w:space="0" w:color="auto"/>
                  </w:divBdr>
                  <w:divsChild>
                    <w:div w:id="1987315532">
                      <w:marLeft w:val="1560"/>
                      <w:marRight w:val="0"/>
                      <w:marTop w:val="0"/>
                      <w:marBottom w:val="0"/>
                      <w:divBdr>
                        <w:top w:val="none" w:sz="0" w:space="0" w:color="auto"/>
                        <w:left w:val="none" w:sz="0" w:space="0" w:color="auto"/>
                        <w:bottom w:val="none" w:sz="0" w:space="0" w:color="auto"/>
                        <w:right w:val="none" w:sz="0" w:space="0" w:color="auto"/>
                      </w:divBdr>
                    </w:div>
                  </w:divsChild>
                </w:div>
                <w:div w:id="184290675">
                  <w:marLeft w:val="0"/>
                  <w:marRight w:val="0"/>
                  <w:marTop w:val="0"/>
                  <w:marBottom w:val="0"/>
                  <w:divBdr>
                    <w:top w:val="none" w:sz="0" w:space="0" w:color="auto"/>
                    <w:left w:val="none" w:sz="0" w:space="0" w:color="auto"/>
                    <w:bottom w:val="none" w:sz="0" w:space="0" w:color="auto"/>
                    <w:right w:val="none" w:sz="0" w:space="0" w:color="auto"/>
                  </w:divBdr>
                  <w:divsChild>
                    <w:div w:id="1453326650">
                      <w:marLeft w:val="1560"/>
                      <w:marRight w:val="0"/>
                      <w:marTop w:val="0"/>
                      <w:marBottom w:val="0"/>
                      <w:divBdr>
                        <w:top w:val="none" w:sz="0" w:space="0" w:color="auto"/>
                        <w:left w:val="none" w:sz="0" w:space="0" w:color="auto"/>
                        <w:bottom w:val="none" w:sz="0" w:space="0" w:color="auto"/>
                        <w:right w:val="none" w:sz="0" w:space="0" w:color="auto"/>
                      </w:divBdr>
                    </w:div>
                  </w:divsChild>
                </w:div>
                <w:div w:id="764157586">
                  <w:marLeft w:val="0"/>
                  <w:marRight w:val="0"/>
                  <w:marTop w:val="0"/>
                  <w:marBottom w:val="0"/>
                  <w:divBdr>
                    <w:top w:val="none" w:sz="0" w:space="0" w:color="auto"/>
                    <w:left w:val="none" w:sz="0" w:space="0" w:color="auto"/>
                    <w:bottom w:val="none" w:sz="0" w:space="0" w:color="auto"/>
                    <w:right w:val="none" w:sz="0" w:space="0" w:color="auto"/>
                  </w:divBdr>
                  <w:divsChild>
                    <w:div w:id="1035276183">
                      <w:marLeft w:val="1560"/>
                      <w:marRight w:val="0"/>
                      <w:marTop w:val="0"/>
                      <w:marBottom w:val="0"/>
                      <w:divBdr>
                        <w:top w:val="none" w:sz="0" w:space="0" w:color="auto"/>
                        <w:left w:val="none" w:sz="0" w:space="0" w:color="auto"/>
                        <w:bottom w:val="none" w:sz="0" w:space="0" w:color="auto"/>
                        <w:right w:val="none" w:sz="0" w:space="0" w:color="auto"/>
                      </w:divBdr>
                    </w:div>
                  </w:divsChild>
                </w:div>
                <w:div w:id="1819878762">
                  <w:marLeft w:val="0"/>
                  <w:marRight w:val="0"/>
                  <w:marTop w:val="0"/>
                  <w:marBottom w:val="0"/>
                  <w:divBdr>
                    <w:top w:val="none" w:sz="0" w:space="0" w:color="auto"/>
                    <w:left w:val="none" w:sz="0" w:space="0" w:color="auto"/>
                    <w:bottom w:val="none" w:sz="0" w:space="0" w:color="auto"/>
                    <w:right w:val="none" w:sz="0" w:space="0" w:color="auto"/>
                  </w:divBdr>
                  <w:divsChild>
                    <w:div w:id="1285231276">
                      <w:marLeft w:val="1560"/>
                      <w:marRight w:val="0"/>
                      <w:marTop w:val="0"/>
                      <w:marBottom w:val="0"/>
                      <w:divBdr>
                        <w:top w:val="none" w:sz="0" w:space="0" w:color="auto"/>
                        <w:left w:val="none" w:sz="0" w:space="0" w:color="auto"/>
                        <w:bottom w:val="none" w:sz="0" w:space="0" w:color="auto"/>
                        <w:right w:val="none" w:sz="0" w:space="0" w:color="auto"/>
                      </w:divBdr>
                    </w:div>
                  </w:divsChild>
                </w:div>
              </w:divsChild>
            </w:div>
            <w:div w:id="1771316550">
              <w:marLeft w:val="0"/>
              <w:marRight w:val="0"/>
              <w:marTop w:val="0"/>
              <w:marBottom w:val="0"/>
              <w:divBdr>
                <w:top w:val="none" w:sz="0" w:space="0" w:color="auto"/>
                <w:left w:val="none" w:sz="0" w:space="0" w:color="auto"/>
                <w:bottom w:val="none" w:sz="0" w:space="0" w:color="auto"/>
                <w:right w:val="none" w:sz="0" w:space="0" w:color="auto"/>
              </w:divBdr>
            </w:div>
          </w:divsChild>
        </w:div>
        <w:div w:id="1384258990">
          <w:marLeft w:val="0"/>
          <w:marRight w:val="0"/>
          <w:marTop w:val="0"/>
          <w:marBottom w:val="0"/>
          <w:divBdr>
            <w:top w:val="none" w:sz="0" w:space="0" w:color="auto"/>
            <w:left w:val="none" w:sz="0" w:space="0" w:color="auto"/>
            <w:bottom w:val="none" w:sz="0" w:space="0" w:color="auto"/>
            <w:right w:val="none" w:sz="0" w:space="0" w:color="auto"/>
          </w:divBdr>
          <w:divsChild>
            <w:div w:id="1701399723">
              <w:marLeft w:val="0"/>
              <w:marRight w:val="0"/>
              <w:marTop w:val="0"/>
              <w:marBottom w:val="0"/>
              <w:divBdr>
                <w:top w:val="none" w:sz="0" w:space="0" w:color="auto"/>
                <w:left w:val="none" w:sz="0" w:space="0" w:color="auto"/>
                <w:bottom w:val="none" w:sz="0" w:space="0" w:color="auto"/>
                <w:right w:val="none" w:sz="0" w:space="0" w:color="auto"/>
              </w:divBdr>
              <w:divsChild>
                <w:div w:id="11719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78487">
      <w:bodyDiv w:val="1"/>
      <w:marLeft w:val="0"/>
      <w:marRight w:val="0"/>
      <w:marTop w:val="0"/>
      <w:marBottom w:val="0"/>
      <w:divBdr>
        <w:top w:val="none" w:sz="0" w:space="0" w:color="auto"/>
        <w:left w:val="none" w:sz="0" w:space="0" w:color="auto"/>
        <w:bottom w:val="none" w:sz="0" w:space="0" w:color="auto"/>
        <w:right w:val="none" w:sz="0" w:space="0" w:color="auto"/>
      </w:divBdr>
      <w:divsChild>
        <w:div w:id="1902062126">
          <w:marLeft w:val="403"/>
          <w:marRight w:val="0"/>
          <w:marTop w:val="91"/>
          <w:marBottom w:val="0"/>
          <w:divBdr>
            <w:top w:val="none" w:sz="0" w:space="0" w:color="auto"/>
            <w:left w:val="none" w:sz="0" w:space="0" w:color="auto"/>
            <w:bottom w:val="none" w:sz="0" w:space="0" w:color="auto"/>
            <w:right w:val="none" w:sz="0" w:space="0" w:color="auto"/>
          </w:divBdr>
        </w:div>
      </w:divsChild>
    </w:div>
    <w:div w:id="1031150307">
      <w:bodyDiv w:val="1"/>
      <w:marLeft w:val="0"/>
      <w:marRight w:val="0"/>
      <w:marTop w:val="0"/>
      <w:marBottom w:val="0"/>
      <w:divBdr>
        <w:top w:val="none" w:sz="0" w:space="0" w:color="auto"/>
        <w:left w:val="none" w:sz="0" w:space="0" w:color="auto"/>
        <w:bottom w:val="none" w:sz="0" w:space="0" w:color="auto"/>
        <w:right w:val="none" w:sz="0" w:space="0" w:color="auto"/>
      </w:divBdr>
    </w:div>
    <w:div w:id="1037196606">
      <w:bodyDiv w:val="1"/>
      <w:marLeft w:val="0"/>
      <w:marRight w:val="0"/>
      <w:marTop w:val="0"/>
      <w:marBottom w:val="0"/>
      <w:divBdr>
        <w:top w:val="none" w:sz="0" w:space="0" w:color="auto"/>
        <w:left w:val="none" w:sz="0" w:space="0" w:color="auto"/>
        <w:bottom w:val="none" w:sz="0" w:space="0" w:color="auto"/>
        <w:right w:val="none" w:sz="0" w:space="0" w:color="auto"/>
      </w:divBdr>
    </w:div>
    <w:div w:id="1133060529">
      <w:bodyDiv w:val="1"/>
      <w:marLeft w:val="0"/>
      <w:marRight w:val="0"/>
      <w:marTop w:val="0"/>
      <w:marBottom w:val="0"/>
      <w:divBdr>
        <w:top w:val="none" w:sz="0" w:space="0" w:color="auto"/>
        <w:left w:val="none" w:sz="0" w:space="0" w:color="auto"/>
        <w:bottom w:val="none" w:sz="0" w:space="0" w:color="auto"/>
        <w:right w:val="none" w:sz="0" w:space="0" w:color="auto"/>
      </w:divBdr>
    </w:div>
    <w:div w:id="1166239194">
      <w:bodyDiv w:val="1"/>
      <w:marLeft w:val="0"/>
      <w:marRight w:val="0"/>
      <w:marTop w:val="0"/>
      <w:marBottom w:val="0"/>
      <w:divBdr>
        <w:top w:val="none" w:sz="0" w:space="0" w:color="auto"/>
        <w:left w:val="none" w:sz="0" w:space="0" w:color="auto"/>
        <w:bottom w:val="none" w:sz="0" w:space="0" w:color="auto"/>
        <w:right w:val="none" w:sz="0" w:space="0" w:color="auto"/>
      </w:divBdr>
    </w:div>
    <w:div w:id="1271671091">
      <w:bodyDiv w:val="1"/>
      <w:marLeft w:val="0"/>
      <w:marRight w:val="0"/>
      <w:marTop w:val="0"/>
      <w:marBottom w:val="0"/>
      <w:divBdr>
        <w:top w:val="none" w:sz="0" w:space="0" w:color="auto"/>
        <w:left w:val="none" w:sz="0" w:space="0" w:color="auto"/>
        <w:bottom w:val="none" w:sz="0" w:space="0" w:color="auto"/>
        <w:right w:val="none" w:sz="0" w:space="0" w:color="auto"/>
      </w:divBdr>
      <w:divsChild>
        <w:div w:id="542867301">
          <w:marLeft w:val="0"/>
          <w:marRight w:val="0"/>
          <w:marTop w:val="0"/>
          <w:marBottom w:val="0"/>
          <w:divBdr>
            <w:top w:val="none" w:sz="0" w:space="0" w:color="auto"/>
            <w:left w:val="none" w:sz="0" w:space="0" w:color="auto"/>
            <w:bottom w:val="none" w:sz="0" w:space="0" w:color="auto"/>
            <w:right w:val="none" w:sz="0" w:space="0" w:color="auto"/>
          </w:divBdr>
        </w:div>
        <w:div w:id="720131394">
          <w:marLeft w:val="0"/>
          <w:marRight w:val="0"/>
          <w:marTop w:val="0"/>
          <w:marBottom w:val="0"/>
          <w:divBdr>
            <w:top w:val="none" w:sz="0" w:space="0" w:color="auto"/>
            <w:left w:val="none" w:sz="0" w:space="0" w:color="auto"/>
            <w:bottom w:val="none" w:sz="0" w:space="0" w:color="auto"/>
            <w:right w:val="none" w:sz="0" w:space="0" w:color="auto"/>
          </w:divBdr>
        </w:div>
        <w:div w:id="777674979">
          <w:marLeft w:val="0"/>
          <w:marRight w:val="0"/>
          <w:marTop w:val="0"/>
          <w:marBottom w:val="0"/>
          <w:divBdr>
            <w:top w:val="none" w:sz="0" w:space="0" w:color="auto"/>
            <w:left w:val="none" w:sz="0" w:space="0" w:color="auto"/>
            <w:bottom w:val="none" w:sz="0" w:space="0" w:color="auto"/>
            <w:right w:val="none" w:sz="0" w:space="0" w:color="auto"/>
          </w:divBdr>
        </w:div>
        <w:div w:id="974025594">
          <w:marLeft w:val="0"/>
          <w:marRight w:val="0"/>
          <w:marTop w:val="0"/>
          <w:marBottom w:val="0"/>
          <w:divBdr>
            <w:top w:val="none" w:sz="0" w:space="0" w:color="auto"/>
            <w:left w:val="none" w:sz="0" w:space="0" w:color="auto"/>
            <w:bottom w:val="none" w:sz="0" w:space="0" w:color="auto"/>
            <w:right w:val="none" w:sz="0" w:space="0" w:color="auto"/>
          </w:divBdr>
        </w:div>
        <w:div w:id="998002342">
          <w:marLeft w:val="0"/>
          <w:marRight w:val="0"/>
          <w:marTop w:val="0"/>
          <w:marBottom w:val="0"/>
          <w:divBdr>
            <w:top w:val="none" w:sz="0" w:space="0" w:color="auto"/>
            <w:left w:val="none" w:sz="0" w:space="0" w:color="auto"/>
            <w:bottom w:val="none" w:sz="0" w:space="0" w:color="auto"/>
            <w:right w:val="none" w:sz="0" w:space="0" w:color="auto"/>
          </w:divBdr>
        </w:div>
        <w:div w:id="1112242092">
          <w:marLeft w:val="0"/>
          <w:marRight w:val="0"/>
          <w:marTop w:val="0"/>
          <w:marBottom w:val="0"/>
          <w:divBdr>
            <w:top w:val="none" w:sz="0" w:space="0" w:color="auto"/>
            <w:left w:val="none" w:sz="0" w:space="0" w:color="auto"/>
            <w:bottom w:val="none" w:sz="0" w:space="0" w:color="auto"/>
            <w:right w:val="none" w:sz="0" w:space="0" w:color="auto"/>
          </w:divBdr>
        </w:div>
        <w:div w:id="1121605002">
          <w:marLeft w:val="0"/>
          <w:marRight w:val="0"/>
          <w:marTop w:val="0"/>
          <w:marBottom w:val="0"/>
          <w:divBdr>
            <w:top w:val="none" w:sz="0" w:space="0" w:color="auto"/>
            <w:left w:val="none" w:sz="0" w:space="0" w:color="auto"/>
            <w:bottom w:val="none" w:sz="0" w:space="0" w:color="auto"/>
            <w:right w:val="none" w:sz="0" w:space="0" w:color="auto"/>
          </w:divBdr>
        </w:div>
        <w:div w:id="1240478431">
          <w:marLeft w:val="0"/>
          <w:marRight w:val="0"/>
          <w:marTop w:val="0"/>
          <w:marBottom w:val="0"/>
          <w:divBdr>
            <w:top w:val="none" w:sz="0" w:space="0" w:color="auto"/>
            <w:left w:val="none" w:sz="0" w:space="0" w:color="auto"/>
            <w:bottom w:val="none" w:sz="0" w:space="0" w:color="auto"/>
            <w:right w:val="none" w:sz="0" w:space="0" w:color="auto"/>
          </w:divBdr>
        </w:div>
        <w:div w:id="1318261145">
          <w:marLeft w:val="0"/>
          <w:marRight w:val="0"/>
          <w:marTop w:val="0"/>
          <w:marBottom w:val="0"/>
          <w:divBdr>
            <w:top w:val="none" w:sz="0" w:space="0" w:color="auto"/>
            <w:left w:val="none" w:sz="0" w:space="0" w:color="auto"/>
            <w:bottom w:val="none" w:sz="0" w:space="0" w:color="auto"/>
            <w:right w:val="none" w:sz="0" w:space="0" w:color="auto"/>
          </w:divBdr>
        </w:div>
        <w:div w:id="1398161767">
          <w:marLeft w:val="0"/>
          <w:marRight w:val="0"/>
          <w:marTop w:val="0"/>
          <w:marBottom w:val="0"/>
          <w:divBdr>
            <w:top w:val="none" w:sz="0" w:space="0" w:color="auto"/>
            <w:left w:val="none" w:sz="0" w:space="0" w:color="auto"/>
            <w:bottom w:val="none" w:sz="0" w:space="0" w:color="auto"/>
            <w:right w:val="none" w:sz="0" w:space="0" w:color="auto"/>
          </w:divBdr>
        </w:div>
        <w:div w:id="1500929466">
          <w:marLeft w:val="0"/>
          <w:marRight w:val="0"/>
          <w:marTop w:val="0"/>
          <w:marBottom w:val="0"/>
          <w:divBdr>
            <w:top w:val="none" w:sz="0" w:space="0" w:color="auto"/>
            <w:left w:val="none" w:sz="0" w:space="0" w:color="auto"/>
            <w:bottom w:val="none" w:sz="0" w:space="0" w:color="auto"/>
            <w:right w:val="none" w:sz="0" w:space="0" w:color="auto"/>
          </w:divBdr>
        </w:div>
        <w:div w:id="1880359684">
          <w:marLeft w:val="0"/>
          <w:marRight w:val="0"/>
          <w:marTop w:val="0"/>
          <w:marBottom w:val="0"/>
          <w:divBdr>
            <w:top w:val="none" w:sz="0" w:space="0" w:color="auto"/>
            <w:left w:val="none" w:sz="0" w:space="0" w:color="auto"/>
            <w:bottom w:val="none" w:sz="0" w:space="0" w:color="auto"/>
            <w:right w:val="none" w:sz="0" w:space="0" w:color="auto"/>
          </w:divBdr>
        </w:div>
        <w:div w:id="1923485592">
          <w:marLeft w:val="0"/>
          <w:marRight w:val="0"/>
          <w:marTop w:val="0"/>
          <w:marBottom w:val="0"/>
          <w:divBdr>
            <w:top w:val="none" w:sz="0" w:space="0" w:color="auto"/>
            <w:left w:val="none" w:sz="0" w:space="0" w:color="auto"/>
            <w:bottom w:val="none" w:sz="0" w:space="0" w:color="auto"/>
            <w:right w:val="none" w:sz="0" w:space="0" w:color="auto"/>
          </w:divBdr>
        </w:div>
      </w:divsChild>
    </w:div>
    <w:div w:id="1299266132">
      <w:bodyDiv w:val="1"/>
      <w:marLeft w:val="0"/>
      <w:marRight w:val="0"/>
      <w:marTop w:val="0"/>
      <w:marBottom w:val="0"/>
      <w:divBdr>
        <w:top w:val="none" w:sz="0" w:space="0" w:color="auto"/>
        <w:left w:val="none" w:sz="0" w:space="0" w:color="auto"/>
        <w:bottom w:val="none" w:sz="0" w:space="0" w:color="auto"/>
        <w:right w:val="none" w:sz="0" w:space="0" w:color="auto"/>
      </w:divBdr>
    </w:div>
    <w:div w:id="1380664071">
      <w:bodyDiv w:val="1"/>
      <w:marLeft w:val="0"/>
      <w:marRight w:val="0"/>
      <w:marTop w:val="0"/>
      <w:marBottom w:val="0"/>
      <w:divBdr>
        <w:top w:val="none" w:sz="0" w:space="0" w:color="auto"/>
        <w:left w:val="none" w:sz="0" w:space="0" w:color="auto"/>
        <w:bottom w:val="none" w:sz="0" w:space="0" w:color="auto"/>
        <w:right w:val="none" w:sz="0" w:space="0" w:color="auto"/>
      </w:divBdr>
    </w:div>
    <w:div w:id="1574314995">
      <w:bodyDiv w:val="1"/>
      <w:marLeft w:val="0"/>
      <w:marRight w:val="0"/>
      <w:marTop w:val="0"/>
      <w:marBottom w:val="0"/>
      <w:divBdr>
        <w:top w:val="none" w:sz="0" w:space="0" w:color="auto"/>
        <w:left w:val="none" w:sz="0" w:space="0" w:color="auto"/>
        <w:bottom w:val="none" w:sz="0" w:space="0" w:color="auto"/>
        <w:right w:val="none" w:sz="0" w:space="0" w:color="auto"/>
      </w:divBdr>
    </w:div>
    <w:div w:id="1640571744">
      <w:bodyDiv w:val="1"/>
      <w:marLeft w:val="0"/>
      <w:marRight w:val="0"/>
      <w:marTop w:val="0"/>
      <w:marBottom w:val="0"/>
      <w:divBdr>
        <w:top w:val="none" w:sz="0" w:space="0" w:color="auto"/>
        <w:left w:val="none" w:sz="0" w:space="0" w:color="auto"/>
        <w:bottom w:val="none" w:sz="0" w:space="0" w:color="auto"/>
        <w:right w:val="none" w:sz="0" w:space="0" w:color="auto"/>
      </w:divBdr>
    </w:div>
    <w:div w:id="1687748673">
      <w:bodyDiv w:val="1"/>
      <w:marLeft w:val="0"/>
      <w:marRight w:val="0"/>
      <w:marTop w:val="0"/>
      <w:marBottom w:val="0"/>
      <w:divBdr>
        <w:top w:val="none" w:sz="0" w:space="0" w:color="auto"/>
        <w:left w:val="none" w:sz="0" w:space="0" w:color="auto"/>
        <w:bottom w:val="none" w:sz="0" w:space="0" w:color="auto"/>
        <w:right w:val="none" w:sz="0" w:space="0" w:color="auto"/>
      </w:divBdr>
    </w:div>
    <w:div w:id="1766420942">
      <w:bodyDiv w:val="1"/>
      <w:marLeft w:val="0"/>
      <w:marRight w:val="0"/>
      <w:marTop w:val="0"/>
      <w:marBottom w:val="0"/>
      <w:divBdr>
        <w:top w:val="none" w:sz="0" w:space="0" w:color="auto"/>
        <w:left w:val="none" w:sz="0" w:space="0" w:color="auto"/>
        <w:bottom w:val="none" w:sz="0" w:space="0" w:color="auto"/>
        <w:right w:val="none" w:sz="0" w:space="0" w:color="auto"/>
      </w:divBdr>
    </w:div>
    <w:div w:id="201237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yperlink" Target="http://www.internaatnoord.be" TargetMode="External"/><Relationship Id="rId21" Type="http://schemas.openxmlformats.org/officeDocument/2006/relationships/image" Target="media/image9.jpeg"/><Relationship Id="rId34" Type="http://schemas.openxmlformats.org/officeDocument/2006/relationships/hyperlink" Target="http://www.clbtrikant.be" TargetMode="External"/><Relationship Id="rId42" Type="http://schemas.openxmlformats.org/officeDocument/2006/relationships/hyperlink" Target="http://www.facebook.com/NOVAcampusVISO" TargetMode="External"/><Relationship Id="rId47" Type="http://schemas.openxmlformats.org/officeDocument/2006/relationships/image" Target="media/image19.emf"/><Relationship Id="rId50" Type="http://schemas.openxmlformats.org/officeDocument/2006/relationships/image" Target="media/image22.emf"/><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ro.katholiekonderwijs.vlaanderen/pedagogisch-credo" TargetMode="External"/><Relationship Id="rId29" Type="http://schemas.openxmlformats.org/officeDocument/2006/relationships/image" Target="media/image17.jpeg"/><Relationship Id="rId11" Type="http://schemas.openxmlformats.org/officeDocument/2006/relationships/image" Target="media/image1.jpeg"/><Relationship Id="rId24" Type="http://schemas.openxmlformats.org/officeDocument/2006/relationships/image" Target="media/image12.wmf"/><Relationship Id="rId32" Type="http://schemas.openxmlformats.org/officeDocument/2006/relationships/hyperlink" Target="mailto:veerle.vanoost@sint-michiel.be" TargetMode="External"/><Relationship Id="rId37" Type="http://schemas.openxmlformats.org/officeDocument/2006/relationships/hyperlink" Target="http://www.clbtrikant.be" TargetMode="External"/><Relationship Id="rId40" Type="http://schemas.openxmlformats.org/officeDocument/2006/relationships/hyperlink" Target="mailto:internaatnoord@sint-michiel.be" TargetMode="External"/><Relationship Id="rId45" Type="http://schemas.openxmlformats.org/officeDocument/2006/relationships/hyperlink" Target="http://www.instagram.com/visoroeselare" TargetMode="External"/><Relationship Id="rId53" Type="http://schemas.openxmlformats.org/officeDocument/2006/relationships/image" Target="media/image25.jpe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hyperlink" Target="http://www.clbtrikant.be" TargetMode="External"/><Relationship Id="rId43" Type="http://schemas.openxmlformats.org/officeDocument/2006/relationships/hyperlink" Target="http://www.facebook.com/visoroeselare" TargetMode="External"/><Relationship Id="rId48" Type="http://schemas.openxmlformats.org/officeDocument/2006/relationships/image" Target="media/image20.jpe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23.emf"/><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pro.katholiekonderwijs.vlaanderen/katholieke-dialoogschool/engagementsverklaring" TargetMode="External"/><Relationship Id="rId25" Type="http://schemas.openxmlformats.org/officeDocument/2006/relationships/image" Target="media/image13.jpeg"/><Relationship Id="rId33" Type="http://schemas.openxmlformats.org/officeDocument/2006/relationships/hyperlink" Target="mailto:info@clbtrikant.be" TargetMode="External"/><Relationship Id="rId38" Type="http://schemas.openxmlformats.org/officeDocument/2006/relationships/hyperlink" Target="http://www.clbchat.be" TargetMode="External"/><Relationship Id="rId46" Type="http://schemas.openxmlformats.org/officeDocument/2006/relationships/hyperlink" Target="https://academichardware.be/nl-be/contact" TargetMode="External"/><Relationship Id="rId59" Type="http://schemas.microsoft.com/office/2011/relationships/people" Target="people.xml"/><Relationship Id="rId20" Type="http://schemas.openxmlformats.org/officeDocument/2006/relationships/image" Target="media/image8.png"/><Relationship Id="rId41" Type="http://schemas.openxmlformats.org/officeDocument/2006/relationships/hyperlink" Target="http://www.nova-roeselare.be" TargetMode="External"/><Relationship Id="rId54" Type="http://schemas.openxmlformats.org/officeDocument/2006/relationships/hyperlink" Target="mailto:ict.viso@sint-michiel.b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image" Target="media/image16.jpg"/><Relationship Id="rId36" Type="http://schemas.openxmlformats.org/officeDocument/2006/relationships/hyperlink" Target="http://www.clbtrikant.be" TargetMode="External"/><Relationship Id="rId49" Type="http://schemas.openxmlformats.org/officeDocument/2006/relationships/image" Target="media/image21.emf"/><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www.viso-roeselare.be/cookie-en-privacy-beleid" TargetMode="External"/><Relationship Id="rId44" Type="http://schemas.openxmlformats.org/officeDocument/2006/relationships/hyperlink" Target="http://www.instagram.com/NOVAcampusVISO" TargetMode="External"/><Relationship Id="rId52" Type="http://schemas.openxmlformats.org/officeDocument/2006/relationships/image" Target="media/image24.emf"/><Relationship Id="rId60" Type="http://schemas.openxmlformats.org/officeDocument/2006/relationships/theme" Target="theme/theme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331c2c13-c1ce-4cab-a60d-f18b09027fe9">
      <UserInfo>
        <DisplayName>Veerle Vanoost</DisplayName>
        <AccountId>718</AccountId>
        <AccountType/>
      </UserInfo>
      <UserInfo>
        <DisplayName>Patrick Soenen</DisplayName>
        <AccountId>444</AccountId>
        <AccountType/>
      </UserInfo>
      <UserInfo>
        <DisplayName>Joeri Sioen</DisplayName>
        <AccountId>120</AccountId>
        <AccountType/>
      </UserInfo>
    </SharedWithUsers>
    <TaxCatchAll xmlns="331c2c13-c1ce-4cab-a60d-f18b09027fe9" xsi:nil="true"/>
    <lcf76f155ced4ddcb4097134ff3c332f xmlns="fbed7014-6e87-4ae9-8995-ed3219efd9a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8E257EFFB13D24EBD9BA21A3F54DFEF" ma:contentTypeVersion="19" ma:contentTypeDescription="Een nieuw document maken." ma:contentTypeScope="" ma:versionID="f7f82c3df8f8e35a0fa3a770f5a3f846">
  <xsd:schema xmlns:xsd="http://www.w3.org/2001/XMLSchema" xmlns:xs="http://www.w3.org/2001/XMLSchema" xmlns:p="http://schemas.microsoft.com/office/2006/metadata/properties" xmlns:ns2="331c2c13-c1ce-4cab-a60d-f18b09027fe9" xmlns:ns3="629200ee-b956-4903-a51c-09ef47cd9ede" xmlns:ns4="fbed7014-6e87-4ae9-8995-ed3219efd9ae" targetNamespace="http://schemas.microsoft.com/office/2006/metadata/properties" ma:root="true" ma:fieldsID="742c0a1c158dceec5b81e35a592fa4f3" ns2:_="" ns3:_="" ns4:_="">
    <xsd:import namespace="331c2c13-c1ce-4cab-a60d-f18b09027fe9"/>
    <xsd:import namespace="629200ee-b956-4903-a51c-09ef47cd9ede"/>
    <xsd:import namespace="fbed7014-6e87-4ae9-8995-ed3219efd9ae"/>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lcf76f155ced4ddcb4097134ff3c332f" minOccurs="0"/>
                <xsd:element ref="ns2:TaxCatchAll" minOccurs="0"/>
                <xsd:element ref="ns4:MediaLengthInSeconds" minOccurs="0"/>
                <xsd:element ref="ns4:MediaServiceObjectDetectorVersion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1c2c13-c1ce-4cab-a60d-f18b09027fe9"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03ef8394-1d07-4e7b-9270-d1e132e31cf4}" ma:internalName="TaxCatchAll" ma:showField="CatchAllData" ma:web="331c2c13-c1ce-4cab-a60d-f18b09027fe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29200ee-b956-4903-a51c-09ef47cd9ede" elementFormDefault="qualified">
    <xsd:import namespace="http://schemas.microsoft.com/office/2006/documentManagement/types"/>
    <xsd:import namespace="http://schemas.microsoft.com/office/infopath/2007/PartnerControls"/>
    <xsd:element name="LastSharedByUser" ma:index="10" nillable="true" ma:displayName="Laatst gedeeld, per gebruiker" ma:description="" ma:internalName="LastSharedByUser" ma:readOnly="true">
      <xsd:simpleType>
        <xsd:restriction base="dms:Note">
          <xsd:maxLength value="255"/>
        </xsd:restriction>
      </xsd:simpleType>
    </xsd:element>
    <xsd:element name="LastSharedByTime" ma:index="11" nillable="true" ma:displayName="Laatst gedeeld, per tijdstip"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bed7014-6e87-4ae9-8995-ed3219efd9ae"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731ff005-3fde-44c4-bfb4-da5227840bdf"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39AC82-3353-4E73-9B8F-A673D880CD1B}">
  <ds:schemaRefs>
    <ds:schemaRef ds:uri="http://schemas.microsoft.com/sharepoint/v3/contenttype/forms"/>
  </ds:schemaRefs>
</ds:datastoreItem>
</file>

<file path=customXml/itemProps2.xml><?xml version="1.0" encoding="utf-8"?>
<ds:datastoreItem xmlns:ds="http://schemas.openxmlformats.org/officeDocument/2006/customXml" ds:itemID="{B795127C-C382-4B71-91B8-F78FE28F8A8C}">
  <ds:schemaRefs>
    <ds:schemaRef ds:uri="http://schemas.microsoft.com/office/2006/metadata/properties"/>
    <ds:schemaRef ds:uri="http://schemas.microsoft.com/office/infopath/2007/PartnerControls"/>
    <ds:schemaRef ds:uri="331c2c13-c1ce-4cab-a60d-f18b09027fe9"/>
    <ds:schemaRef ds:uri="fbed7014-6e87-4ae9-8995-ed3219efd9ae"/>
  </ds:schemaRefs>
</ds:datastoreItem>
</file>

<file path=customXml/itemProps3.xml><?xml version="1.0" encoding="utf-8"?>
<ds:datastoreItem xmlns:ds="http://schemas.openxmlformats.org/officeDocument/2006/customXml" ds:itemID="{06A6A9CF-A958-4926-B734-82511573788D}">
  <ds:schemaRefs>
    <ds:schemaRef ds:uri="http://schemas.openxmlformats.org/officeDocument/2006/bibliography"/>
  </ds:schemaRefs>
</ds:datastoreItem>
</file>

<file path=customXml/itemProps4.xml><?xml version="1.0" encoding="utf-8"?>
<ds:datastoreItem xmlns:ds="http://schemas.openxmlformats.org/officeDocument/2006/customXml" ds:itemID="{399EBDCE-45D2-4144-B410-0F017AD250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1c2c13-c1ce-4cab-a60d-f18b09027fe9"/>
    <ds:schemaRef ds:uri="629200ee-b956-4903-a51c-09ef47cd9ede"/>
    <ds:schemaRef ds:uri="fbed7014-6e87-4ae9-8995-ed3219efd9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104</Pages>
  <Words>44000</Words>
  <Characters>242006</Characters>
  <Application>Microsoft Office Word</Application>
  <DocSecurity>0</DocSecurity>
  <Lines>2016</Lines>
  <Paragraphs>570</Paragraphs>
  <ScaleCrop>false</ScaleCrop>
  <Company>sli</Company>
  <LinksUpToDate>false</LinksUpToDate>
  <CharactersWithSpaces>285436</CharactersWithSpaces>
  <SharedDoc>false</SharedDoc>
  <HLinks>
    <vt:vector size="1014" baseType="variant">
      <vt:variant>
        <vt:i4>5701706</vt:i4>
      </vt:variant>
      <vt:variant>
        <vt:i4>1038</vt:i4>
      </vt:variant>
      <vt:variant>
        <vt:i4>0</vt:i4>
      </vt:variant>
      <vt:variant>
        <vt:i4>5</vt:i4>
      </vt:variant>
      <vt:variant>
        <vt:lpwstr>http://www.nova-roeselare.be/</vt:lpwstr>
      </vt:variant>
      <vt:variant>
        <vt:lpwstr/>
      </vt:variant>
      <vt:variant>
        <vt:i4>3211345</vt:i4>
      </vt:variant>
      <vt:variant>
        <vt:i4>1035</vt:i4>
      </vt:variant>
      <vt:variant>
        <vt:i4>0</vt:i4>
      </vt:variant>
      <vt:variant>
        <vt:i4>5</vt:i4>
      </vt:variant>
      <vt:variant>
        <vt:lpwstr>mailto:internaatnoord@sint-michiel.be</vt:lpwstr>
      </vt:variant>
      <vt:variant>
        <vt:lpwstr/>
      </vt:variant>
      <vt:variant>
        <vt:i4>458835</vt:i4>
      </vt:variant>
      <vt:variant>
        <vt:i4>1032</vt:i4>
      </vt:variant>
      <vt:variant>
        <vt:i4>0</vt:i4>
      </vt:variant>
      <vt:variant>
        <vt:i4>5</vt:i4>
      </vt:variant>
      <vt:variant>
        <vt:lpwstr>http://www.internaatnoord.be/</vt:lpwstr>
      </vt:variant>
      <vt:variant>
        <vt:lpwstr/>
      </vt:variant>
      <vt:variant>
        <vt:i4>8061045</vt:i4>
      </vt:variant>
      <vt:variant>
        <vt:i4>1026</vt:i4>
      </vt:variant>
      <vt:variant>
        <vt:i4>0</vt:i4>
      </vt:variant>
      <vt:variant>
        <vt:i4>5</vt:i4>
      </vt:variant>
      <vt:variant>
        <vt:lpwstr>http://www.clbchat.be/</vt:lpwstr>
      </vt:variant>
      <vt:variant>
        <vt:lpwstr/>
      </vt:variant>
      <vt:variant>
        <vt:i4>1441878</vt:i4>
      </vt:variant>
      <vt:variant>
        <vt:i4>1023</vt:i4>
      </vt:variant>
      <vt:variant>
        <vt:i4>0</vt:i4>
      </vt:variant>
      <vt:variant>
        <vt:i4>5</vt:i4>
      </vt:variant>
      <vt:variant>
        <vt:lpwstr>http://www.clbtrikant.be/</vt:lpwstr>
      </vt:variant>
      <vt:variant>
        <vt:lpwstr/>
      </vt:variant>
      <vt:variant>
        <vt:i4>1441878</vt:i4>
      </vt:variant>
      <vt:variant>
        <vt:i4>1020</vt:i4>
      </vt:variant>
      <vt:variant>
        <vt:i4>0</vt:i4>
      </vt:variant>
      <vt:variant>
        <vt:i4>5</vt:i4>
      </vt:variant>
      <vt:variant>
        <vt:lpwstr>http://www.clbtrikant.be/</vt:lpwstr>
      </vt:variant>
      <vt:variant>
        <vt:lpwstr/>
      </vt:variant>
      <vt:variant>
        <vt:i4>1441878</vt:i4>
      </vt:variant>
      <vt:variant>
        <vt:i4>1017</vt:i4>
      </vt:variant>
      <vt:variant>
        <vt:i4>0</vt:i4>
      </vt:variant>
      <vt:variant>
        <vt:i4>5</vt:i4>
      </vt:variant>
      <vt:variant>
        <vt:lpwstr>http://www.clbtrikant.be/</vt:lpwstr>
      </vt:variant>
      <vt:variant>
        <vt:lpwstr/>
      </vt:variant>
      <vt:variant>
        <vt:i4>1441878</vt:i4>
      </vt:variant>
      <vt:variant>
        <vt:i4>1014</vt:i4>
      </vt:variant>
      <vt:variant>
        <vt:i4>0</vt:i4>
      </vt:variant>
      <vt:variant>
        <vt:i4>5</vt:i4>
      </vt:variant>
      <vt:variant>
        <vt:lpwstr>http://www.clbtrikant.be/</vt:lpwstr>
      </vt:variant>
      <vt:variant>
        <vt:lpwstr/>
      </vt:variant>
      <vt:variant>
        <vt:i4>2818067</vt:i4>
      </vt:variant>
      <vt:variant>
        <vt:i4>1011</vt:i4>
      </vt:variant>
      <vt:variant>
        <vt:i4>0</vt:i4>
      </vt:variant>
      <vt:variant>
        <vt:i4>5</vt:i4>
      </vt:variant>
      <vt:variant>
        <vt:lpwstr>mailto:info@clbtrikant.be</vt:lpwstr>
      </vt:variant>
      <vt:variant>
        <vt:lpwstr/>
      </vt:variant>
      <vt:variant>
        <vt:i4>7995457</vt:i4>
      </vt:variant>
      <vt:variant>
        <vt:i4>1008</vt:i4>
      </vt:variant>
      <vt:variant>
        <vt:i4>0</vt:i4>
      </vt:variant>
      <vt:variant>
        <vt:i4>5</vt:i4>
      </vt:variant>
      <vt:variant>
        <vt:lpwstr>mailto:veerle.vanoost@sint-michiel.be</vt:lpwstr>
      </vt:variant>
      <vt:variant>
        <vt:lpwstr/>
      </vt:variant>
      <vt:variant>
        <vt:i4>655374</vt:i4>
      </vt:variant>
      <vt:variant>
        <vt:i4>1005</vt:i4>
      </vt:variant>
      <vt:variant>
        <vt:i4>0</vt:i4>
      </vt:variant>
      <vt:variant>
        <vt:i4>5</vt:i4>
      </vt:variant>
      <vt:variant>
        <vt:lpwstr>http://www.viso-roeselare.be/cookie-en-privacy-beleid</vt:lpwstr>
      </vt:variant>
      <vt:variant>
        <vt:lpwstr/>
      </vt:variant>
      <vt:variant>
        <vt:i4>8061030</vt:i4>
      </vt:variant>
      <vt:variant>
        <vt:i4>987</vt:i4>
      </vt:variant>
      <vt:variant>
        <vt:i4>0</vt:i4>
      </vt:variant>
      <vt:variant>
        <vt:i4>5</vt:i4>
      </vt:variant>
      <vt:variant>
        <vt:lpwstr/>
      </vt:variant>
      <vt:variant>
        <vt:lpwstr>engagement</vt:lpwstr>
      </vt:variant>
      <vt:variant>
        <vt:i4>262145</vt:i4>
      </vt:variant>
      <vt:variant>
        <vt:i4>936</vt:i4>
      </vt:variant>
      <vt:variant>
        <vt:i4>0</vt:i4>
      </vt:variant>
      <vt:variant>
        <vt:i4>5</vt:i4>
      </vt:variant>
      <vt:variant>
        <vt:lpwstr>https://pro.katholiekonderwijs.vlaanderen/katholieke-dialoogschool/engagementsverklaring</vt:lpwstr>
      </vt:variant>
      <vt:variant>
        <vt:lpwstr/>
      </vt:variant>
      <vt:variant>
        <vt:i4>2228329</vt:i4>
      </vt:variant>
      <vt:variant>
        <vt:i4>933</vt:i4>
      </vt:variant>
      <vt:variant>
        <vt:i4>0</vt:i4>
      </vt:variant>
      <vt:variant>
        <vt:i4>5</vt:i4>
      </vt:variant>
      <vt:variant>
        <vt:lpwstr>https://pro.katholiekonderwijs.vlaanderen/pedagogisch-credo</vt:lpwstr>
      </vt:variant>
      <vt:variant>
        <vt:lpwstr/>
      </vt:variant>
      <vt:variant>
        <vt:i4>1769524</vt:i4>
      </vt:variant>
      <vt:variant>
        <vt:i4>926</vt:i4>
      </vt:variant>
      <vt:variant>
        <vt:i4>0</vt:i4>
      </vt:variant>
      <vt:variant>
        <vt:i4>5</vt:i4>
      </vt:variant>
      <vt:variant>
        <vt:lpwstr/>
      </vt:variant>
      <vt:variant>
        <vt:lpwstr>_Toc238482699</vt:lpwstr>
      </vt:variant>
      <vt:variant>
        <vt:i4>1769524</vt:i4>
      </vt:variant>
      <vt:variant>
        <vt:i4>920</vt:i4>
      </vt:variant>
      <vt:variant>
        <vt:i4>0</vt:i4>
      </vt:variant>
      <vt:variant>
        <vt:i4>5</vt:i4>
      </vt:variant>
      <vt:variant>
        <vt:lpwstr/>
      </vt:variant>
      <vt:variant>
        <vt:lpwstr>_Toc238482698</vt:lpwstr>
      </vt:variant>
      <vt:variant>
        <vt:i4>1769524</vt:i4>
      </vt:variant>
      <vt:variant>
        <vt:i4>914</vt:i4>
      </vt:variant>
      <vt:variant>
        <vt:i4>0</vt:i4>
      </vt:variant>
      <vt:variant>
        <vt:i4>5</vt:i4>
      </vt:variant>
      <vt:variant>
        <vt:lpwstr/>
      </vt:variant>
      <vt:variant>
        <vt:lpwstr>_Toc238482697</vt:lpwstr>
      </vt:variant>
      <vt:variant>
        <vt:i4>1769524</vt:i4>
      </vt:variant>
      <vt:variant>
        <vt:i4>908</vt:i4>
      </vt:variant>
      <vt:variant>
        <vt:i4>0</vt:i4>
      </vt:variant>
      <vt:variant>
        <vt:i4>5</vt:i4>
      </vt:variant>
      <vt:variant>
        <vt:lpwstr/>
      </vt:variant>
      <vt:variant>
        <vt:lpwstr>_Toc238482696</vt:lpwstr>
      </vt:variant>
      <vt:variant>
        <vt:i4>1769524</vt:i4>
      </vt:variant>
      <vt:variant>
        <vt:i4>902</vt:i4>
      </vt:variant>
      <vt:variant>
        <vt:i4>0</vt:i4>
      </vt:variant>
      <vt:variant>
        <vt:i4>5</vt:i4>
      </vt:variant>
      <vt:variant>
        <vt:lpwstr/>
      </vt:variant>
      <vt:variant>
        <vt:lpwstr>_Toc238482695</vt:lpwstr>
      </vt:variant>
      <vt:variant>
        <vt:i4>1769524</vt:i4>
      </vt:variant>
      <vt:variant>
        <vt:i4>896</vt:i4>
      </vt:variant>
      <vt:variant>
        <vt:i4>0</vt:i4>
      </vt:variant>
      <vt:variant>
        <vt:i4>5</vt:i4>
      </vt:variant>
      <vt:variant>
        <vt:lpwstr/>
      </vt:variant>
      <vt:variant>
        <vt:lpwstr>_Toc238482694</vt:lpwstr>
      </vt:variant>
      <vt:variant>
        <vt:i4>1769524</vt:i4>
      </vt:variant>
      <vt:variant>
        <vt:i4>890</vt:i4>
      </vt:variant>
      <vt:variant>
        <vt:i4>0</vt:i4>
      </vt:variant>
      <vt:variant>
        <vt:i4>5</vt:i4>
      </vt:variant>
      <vt:variant>
        <vt:lpwstr/>
      </vt:variant>
      <vt:variant>
        <vt:lpwstr>_Toc238482693</vt:lpwstr>
      </vt:variant>
      <vt:variant>
        <vt:i4>1769524</vt:i4>
      </vt:variant>
      <vt:variant>
        <vt:i4>884</vt:i4>
      </vt:variant>
      <vt:variant>
        <vt:i4>0</vt:i4>
      </vt:variant>
      <vt:variant>
        <vt:i4>5</vt:i4>
      </vt:variant>
      <vt:variant>
        <vt:lpwstr/>
      </vt:variant>
      <vt:variant>
        <vt:lpwstr>_Toc238482692</vt:lpwstr>
      </vt:variant>
      <vt:variant>
        <vt:i4>1769524</vt:i4>
      </vt:variant>
      <vt:variant>
        <vt:i4>878</vt:i4>
      </vt:variant>
      <vt:variant>
        <vt:i4>0</vt:i4>
      </vt:variant>
      <vt:variant>
        <vt:i4>5</vt:i4>
      </vt:variant>
      <vt:variant>
        <vt:lpwstr/>
      </vt:variant>
      <vt:variant>
        <vt:lpwstr>_Toc238482691</vt:lpwstr>
      </vt:variant>
      <vt:variant>
        <vt:i4>1769524</vt:i4>
      </vt:variant>
      <vt:variant>
        <vt:i4>872</vt:i4>
      </vt:variant>
      <vt:variant>
        <vt:i4>0</vt:i4>
      </vt:variant>
      <vt:variant>
        <vt:i4>5</vt:i4>
      </vt:variant>
      <vt:variant>
        <vt:lpwstr/>
      </vt:variant>
      <vt:variant>
        <vt:lpwstr>_Toc238482690</vt:lpwstr>
      </vt:variant>
      <vt:variant>
        <vt:i4>1703988</vt:i4>
      </vt:variant>
      <vt:variant>
        <vt:i4>866</vt:i4>
      </vt:variant>
      <vt:variant>
        <vt:i4>0</vt:i4>
      </vt:variant>
      <vt:variant>
        <vt:i4>5</vt:i4>
      </vt:variant>
      <vt:variant>
        <vt:lpwstr/>
      </vt:variant>
      <vt:variant>
        <vt:lpwstr>_Toc238482689</vt:lpwstr>
      </vt:variant>
      <vt:variant>
        <vt:i4>1703988</vt:i4>
      </vt:variant>
      <vt:variant>
        <vt:i4>860</vt:i4>
      </vt:variant>
      <vt:variant>
        <vt:i4>0</vt:i4>
      </vt:variant>
      <vt:variant>
        <vt:i4>5</vt:i4>
      </vt:variant>
      <vt:variant>
        <vt:lpwstr/>
      </vt:variant>
      <vt:variant>
        <vt:lpwstr>_Toc238482688</vt:lpwstr>
      </vt:variant>
      <vt:variant>
        <vt:i4>1703988</vt:i4>
      </vt:variant>
      <vt:variant>
        <vt:i4>854</vt:i4>
      </vt:variant>
      <vt:variant>
        <vt:i4>0</vt:i4>
      </vt:variant>
      <vt:variant>
        <vt:i4>5</vt:i4>
      </vt:variant>
      <vt:variant>
        <vt:lpwstr/>
      </vt:variant>
      <vt:variant>
        <vt:lpwstr>_Toc238482687</vt:lpwstr>
      </vt:variant>
      <vt:variant>
        <vt:i4>1703988</vt:i4>
      </vt:variant>
      <vt:variant>
        <vt:i4>848</vt:i4>
      </vt:variant>
      <vt:variant>
        <vt:i4>0</vt:i4>
      </vt:variant>
      <vt:variant>
        <vt:i4>5</vt:i4>
      </vt:variant>
      <vt:variant>
        <vt:lpwstr/>
      </vt:variant>
      <vt:variant>
        <vt:lpwstr>_Toc238482686</vt:lpwstr>
      </vt:variant>
      <vt:variant>
        <vt:i4>1703988</vt:i4>
      </vt:variant>
      <vt:variant>
        <vt:i4>842</vt:i4>
      </vt:variant>
      <vt:variant>
        <vt:i4>0</vt:i4>
      </vt:variant>
      <vt:variant>
        <vt:i4>5</vt:i4>
      </vt:variant>
      <vt:variant>
        <vt:lpwstr/>
      </vt:variant>
      <vt:variant>
        <vt:lpwstr>_Toc238482685</vt:lpwstr>
      </vt:variant>
      <vt:variant>
        <vt:i4>1703988</vt:i4>
      </vt:variant>
      <vt:variant>
        <vt:i4>836</vt:i4>
      </vt:variant>
      <vt:variant>
        <vt:i4>0</vt:i4>
      </vt:variant>
      <vt:variant>
        <vt:i4>5</vt:i4>
      </vt:variant>
      <vt:variant>
        <vt:lpwstr/>
      </vt:variant>
      <vt:variant>
        <vt:lpwstr>_Toc238482684</vt:lpwstr>
      </vt:variant>
      <vt:variant>
        <vt:i4>1703988</vt:i4>
      </vt:variant>
      <vt:variant>
        <vt:i4>830</vt:i4>
      </vt:variant>
      <vt:variant>
        <vt:i4>0</vt:i4>
      </vt:variant>
      <vt:variant>
        <vt:i4>5</vt:i4>
      </vt:variant>
      <vt:variant>
        <vt:lpwstr/>
      </vt:variant>
      <vt:variant>
        <vt:lpwstr>_Toc238482683</vt:lpwstr>
      </vt:variant>
      <vt:variant>
        <vt:i4>1703988</vt:i4>
      </vt:variant>
      <vt:variant>
        <vt:i4>824</vt:i4>
      </vt:variant>
      <vt:variant>
        <vt:i4>0</vt:i4>
      </vt:variant>
      <vt:variant>
        <vt:i4>5</vt:i4>
      </vt:variant>
      <vt:variant>
        <vt:lpwstr/>
      </vt:variant>
      <vt:variant>
        <vt:lpwstr>_Toc238482682</vt:lpwstr>
      </vt:variant>
      <vt:variant>
        <vt:i4>1703988</vt:i4>
      </vt:variant>
      <vt:variant>
        <vt:i4>818</vt:i4>
      </vt:variant>
      <vt:variant>
        <vt:i4>0</vt:i4>
      </vt:variant>
      <vt:variant>
        <vt:i4>5</vt:i4>
      </vt:variant>
      <vt:variant>
        <vt:lpwstr/>
      </vt:variant>
      <vt:variant>
        <vt:lpwstr>_Toc238482681</vt:lpwstr>
      </vt:variant>
      <vt:variant>
        <vt:i4>1703988</vt:i4>
      </vt:variant>
      <vt:variant>
        <vt:i4>812</vt:i4>
      </vt:variant>
      <vt:variant>
        <vt:i4>0</vt:i4>
      </vt:variant>
      <vt:variant>
        <vt:i4>5</vt:i4>
      </vt:variant>
      <vt:variant>
        <vt:lpwstr/>
      </vt:variant>
      <vt:variant>
        <vt:lpwstr>_Toc238482680</vt:lpwstr>
      </vt:variant>
      <vt:variant>
        <vt:i4>1376308</vt:i4>
      </vt:variant>
      <vt:variant>
        <vt:i4>806</vt:i4>
      </vt:variant>
      <vt:variant>
        <vt:i4>0</vt:i4>
      </vt:variant>
      <vt:variant>
        <vt:i4>5</vt:i4>
      </vt:variant>
      <vt:variant>
        <vt:lpwstr/>
      </vt:variant>
      <vt:variant>
        <vt:lpwstr>_Toc238482679</vt:lpwstr>
      </vt:variant>
      <vt:variant>
        <vt:i4>1376308</vt:i4>
      </vt:variant>
      <vt:variant>
        <vt:i4>800</vt:i4>
      </vt:variant>
      <vt:variant>
        <vt:i4>0</vt:i4>
      </vt:variant>
      <vt:variant>
        <vt:i4>5</vt:i4>
      </vt:variant>
      <vt:variant>
        <vt:lpwstr/>
      </vt:variant>
      <vt:variant>
        <vt:lpwstr>_Toc238482678</vt:lpwstr>
      </vt:variant>
      <vt:variant>
        <vt:i4>1376308</vt:i4>
      </vt:variant>
      <vt:variant>
        <vt:i4>794</vt:i4>
      </vt:variant>
      <vt:variant>
        <vt:i4>0</vt:i4>
      </vt:variant>
      <vt:variant>
        <vt:i4>5</vt:i4>
      </vt:variant>
      <vt:variant>
        <vt:lpwstr/>
      </vt:variant>
      <vt:variant>
        <vt:lpwstr>_Toc238482677</vt:lpwstr>
      </vt:variant>
      <vt:variant>
        <vt:i4>1376308</vt:i4>
      </vt:variant>
      <vt:variant>
        <vt:i4>788</vt:i4>
      </vt:variant>
      <vt:variant>
        <vt:i4>0</vt:i4>
      </vt:variant>
      <vt:variant>
        <vt:i4>5</vt:i4>
      </vt:variant>
      <vt:variant>
        <vt:lpwstr/>
      </vt:variant>
      <vt:variant>
        <vt:lpwstr>_Toc238482676</vt:lpwstr>
      </vt:variant>
      <vt:variant>
        <vt:i4>1376308</vt:i4>
      </vt:variant>
      <vt:variant>
        <vt:i4>782</vt:i4>
      </vt:variant>
      <vt:variant>
        <vt:i4>0</vt:i4>
      </vt:variant>
      <vt:variant>
        <vt:i4>5</vt:i4>
      </vt:variant>
      <vt:variant>
        <vt:lpwstr/>
      </vt:variant>
      <vt:variant>
        <vt:lpwstr>_Toc238482675</vt:lpwstr>
      </vt:variant>
      <vt:variant>
        <vt:i4>1376308</vt:i4>
      </vt:variant>
      <vt:variant>
        <vt:i4>776</vt:i4>
      </vt:variant>
      <vt:variant>
        <vt:i4>0</vt:i4>
      </vt:variant>
      <vt:variant>
        <vt:i4>5</vt:i4>
      </vt:variant>
      <vt:variant>
        <vt:lpwstr/>
      </vt:variant>
      <vt:variant>
        <vt:lpwstr>_Toc238482674</vt:lpwstr>
      </vt:variant>
      <vt:variant>
        <vt:i4>1376308</vt:i4>
      </vt:variant>
      <vt:variant>
        <vt:i4>770</vt:i4>
      </vt:variant>
      <vt:variant>
        <vt:i4>0</vt:i4>
      </vt:variant>
      <vt:variant>
        <vt:i4>5</vt:i4>
      </vt:variant>
      <vt:variant>
        <vt:lpwstr/>
      </vt:variant>
      <vt:variant>
        <vt:lpwstr>_Toc238482673</vt:lpwstr>
      </vt:variant>
      <vt:variant>
        <vt:i4>1376308</vt:i4>
      </vt:variant>
      <vt:variant>
        <vt:i4>764</vt:i4>
      </vt:variant>
      <vt:variant>
        <vt:i4>0</vt:i4>
      </vt:variant>
      <vt:variant>
        <vt:i4>5</vt:i4>
      </vt:variant>
      <vt:variant>
        <vt:lpwstr/>
      </vt:variant>
      <vt:variant>
        <vt:lpwstr>_Toc238482672</vt:lpwstr>
      </vt:variant>
      <vt:variant>
        <vt:i4>1376308</vt:i4>
      </vt:variant>
      <vt:variant>
        <vt:i4>758</vt:i4>
      </vt:variant>
      <vt:variant>
        <vt:i4>0</vt:i4>
      </vt:variant>
      <vt:variant>
        <vt:i4>5</vt:i4>
      </vt:variant>
      <vt:variant>
        <vt:lpwstr/>
      </vt:variant>
      <vt:variant>
        <vt:lpwstr>_Toc238482671</vt:lpwstr>
      </vt:variant>
      <vt:variant>
        <vt:i4>1376308</vt:i4>
      </vt:variant>
      <vt:variant>
        <vt:i4>752</vt:i4>
      </vt:variant>
      <vt:variant>
        <vt:i4>0</vt:i4>
      </vt:variant>
      <vt:variant>
        <vt:i4>5</vt:i4>
      </vt:variant>
      <vt:variant>
        <vt:lpwstr/>
      </vt:variant>
      <vt:variant>
        <vt:lpwstr>_Toc238482670</vt:lpwstr>
      </vt:variant>
      <vt:variant>
        <vt:i4>1310772</vt:i4>
      </vt:variant>
      <vt:variant>
        <vt:i4>746</vt:i4>
      </vt:variant>
      <vt:variant>
        <vt:i4>0</vt:i4>
      </vt:variant>
      <vt:variant>
        <vt:i4>5</vt:i4>
      </vt:variant>
      <vt:variant>
        <vt:lpwstr/>
      </vt:variant>
      <vt:variant>
        <vt:lpwstr>_Toc238482669</vt:lpwstr>
      </vt:variant>
      <vt:variant>
        <vt:i4>1310772</vt:i4>
      </vt:variant>
      <vt:variant>
        <vt:i4>740</vt:i4>
      </vt:variant>
      <vt:variant>
        <vt:i4>0</vt:i4>
      </vt:variant>
      <vt:variant>
        <vt:i4>5</vt:i4>
      </vt:variant>
      <vt:variant>
        <vt:lpwstr/>
      </vt:variant>
      <vt:variant>
        <vt:lpwstr>_Toc238482668</vt:lpwstr>
      </vt:variant>
      <vt:variant>
        <vt:i4>1310772</vt:i4>
      </vt:variant>
      <vt:variant>
        <vt:i4>734</vt:i4>
      </vt:variant>
      <vt:variant>
        <vt:i4>0</vt:i4>
      </vt:variant>
      <vt:variant>
        <vt:i4>5</vt:i4>
      </vt:variant>
      <vt:variant>
        <vt:lpwstr/>
      </vt:variant>
      <vt:variant>
        <vt:lpwstr>_Toc238482667</vt:lpwstr>
      </vt:variant>
      <vt:variant>
        <vt:i4>1310772</vt:i4>
      </vt:variant>
      <vt:variant>
        <vt:i4>728</vt:i4>
      </vt:variant>
      <vt:variant>
        <vt:i4>0</vt:i4>
      </vt:variant>
      <vt:variant>
        <vt:i4>5</vt:i4>
      </vt:variant>
      <vt:variant>
        <vt:lpwstr/>
      </vt:variant>
      <vt:variant>
        <vt:lpwstr>_Toc238482666</vt:lpwstr>
      </vt:variant>
      <vt:variant>
        <vt:i4>1310772</vt:i4>
      </vt:variant>
      <vt:variant>
        <vt:i4>722</vt:i4>
      </vt:variant>
      <vt:variant>
        <vt:i4>0</vt:i4>
      </vt:variant>
      <vt:variant>
        <vt:i4>5</vt:i4>
      </vt:variant>
      <vt:variant>
        <vt:lpwstr/>
      </vt:variant>
      <vt:variant>
        <vt:lpwstr>_Toc238482665</vt:lpwstr>
      </vt:variant>
      <vt:variant>
        <vt:i4>1310772</vt:i4>
      </vt:variant>
      <vt:variant>
        <vt:i4>716</vt:i4>
      </vt:variant>
      <vt:variant>
        <vt:i4>0</vt:i4>
      </vt:variant>
      <vt:variant>
        <vt:i4>5</vt:i4>
      </vt:variant>
      <vt:variant>
        <vt:lpwstr/>
      </vt:variant>
      <vt:variant>
        <vt:lpwstr>_Toc238482664</vt:lpwstr>
      </vt:variant>
      <vt:variant>
        <vt:i4>1310772</vt:i4>
      </vt:variant>
      <vt:variant>
        <vt:i4>710</vt:i4>
      </vt:variant>
      <vt:variant>
        <vt:i4>0</vt:i4>
      </vt:variant>
      <vt:variant>
        <vt:i4>5</vt:i4>
      </vt:variant>
      <vt:variant>
        <vt:lpwstr/>
      </vt:variant>
      <vt:variant>
        <vt:lpwstr>_Toc238482663</vt:lpwstr>
      </vt:variant>
      <vt:variant>
        <vt:i4>1310772</vt:i4>
      </vt:variant>
      <vt:variant>
        <vt:i4>704</vt:i4>
      </vt:variant>
      <vt:variant>
        <vt:i4>0</vt:i4>
      </vt:variant>
      <vt:variant>
        <vt:i4>5</vt:i4>
      </vt:variant>
      <vt:variant>
        <vt:lpwstr/>
      </vt:variant>
      <vt:variant>
        <vt:lpwstr>_Toc238482662</vt:lpwstr>
      </vt:variant>
      <vt:variant>
        <vt:i4>1310772</vt:i4>
      </vt:variant>
      <vt:variant>
        <vt:i4>698</vt:i4>
      </vt:variant>
      <vt:variant>
        <vt:i4>0</vt:i4>
      </vt:variant>
      <vt:variant>
        <vt:i4>5</vt:i4>
      </vt:variant>
      <vt:variant>
        <vt:lpwstr/>
      </vt:variant>
      <vt:variant>
        <vt:lpwstr>_Toc238482661</vt:lpwstr>
      </vt:variant>
      <vt:variant>
        <vt:i4>1310772</vt:i4>
      </vt:variant>
      <vt:variant>
        <vt:i4>692</vt:i4>
      </vt:variant>
      <vt:variant>
        <vt:i4>0</vt:i4>
      </vt:variant>
      <vt:variant>
        <vt:i4>5</vt:i4>
      </vt:variant>
      <vt:variant>
        <vt:lpwstr/>
      </vt:variant>
      <vt:variant>
        <vt:lpwstr>_Toc238482660</vt:lpwstr>
      </vt:variant>
      <vt:variant>
        <vt:i4>1507380</vt:i4>
      </vt:variant>
      <vt:variant>
        <vt:i4>686</vt:i4>
      </vt:variant>
      <vt:variant>
        <vt:i4>0</vt:i4>
      </vt:variant>
      <vt:variant>
        <vt:i4>5</vt:i4>
      </vt:variant>
      <vt:variant>
        <vt:lpwstr/>
      </vt:variant>
      <vt:variant>
        <vt:lpwstr>_Toc238482659</vt:lpwstr>
      </vt:variant>
      <vt:variant>
        <vt:i4>1507380</vt:i4>
      </vt:variant>
      <vt:variant>
        <vt:i4>680</vt:i4>
      </vt:variant>
      <vt:variant>
        <vt:i4>0</vt:i4>
      </vt:variant>
      <vt:variant>
        <vt:i4>5</vt:i4>
      </vt:variant>
      <vt:variant>
        <vt:lpwstr/>
      </vt:variant>
      <vt:variant>
        <vt:lpwstr>_Toc238482658</vt:lpwstr>
      </vt:variant>
      <vt:variant>
        <vt:i4>1507380</vt:i4>
      </vt:variant>
      <vt:variant>
        <vt:i4>674</vt:i4>
      </vt:variant>
      <vt:variant>
        <vt:i4>0</vt:i4>
      </vt:variant>
      <vt:variant>
        <vt:i4>5</vt:i4>
      </vt:variant>
      <vt:variant>
        <vt:lpwstr/>
      </vt:variant>
      <vt:variant>
        <vt:lpwstr>_Toc238482657</vt:lpwstr>
      </vt:variant>
      <vt:variant>
        <vt:i4>1507380</vt:i4>
      </vt:variant>
      <vt:variant>
        <vt:i4>668</vt:i4>
      </vt:variant>
      <vt:variant>
        <vt:i4>0</vt:i4>
      </vt:variant>
      <vt:variant>
        <vt:i4>5</vt:i4>
      </vt:variant>
      <vt:variant>
        <vt:lpwstr/>
      </vt:variant>
      <vt:variant>
        <vt:lpwstr>_Toc238482656</vt:lpwstr>
      </vt:variant>
      <vt:variant>
        <vt:i4>1507380</vt:i4>
      </vt:variant>
      <vt:variant>
        <vt:i4>662</vt:i4>
      </vt:variant>
      <vt:variant>
        <vt:i4>0</vt:i4>
      </vt:variant>
      <vt:variant>
        <vt:i4>5</vt:i4>
      </vt:variant>
      <vt:variant>
        <vt:lpwstr/>
      </vt:variant>
      <vt:variant>
        <vt:lpwstr>_Toc238482655</vt:lpwstr>
      </vt:variant>
      <vt:variant>
        <vt:i4>1507380</vt:i4>
      </vt:variant>
      <vt:variant>
        <vt:i4>656</vt:i4>
      </vt:variant>
      <vt:variant>
        <vt:i4>0</vt:i4>
      </vt:variant>
      <vt:variant>
        <vt:i4>5</vt:i4>
      </vt:variant>
      <vt:variant>
        <vt:lpwstr/>
      </vt:variant>
      <vt:variant>
        <vt:lpwstr>_Toc238482654</vt:lpwstr>
      </vt:variant>
      <vt:variant>
        <vt:i4>1507380</vt:i4>
      </vt:variant>
      <vt:variant>
        <vt:i4>650</vt:i4>
      </vt:variant>
      <vt:variant>
        <vt:i4>0</vt:i4>
      </vt:variant>
      <vt:variant>
        <vt:i4>5</vt:i4>
      </vt:variant>
      <vt:variant>
        <vt:lpwstr/>
      </vt:variant>
      <vt:variant>
        <vt:lpwstr>_Toc238482653</vt:lpwstr>
      </vt:variant>
      <vt:variant>
        <vt:i4>1507380</vt:i4>
      </vt:variant>
      <vt:variant>
        <vt:i4>644</vt:i4>
      </vt:variant>
      <vt:variant>
        <vt:i4>0</vt:i4>
      </vt:variant>
      <vt:variant>
        <vt:i4>5</vt:i4>
      </vt:variant>
      <vt:variant>
        <vt:lpwstr/>
      </vt:variant>
      <vt:variant>
        <vt:lpwstr>_Toc238482652</vt:lpwstr>
      </vt:variant>
      <vt:variant>
        <vt:i4>1507380</vt:i4>
      </vt:variant>
      <vt:variant>
        <vt:i4>638</vt:i4>
      </vt:variant>
      <vt:variant>
        <vt:i4>0</vt:i4>
      </vt:variant>
      <vt:variant>
        <vt:i4>5</vt:i4>
      </vt:variant>
      <vt:variant>
        <vt:lpwstr/>
      </vt:variant>
      <vt:variant>
        <vt:lpwstr>_Toc238482651</vt:lpwstr>
      </vt:variant>
      <vt:variant>
        <vt:i4>1507380</vt:i4>
      </vt:variant>
      <vt:variant>
        <vt:i4>632</vt:i4>
      </vt:variant>
      <vt:variant>
        <vt:i4>0</vt:i4>
      </vt:variant>
      <vt:variant>
        <vt:i4>5</vt:i4>
      </vt:variant>
      <vt:variant>
        <vt:lpwstr/>
      </vt:variant>
      <vt:variant>
        <vt:lpwstr>_Toc238482650</vt:lpwstr>
      </vt:variant>
      <vt:variant>
        <vt:i4>1441844</vt:i4>
      </vt:variant>
      <vt:variant>
        <vt:i4>626</vt:i4>
      </vt:variant>
      <vt:variant>
        <vt:i4>0</vt:i4>
      </vt:variant>
      <vt:variant>
        <vt:i4>5</vt:i4>
      </vt:variant>
      <vt:variant>
        <vt:lpwstr/>
      </vt:variant>
      <vt:variant>
        <vt:lpwstr>_Toc238482649</vt:lpwstr>
      </vt:variant>
      <vt:variant>
        <vt:i4>1441844</vt:i4>
      </vt:variant>
      <vt:variant>
        <vt:i4>620</vt:i4>
      </vt:variant>
      <vt:variant>
        <vt:i4>0</vt:i4>
      </vt:variant>
      <vt:variant>
        <vt:i4>5</vt:i4>
      </vt:variant>
      <vt:variant>
        <vt:lpwstr/>
      </vt:variant>
      <vt:variant>
        <vt:lpwstr>_Toc238482648</vt:lpwstr>
      </vt:variant>
      <vt:variant>
        <vt:i4>1441844</vt:i4>
      </vt:variant>
      <vt:variant>
        <vt:i4>614</vt:i4>
      </vt:variant>
      <vt:variant>
        <vt:i4>0</vt:i4>
      </vt:variant>
      <vt:variant>
        <vt:i4>5</vt:i4>
      </vt:variant>
      <vt:variant>
        <vt:lpwstr/>
      </vt:variant>
      <vt:variant>
        <vt:lpwstr>_Toc238482647</vt:lpwstr>
      </vt:variant>
      <vt:variant>
        <vt:i4>1441844</vt:i4>
      </vt:variant>
      <vt:variant>
        <vt:i4>608</vt:i4>
      </vt:variant>
      <vt:variant>
        <vt:i4>0</vt:i4>
      </vt:variant>
      <vt:variant>
        <vt:i4>5</vt:i4>
      </vt:variant>
      <vt:variant>
        <vt:lpwstr/>
      </vt:variant>
      <vt:variant>
        <vt:lpwstr>_Toc238482646</vt:lpwstr>
      </vt:variant>
      <vt:variant>
        <vt:i4>1441844</vt:i4>
      </vt:variant>
      <vt:variant>
        <vt:i4>602</vt:i4>
      </vt:variant>
      <vt:variant>
        <vt:i4>0</vt:i4>
      </vt:variant>
      <vt:variant>
        <vt:i4>5</vt:i4>
      </vt:variant>
      <vt:variant>
        <vt:lpwstr/>
      </vt:variant>
      <vt:variant>
        <vt:lpwstr>_Toc238482645</vt:lpwstr>
      </vt:variant>
      <vt:variant>
        <vt:i4>1441844</vt:i4>
      </vt:variant>
      <vt:variant>
        <vt:i4>596</vt:i4>
      </vt:variant>
      <vt:variant>
        <vt:i4>0</vt:i4>
      </vt:variant>
      <vt:variant>
        <vt:i4>5</vt:i4>
      </vt:variant>
      <vt:variant>
        <vt:lpwstr/>
      </vt:variant>
      <vt:variant>
        <vt:lpwstr>_Toc238482644</vt:lpwstr>
      </vt:variant>
      <vt:variant>
        <vt:i4>1441844</vt:i4>
      </vt:variant>
      <vt:variant>
        <vt:i4>590</vt:i4>
      </vt:variant>
      <vt:variant>
        <vt:i4>0</vt:i4>
      </vt:variant>
      <vt:variant>
        <vt:i4>5</vt:i4>
      </vt:variant>
      <vt:variant>
        <vt:lpwstr/>
      </vt:variant>
      <vt:variant>
        <vt:lpwstr>_Toc238482643</vt:lpwstr>
      </vt:variant>
      <vt:variant>
        <vt:i4>1441844</vt:i4>
      </vt:variant>
      <vt:variant>
        <vt:i4>584</vt:i4>
      </vt:variant>
      <vt:variant>
        <vt:i4>0</vt:i4>
      </vt:variant>
      <vt:variant>
        <vt:i4>5</vt:i4>
      </vt:variant>
      <vt:variant>
        <vt:lpwstr/>
      </vt:variant>
      <vt:variant>
        <vt:lpwstr>_Toc238482642</vt:lpwstr>
      </vt:variant>
      <vt:variant>
        <vt:i4>1441844</vt:i4>
      </vt:variant>
      <vt:variant>
        <vt:i4>578</vt:i4>
      </vt:variant>
      <vt:variant>
        <vt:i4>0</vt:i4>
      </vt:variant>
      <vt:variant>
        <vt:i4>5</vt:i4>
      </vt:variant>
      <vt:variant>
        <vt:lpwstr/>
      </vt:variant>
      <vt:variant>
        <vt:lpwstr>_Toc238482641</vt:lpwstr>
      </vt:variant>
      <vt:variant>
        <vt:i4>1441844</vt:i4>
      </vt:variant>
      <vt:variant>
        <vt:i4>572</vt:i4>
      </vt:variant>
      <vt:variant>
        <vt:i4>0</vt:i4>
      </vt:variant>
      <vt:variant>
        <vt:i4>5</vt:i4>
      </vt:variant>
      <vt:variant>
        <vt:lpwstr/>
      </vt:variant>
      <vt:variant>
        <vt:lpwstr>_Toc238482640</vt:lpwstr>
      </vt:variant>
      <vt:variant>
        <vt:i4>1114164</vt:i4>
      </vt:variant>
      <vt:variant>
        <vt:i4>566</vt:i4>
      </vt:variant>
      <vt:variant>
        <vt:i4>0</vt:i4>
      </vt:variant>
      <vt:variant>
        <vt:i4>5</vt:i4>
      </vt:variant>
      <vt:variant>
        <vt:lpwstr/>
      </vt:variant>
      <vt:variant>
        <vt:lpwstr>_Toc238482639</vt:lpwstr>
      </vt:variant>
      <vt:variant>
        <vt:i4>1114164</vt:i4>
      </vt:variant>
      <vt:variant>
        <vt:i4>560</vt:i4>
      </vt:variant>
      <vt:variant>
        <vt:i4>0</vt:i4>
      </vt:variant>
      <vt:variant>
        <vt:i4>5</vt:i4>
      </vt:variant>
      <vt:variant>
        <vt:lpwstr/>
      </vt:variant>
      <vt:variant>
        <vt:lpwstr>_Toc238482638</vt:lpwstr>
      </vt:variant>
      <vt:variant>
        <vt:i4>1114164</vt:i4>
      </vt:variant>
      <vt:variant>
        <vt:i4>554</vt:i4>
      </vt:variant>
      <vt:variant>
        <vt:i4>0</vt:i4>
      </vt:variant>
      <vt:variant>
        <vt:i4>5</vt:i4>
      </vt:variant>
      <vt:variant>
        <vt:lpwstr/>
      </vt:variant>
      <vt:variant>
        <vt:lpwstr>_Toc238482637</vt:lpwstr>
      </vt:variant>
      <vt:variant>
        <vt:i4>1114164</vt:i4>
      </vt:variant>
      <vt:variant>
        <vt:i4>548</vt:i4>
      </vt:variant>
      <vt:variant>
        <vt:i4>0</vt:i4>
      </vt:variant>
      <vt:variant>
        <vt:i4>5</vt:i4>
      </vt:variant>
      <vt:variant>
        <vt:lpwstr/>
      </vt:variant>
      <vt:variant>
        <vt:lpwstr>_Toc238482636</vt:lpwstr>
      </vt:variant>
      <vt:variant>
        <vt:i4>1114164</vt:i4>
      </vt:variant>
      <vt:variant>
        <vt:i4>542</vt:i4>
      </vt:variant>
      <vt:variant>
        <vt:i4>0</vt:i4>
      </vt:variant>
      <vt:variant>
        <vt:i4>5</vt:i4>
      </vt:variant>
      <vt:variant>
        <vt:lpwstr/>
      </vt:variant>
      <vt:variant>
        <vt:lpwstr>_Toc238482635</vt:lpwstr>
      </vt:variant>
      <vt:variant>
        <vt:i4>1114164</vt:i4>
      </vt:variant>
      <vt:variant>
        <vt:i4>536</vt:i4>
      </vt:variant>
      <vt:variant>
        <vt:i4>0</vt:i4>
      </vt:variant>
      <vt:variant>
        <vt:i4>5</vt:i4>
      </vt:variant>
      <vt:variant>
        <vt:lpwstr/>
      </vt:variant>
      <vt:variant>
        <vt:lpwstr>_Toc238482634</vt:lpwstr>
      </vt:variant>
      <vt:variant>
        <vt:i4>1114164</vt:i4>
      </vt:variant>
      <vt:variant>
        <vt:i4>530</vt:i4>
      </vt:variant>
      <vt:variant>
        <vt:i4>0</vt:i4>
      </vt:variant>
      <vt:variant>
        <vt:i4>5</vt:i4>
      </vt:variant>
      <vt:variant>
        <vt:lpwstr/>
      </vt:variant>
      <vt:variant>
        <vt:lpwstr>_Toc238482633</vt:lpwstr>
      </vt:variant>
      <vt:variant>
        <vt:i4>1114164</vt:i4>
      </vt:variant>
      <vt:variant>
        <vt:i4>524</vt:i4>
      </vt:variant>
      <vt:variant>
        <vt:i4>0</vt:i4>
      </vt:variant>
      <vt:variant>
        <vt:i4>5</vt:i4>
      </vt:variant>
      <vt:variant>
        <vt:lpwstr/>
      </vt:variant>
      <vt:variant>
        <vt:lpwstr>_Toc238482632</vt:lpwstr>
      </vt:variant>
      <vt:variant>
        <vt:i4>1114164</vt:i4>
      </vt:variant>
      <vt:variant>
        <vt:i4>518</vt:i4>
      </vt:variant>
      <vt:variant>
        <vt:i4>0</vt:i4>
      </vt:variant>
      <vt:variant>
        <vt:i4>5</vt:i4>
      </vt:variant>
      <vt:variant>
        <vt:lpwstr/>
      </vt:variant>
      <vt:variant>
        <vt:lpwstr>_Toc238482631</vt:lpwstr>
      </vt:variant>
      <vt:variant>
        <vt:i4>1114164</vt:i4>
      </vt:variant>
      <vt:variant>
        <vt:i4>512</vt:i4>
      </vt:variant>
      <vt:variant>
        <vt:i4>0</vt:i4>
      </vt:variant>
      <vt:variant>
        <vt:i4>5</vt:i4>
      </vt:variant>
      <vt:variant>
        <vt:lpwstr/>
      </vt:variant>
      <vt:variant>
        <vt:lpwstr>_Toc238482630</vt:lpwstr>
      </vt:variant>
      <vt:variant>
        <vt:i4>1048628</vt:i4>
      </vt:variant>
      <vt:variant>
        <vt:i4>506</vt:i4>
      </vt:variant>
      <vt:variant>
        <vt:i4>0</vt:i4>
      </vt:variant>
      <vt:variant>
        <vt:i4>5</vt:i4>
      </vt:variant>
      <vt:variant>
        <vt:lpwstr/>
      </vt:variant>
      <vt:variant>
        <vt:lpwstr>_Toc238482629</vt:lpwstr>
      </vt:variant>
      <vt:variant>
        <vt:i4>1048628</vt:i4>
      </vt:variant>
      <vt:variant>
        <vt:i4>500</vt:i4>
      </vt:variant>
      <vt:variant>
        <vt:i4>0</vt:i4>
      </vt:variant>
      <vt:variant>
        <vt:i4>5</vt:i4>
      </vt:variant>
      <vt:variant>
        <vt:lpwstr/>
      </vt:variant>
      <vt:variant>
        <vt:lpwstr>_Toc238482628</vt:lpwstr>
      </vt:variant>
      <vt:variant>
        <vt:i4>1048628</vt:i4>
      </vt:variant>
      <vt:variant>
        <vt:i4>494</vt:i4>
      </vt:variant>
      <vt:variant>
        <vt:i4>0</vt:i4>
      </vt:variant>
      <vt:variant>
        <vt:i4>5</vt:i4>
      </vt:variant>
      <vt:variant>
        <vt:lpwstr/>
      </vt:variant>
      <vt:variant>
        <vt:lpwstr>_Toc238482627</vt:lpwstr>
      </vt:variant>
      <vt:variant>
        <vt:i4>1048628</vt:i4>
      </vt:variant>
      <vt:variant>
        <vt:i4>488</vt:i4>
      </vt:variant>
      <vt:variant>
        <vt:i4>0</vt:i4>
      </vt:variant>
      <vt:variant>
        <vt:i4>5</vt:i4>
      </vt:variant>
      <vt:variant>
        <vt:lpwstr/>
      </vt:variant>
      <vt:variant>
        <vt:lpwstr>_Toc238482626</vt:lpwstr>
      </vt:variant>
      <vt:variant>
        <vt:i4>1048628</vt:i4>
      </vt:variant>
      <vt:variant>
        <vt:i4>482</vt:i4>
      </vt:variant>
      <vt:variant>
        <vt:i4>0</vt:i4>
      </vt:variant>
      <vt:variant>
        <vt:i4>5</vt:i4>
      </vt:variant>
      <vt:variant>
        <vt:lpwstr/>
      </vt:variant>
      <vt:variant>
        <vt:lpwstr>_Toc238482625</vt:lpwstr>
      </vt:variant>
      <vt:variant>
        <vt:i4>1048628</vt:i4>
      </vt:variant>
      <vt:variant>
        <vt:i4>476</vt:i4>
      </vt:variant>
      <vt:variant>
        <vt:i4>0</vt:i4>
      </vt:variant>
      <vt:variant>
        <vt:i4>5</vt:i4>
      </vt:variant>
      <vt:variant>
        <vt:lpwstr/>
      </vt:variant>
      <vt:variant>
        <vt:lpwstr>_Toc238482624</vt:lpwstr>
      </vt:variant>
      <vt:variant>
        <vt:i4>1048628</vt:i4>
      </vt:variant>
      <vt:variant>
        <vt:i4>470</vt:i4>
      </vt:variant>
      <vt:variant>
        <vt:i4>0</vt:i4>
      </vt:variant>
      <vt:variant>
        <vt:i4>5</vt:i4>
      </vt:variant>
      <vt:variant>
        <vt:lpwstr/>
      </vt:variant>
      <vt:variant>
        <vt:lpwstr>_Toc238482623</vt:lpwstr>
      </vt:variant>
      <vt:variant>
        <vt:i4>1048628</vt:i4>
      </vt:variant>
      <vt:variant>
        <vt:i4>464</vt:i4>
      </vt:variant>
      <vt:variant>
        <vt:i4>0</vt:i4>
      </vt:variant>
      <vt:variant>
        <vt:i4>5</vt:i4>
      </vt:variant>
      <vt:variant>
        <vt:lpwstr/>
      </vt:variant>
      <vt:variant>
        <vt:lpwstr>_Toc238482622</vt:lpwstr>
      </vt:variant>
      <vt:variant>
        <vt:i4>1048628</vt:i4>
      </vt:variant>
      <vt:variant>
        <vt:i4>458</vt:i4>
      </vt:variant>
      <vt:variant>
        <vt:i4>0</vt:i4>
      </vt:variant>
      <vt:variant>
        <vt:i4>5</vt:i4>
      </vt:variant>
      <vt:variant>
        <vt:lpwstr/>
      </vt:variant>
      <vt:variant>
        <vt:lpwstr>_Toc238482621</vt:lpwstr>
      </vt:variant>
      <vt:variant>
        <vt:i4>1048628</vt:i4>
      </vt:variant>
      <vt:variant>
        <vt:i4>452</vt:i4>
      </vt:variant>
      <vt:variant>
        <vt:i4>0</vt:i4>
      </vt:variant>
      <vt:variant>
        <vt:i4>5</vt:i4>
      </vt:variant>
      <vt:variant>
        <vt:lpwstr/>
      </vt:variant>
      <vt:variant>
        <vt:lpwstr>_Toc238482620</vt:lpwstr>
      </vt:variant>
      <vt:variant>
        <vt:i4>1245236</vt:i4>
      </vt:variant>
      <vt:variant>
        <vt:i4>446</vt:i4>
      </vt:variant>
      <vt:variant>
        <vt:i4>0</vt:i4>
      </vt:variant>
      <vt:variant>
        <vt:i4>5</vt:i4>
      </vt:variant>
      <vt:variant>
        <vt:lpwstr/>
      </vt:variant>
      <vt:variant>
        <vt:lpwstr>_Toc238482619</vt:lpwstr>
      </vt:variant>
      <vt:variant>
        <vt:i4>1245236</vt:i4>
      </vt:variant>
      <vt:variant>
        <vt:i4>440</vt:i4>
      </vt:variant>
      <vt:variant>
        <vt:i4>0</vt:i4>
      </vt:variant>
      <vt:variant>
        <vt:i4>5</vt:i4>
      </vt:variant>
      <vt:variant>
        <vt:lpwstr/>
      </vt:variant>
      <vt:variant>
        <vt:lpwstr>_Toc238482618</vt:lpwstr>
      </vt:variant>
      <vt:variant>
        <vt:i4>1245236</vt:i4>
      </vt:variant>
      <vt:variant>
        <vt:i4>434</vt:i4>
      </vt:variant>
      <vt:variant>
        <vt:i4>0</vt:i4>
      </vt:variant>
      <vt:variant>
        <vt:i4>5</vt:i4>
      </vt:variant>
      <vt:variant>
        <vt:lpwstr/>
      </vt:variant>
      <vt:variant>
        <vt:lpwstr>_Toc238482617</vt:lpwstr>
      </vt:variant>
      <vt:variant>
        <vt:i4>1245236</vt:i4>
      </vt:variant>
      <vt:variant>
        <vt:i4>428</vt:i4>
      </vt:variant>
      <vt:variant>
        <vt:i4>0</vt:i4>
      </vt:variant>
      <vt:variant>
        <vt:i4>5</vt:i4>
      </vt:variant>
      <vt:variant>
        <vt:lpwstr/>
      </vt:variant>
      <vt:variant>
        <vt:lpwstr>_Toc238482616</vt:lpwstr>
      </vt:variant>
      <vt:variant>
        <vt:i4>1245236</vt:i4>
      </vt:variant>
      <vt:variant>
        <vt:i4>422</vt:i4>
      </vt:variant>
      <vt:variant>
        <vt:i4>0</vt:i4>
      </vt:variant>
      <vt:variant>
        <vt:i4>5</vt:i4>
      </vt:variant>
      <vt:variant>
        <vt:lpwstr/>
      </vt:variant>
      <vt:variant>
        <vt:lpwstr>_Toc238482615</vt:lpwstr>
      </vt:variant>
      <vt:variant>
        <vt:i4>1245236</vt:i4>
      </vt:variant>
      <vt:variant>
        <vt:i4>416</vt:i4>
      </vt:variant>
      <vt:variant>
        <vt:i4>0</vt:i4>
      </vt:variant>
      <vt:variant>
        <vt:i4>5</vt:i4>
      </vt:variant>
      <vt:variant>
        <vt:lpwstr/>
      </vt:variant>
      <vt:variant>
        <vt:lpwstr>_Toc238482614</vt:lpwstr>
      </vt:variant>
      <vt:variant>
        <vt:i4>1245236</vt:i4>
      </vt:variant>
      <vt:variant>
        <vt:i4>410</vt:i4>
      </vt:variant>
      <vt:variant>
        <vt:i4>0</vt:i4>
      </vt:variant>
      <vt:variant>
        <vt:i4>5</vt:i4>
      </vt:variant>
      <vt:variant>
        <vt:lpwstr/>
      </vt:variant>
      <vt:variant>
        <vt:lpwstr>_Toc238482613</vt:lpwstr>
      </vt:variant>
      <vt:variant>
        <vt:i4>1245236</vt:i4>
      </vt:variant>
      <vt:variant>
        <vt:i4>404</vt:i4>
      </vt:variant>
      <vt:variant>
        <vt:i4>0</vt:i4>
      </vt:variant>
      <vt:variant>
        <vt:i4>5</vt:i4>
      </vt:variant>
      <vt:variant>
        <vt:lpwstr/>
      </vt:variant>
      <vt:variant>
        <vt:lpwstr>_Toc238482612</vt:lpwstr>
      </vt:variant>
      <vt:variant>
        <vt:i4>1245236</vt:i4>
      </vt:variant>
      <vt:variant>
        <vt:i4>398</vt:i4>
      </vt:variant>
      <vt:variant>
        <vt:i4>0</vt:i4>
      </vt:variant>
      <vt:variant>
        <vt:i4>5</vt:i4>
      </vt:variant>
      <vt:variant>
        <vt:lpwstr/>
      </vt:variant>
      <vt:variant>
        <vt:lpwstr>_Toc238482611</vt:lpwstr>
      </vt:variant>
      <vt:variant>
        <vt:i4>1245236</vt:i4>
      </vt:variant>
      <vt:variant>
        <vt:i4>392</vt:i4>
      </vt:variant>
      <vt:variant>
        <vt:i4>0</vt:i4>
      </vt:variant>
      <vt:variant>
        <vt:i4>5</vt:i4>
      </vt:variant>
      <vt:variant>
        <vt:lpwstr/>
      </vt:variant>
      <vt:variant>
        <vt:lpwstr>_Toc238482610</vt:lpwstr>
      </vt:variant>
      <vt:variant>
        <vt:i4>1179700</vt:i4>
      </vt:variant>
      <vt:variant>
        <vt:i4>386</vt:i4>
      </vt:variant>
      <vt:variant>
        <vt:i4>0</vt:i4>
      </vt:variant>
      <vt:variant>
        <vt:i4>5</vt:i4>
      </vt:variant>
      <vt:variant>
        <vt:lpwstr/>
      </vt:variant>
      <vt:variant>
        <vt:lpwstr>_Toc238482609</vt:lpwstr>
      </vt:variant>
      <vt:variant>
        <vt:i4>1179700</vt:i4>
      </vt:variant>
      <vt:variant>
        <vt:i4>380</vt:i4>
      </vt:variant>
      <vt:variant>
        <vt:i4>0</vt:i4>
      </vt:variant>
      <vt:variant>
        <vt:i4>5</vt:i4>
      </vt:variant>
      <vt:variant>
        <vt:lpwstr/>
      </vt:variant>
      <vt:variant>
        <vt:lpwstr>_Toc238482608</vt:lpwstr>
      </vt:variant>
      <vt:variant>
        <vt:i4>1179700</vt:i4>
      </vt:variant>
      <vt:variant>
        <vt:i4>374</vt:i4>
      </vt:variant>
      <vt:variant>
        <vt:i4>0</vt:i4>
      </vt:variant>
      <vt:variant>
        <vt:i4>5</vt:i4>
      </vt:variant>
      <vt:variant>
        <vt:lpwstr/>
      </vt:variant>
      <vt:variant>
        <vt:lpwstr>_Toc238482607</vt:lpwstr>
      </vt:variant>
      <vt:variant>
        <vt:i4>1179700</vt:i4>
      </vt:variant>
      <vt:variant>
        <vt:i4>368</vt:i4>
      </vt:variant>
      <vt:variant>
        <vt:i4>0</vt:i4>
      </vt:variant>
      <vt:variant>
        <vt:i4>5</vt:i4>
      </vt:variant>
      <vt:variant>
        <vt:lpwstr/>
      </vt:variant>
      <vt:variant>
        <vt:lpwstr>_Toc238482606</vt:lpwstr>
      </vt:variant>
      <vt:variant>
        <vt:i4>1179700</vt:i4>
      </vt:variant>
      <vt:variant>
        <vt:i4>362</vt:i4>
      </vt:variant>
      <vt:variant>
        <vt:i4>0</vt:i4>
      </vt:variant>
      <vt:variant>
        <vt:i4>5</vt:i4>
      </vt:variant>
      <vt:variant>
        <vt:lpwstr/>
      </vt:variant>
      <vt:variant>
        <vt:lpwstr>_Toc238482605</vt:lpwstr>
      </vt:variant>
      <vt:variant>
        <vt:i4>1179700</vt:i4>
      </vt:variant>
      <vt:variant>
        <vt:i4>356</vt:i4>
      </vt:variant>
      <vt:variant>
        <vt:i4>0</vt:i4>
      </vt:variant>
      <vt:variant>
        <vt:i4>5</vt:i4>
      </vt:variant>
      <vt:variant>
        <vt:lpwstr/>
      </vt:variant>
      <vt:variant>
        <vt:lpwstr>_Toc238482604</vt:lpwstr>
      </vt:variant>
      <vt:variant>
        <vt:i4>1179700</vt:i4>
      </vt:variant>
      <vt:variant>
        <vt:i4>350</vt:i4>
      </vt:variant>
      <vt:variant>
        <vt:i4>0</vt:i4>
      </vt:variant>
      <vt:variant>
        <vt:i4>5</vt:i4>
      </vt:variant>
      <vt:variant>
        <vt:lpwstr/>
      </vt:variant>
      <vt:variant>
        <vt:lpwstr>_Toc238482603</vt:lpwstr>
      </vt:variant>
      <vt:variant>
        <vt:i4>1179700</vt:i4>
      </vt:variant>
      <vt:variant>
        <vt:i4>344</vt:i4>
      </vt:variant>
      <vt:variant>
        <vt:i4>0</vt:i4>
      </vt:variant>
      <vt:variant>
        <vt:i4>5</vt:i4>
      </vt:variant>
      <vt:variant>
        <vt:lpwstr/>
      </vt:variant>
      <vt:variant>
        <vt:lpwstr>_Toc238482602</vt:lpwstr>
      </vt:variant>
      <vt:variant>
        <vt:i4>1179700</vt:i4>
      </vt:variant>
      <vt:variant>
        <vt:i4>338</vt:i4>
      </vt:variant>
      <vt:variant>
        <vt:i4>0</vt:i4>
      </vt:variant>
      <vt:variant>
        <vt:i4>5</vt:i4>
      </vt:variant>
      <vt:variant>
        <vt:lpwstr/>
      </vt:variant>
      <vt:variant>
        <vt:lpwstr>_Toc238482601</vt:lpwstr>
      </vt:variant>
      <vt:variant>
        <vt:i4>1179700</vt:i4>
      </vt:variant>
      <vt:variant>
        <vt:i4>332</vt:i4>
      </vt:variant>
      <vt:variant>
        <vt:i4>0</vt:i4>
      </vt:variant>
      <vt:variant>
        <vt:i4>5</vt:i4>
      </vt:variant>
      <vt:variant>
        <vt:lpwstr/>
      </vt:variant>
      <vt:variant>
        <vt:lpwstr>_Toc238482600</vt:lpwstr>
      </vt:variant>
      <vt:variant>
        <vt:i4>1769527</vt:i4>
      </vt:variant>
      <vt:variant>
        <vt:i4>326</vt:i4>
      </vt:variant>
      <vt:variant>
        <vt:i4>0</vt:i4>
      </vt:variant>
      <vt:variant>
        <vt:i4>5</vt:i4>
      </vt:variant>
      <vt:variant>
        <vt:lpwstr/>
      </vt:variant>
      <vt:variant>
        <vt:lpwstr>_Toc238482599</vt:lpwstr>
      </vt:variant>
      <vt:variant>
        <vt:i4>1769527</vt:i4>
      </vt:variant>
      <vt:variant>
        <vt:i4>320</vt:i4>
      </vt:variant>
      <vt:variant>
        <vt:i4>0</vt:i4>
      </vt:variant>
      <vt:variant>
        <vt:i4>5</vt:i4>
      </vt:variant>
      <vt:variant>
        <vt:lpwstr/>
      </vt:variant>
      <vt:variant>
        <vt:lpwstr>_Toc238482598</vt:lpwstr>
      </vt:variant>
      <vt:variant>
        <vt:i4>1769527</vt:i4>
      </vt:variant>
      <vt:variant>
        <vt:i4>314</vt:i4>
      </vt:variant>
      <vt:variant>
        <vt:i4>0</vt:i4>
      </vt:variant>
      <vt:variant>
        <vt:i4>5</vt:i4>
      </vt:variant>
      <vt:variant>
        <vt:lpwstr/>
      </vt:variant>
      <vt:variant>
        <vt:lpwstr>_Toc238482597</vt:lpwstr>
      </vt:variant>
      <vt:variant>
        <vt:i4>1769527</vt:i4>
      </vt:variant>
      <vt:variant>
        <vt:i4>308</vt:i4>
      </vt:variant>
      <vt:variant>
        <vt:i4>0</vt:i4>
      </vt:variant>
      <vt:variant>
        <vt:i4>5</vt:i4>
      </vt:variant>
      <vt:variant>
        <vt:lpwstr/>
      </vt:variant>
      <vt:variant>
        <vt:lpwstr>_Toc238482596</vt:lpwstr>
      </vt:variant>
      <vt:variant>
        <vt:i4>1769527</vt:i4>
      </vt:variant>
      <vt:variant>
        <vt:i4>302</vt:i4>
      </vt:variant>
      <vt:variant>
        <vt:i4>0</vt:i4>
      </vt:variant>
      <vt:variant>
        <vt:i4>5</vt:i4>
      </vt:variant>
      <vt:variant>
        <vt:lpwstr/>
      </vt:variant>
      <vt:variant>
        <vt:lpwstr>_Toc238482595</vt:lpwstr>
      </vt:variant>
      <vt:variant>
        <vt:i4>1769527</vt:i4>
      </vt:variant>
      <vt:variant>
        <vt:i4>296</vt:i4>
      </vt:variant>
      <vt:variant>
        <vt:i4>0</vt:i4>
      </vt:variant>
      <vt:variant>
        <vt:i4>5</vt:i4>
      </vt:variant>
      <vt:variant>
        <vt:lpwstr/>
      </vt:variant>
      <vt:variant>
        <vt:lpwstr>_Toc238482594</vt:lpwstr>
      </vt:variant>
      <vt:variant>
        <vt:i4>1769527</vt:i4>
      </vt:variant>
      <vt:variant>
        <vt:i4>290</vt:i4>
      </vt:variant>
      <vt:variant>
        <vt:i4>0</vt:i4>
      </vt:variant>
      <vt:variant>
        <vt:i4>5</vt:i4>
      </vt:variant>
      <vt:variant>
        <vt:lpwstr/>
      </vt:variant>
      <vt:variant>
        <vt:lpwstr>_Toc238482593</vt:lpwstr>
      </vt:variant>
      <vt:variant>
        <vt:i4>1769527</vt:i4>
      </vt:variant>
      <vt:variant>
        <vt:i4>284</vt:i4>
      </vt:variant>
      <vt:variant>
        <vt:i4>0</vt:i4>
      </vt:variant>
      <vt:variant>
        <vt:i4>5</vt:i4>
      </vt:variant>
      <vt:variant>
        <vt:lpwstr/>
      </vt:variant>
      <vt:variant>
        <vt:lpwstr>_Toc238482592</vt:lpwstr>
      </vt:variant>
      <vt:variant>
        <vt:i4>1769527</vt:i4>
      </vt:variant>
      <vt:variant>
        <vt:i4>278</vt:i4>
      </vt:variant>
      <vt:variant>
        <vt:i4>0</vt:i4>
      </vt:variant>
      <vt:variant>
        <vt:i4>5</vt:i4>
      </vt:variant>
      <vt:variant>
        <vt:lpwstr/>
      </vt:variant>
      <vt:variant>
        <vt:lpwstr>_Toc238482591</vt:lpwstr>
      </vt:variant>
      <vt:variant>
        <vt:i4>1769527</vt:i4>
      </vt:variant>
      <vt:variant>
        <vt:i4>272</vt:i4>
      </vt:variant>
      <vt:variant>
        <vt:i4>0</vt:i4>
      </vt:variant>
      <vt:variant>
        <vt:i4>5</vt:i4>
      </vt:variant>
      <vt:variant>
        <vt:lpwstr/>
      </vt:variant>
      <vt:variant>
        <vt:lpwstr>_Toc238482590</vt:lpwstr>
      </vt:variant>
      <vt:variant>
        <vt:i4>1703991</vt:i4>
      </vt:variant>
      <vt:variant>
        <vt:i4>266</vt:i4>
      </vt:variant>
      <vt:variant>
        <vt:i4>0</vt:i4>
      </vt:variant>
      <vt:variant>
        <vt:i4>5</vt:i4>
      </vt:variant>
      <vt:variant>
        <vt:lpwstr/>
      </vt:variant>
      <vt:variant>
        <vt:lpwstr>_Toc238482589</vt:lpwstr>
      </vt:variant>
      <vt:variant>
        <vt:i4>1703991</vt:i4>
      </vt:variant>
      <vt:variant>
        <vt:i4>260</vt:i4>
      </vt:variant>
      <vt:variant>
        <vt:i4>0</vt:i4>
      </vt:variant>
      <vt:variant>
        <vt:i4>5</vt:i4>
      </vt:variant>
      <vt:variant>
        <vt:lpwstr/>
      </vt:variant>
      <vt:variant>
        <vt:lpwstr>_Toc238482588</vt:lpwstr>
      </vt:variant>
      <vt:variant>
        <vt:i4>1703991</vt:i4>
      </vt:variant>
      <vt:variant>
        <vt:i4>254</vt:i4>
      </vt:variant>
      <vt:variant>
        <vt:i4>0</vt:i4>
      </vt:variant>
      <vt:variant>
        <vt:i4>5</vt:i4>
      </vt:variant>
      <vt:variant>
        <vt:lpwstr/>
      </vt:variant>
      <vt:variant>
        <vt:lpwstr>_Toc238482587</vt:lpwstr>
      </vt:variant>
      <vt:variant>
        <vt:i4>1703991</vt:i4>
      </vt:variant>
      <vt:variant>
        <vt:i4>248</vt:i4>
      </vt:variant>
      <vt:variant>
        <vt:i4>0</vt:i4>
      </vt:variant>
      <vt:variant>
        <vt:i4>5</vt:i4>
      </vt:variant>
      <vt:variant>
        <vt:lpwstr/>
      </vt:variant>
      <vt:variant>
        <vt:lpwstr>_Toc238482586</vt:lpwstr>
      </vt:variant>
      <vt:variant>
        <vt:i4>1703991</vt:i4>
      </vt:variant>
      <vt:variant>
        <vt:i4>242</vt:i4>
      </vt:variant>
      <vt:variant>
        <vt:i4>0</vt:i4>
      </vt:variant>
      <vt:variant>
        <vt:i4>5</vt:i4>
      </vt:variant>
      <vt:variant>
        <vt:lpwstr/>
      </vt:variant>
      <vt:variant>
        <vt:lpwstr>_Toc238482585</vt:lpwstr>
      </vt:variant>
      <vt:variant>
        <vt:i4>1703991</vt:i4>
      </vt:variant>
      <vt:variant>
        <vt:i4>236</vt:i4>
      </vt:variant>
      <vt:variant>
        <vt:i4>0</vt:i4>
      </vt:variant>
      <vt:variant>
        <vt:i4>5</vt:i4>
      </vt:variant>
      <vt:variant>
        <vt:lpwstr/>
      </vt:variant>
      <vt:variant>
        <vt:lpwstr>_Toc238482584</vt:lpwstr>
      </vt:variant>
      <vt:variant>
        <vt:i4>1703991</vt:i4>
      </vt:variant>
      <vt:variant>
        <vt:i4>230</vt:i4>
      </vt:variant>
      <vt:variant>
        <vt:i4>0</vt:i4>
      </vt:variant>
      <vt:variant>
        <vt:i4>5</vt:i4>
      </vt:variant>
      <vt:variant>
        <vt:lpwstr/>
      </vt:variant>
      <vt:variant>
        <vt:lpwstr>_Toc238482583</vt:lpwstr>
      </vt:variant>
      <vt:variant>
        <vt:i4>1703991</vt:i4>
      </vt:variant>
      <vt:variant>
        <vt:i4>224</vt:i4>
      </vt:variant>
      <vt:variant>
        <vt:i4>0</vt:i4>
      </vt:variant>
      <vt:variant>
        <vt:i4>5</vt:i4>
      </vt:variant>
      <vt:variant>
        <vt:lpwstr/>
      </vt:variant>
      <vt:variant>
        <vt:lpwstr>_Toc238482582</vt:lpwstr>
      </vt:variant>
      <vt:variant>
        <vt:i4>1703991</vt:i4>
      </vt:variant>
      <vt:variant>
        <vt:i4>218</vt:i4>
      </vt:variant>
      <vt:variant>
        <vt:i4>0</vt:i4>
      </vt:variant>
      <vt:variant>
        <vt:i4>5</vt:i4>
      </vt:variant>
      <vt:variant>
        <vt:lpwstr/>
      </vt:variant>
      <vt:variant>
        <vt:lpwstr>_Toc238482581</vt:lpwstr>
      </vt:variant>
      <vt:variant>
        <vt:i4>1703991</vt:i4>
      </vt:variant>
      <vt:variant>
        <vt:i4>212</vt:i4>
      </vt:variant>
      <vt:variant>
        <vt:i4>0</vt:i4>
      </vt:variant>
      <vt:variant>
        <vt:i4>5</vt:i4>
      </vt:variant>
      <vt:variant>
        <vt:lpwstr/>
      </vt:variant>
      <vt:variant>
        <vt:lpwstr>_Toc238482580</vt:lpwstr>
      </vt:variant>
      <vt:variant>
        <vt:i4>1376311</vt:i4>
      </vt:variant>
      <vt:variant>
        <vt:i4>206</vt:i4>
      </vt:variant>
      <vt:variant>
        <vt:i4>0</vt:i4>
      </vt:variant>
      <vt:variant>
        <vt:i4>5</vt:i4>
      </vt:variant>
      <vt:variant>
        <vt:lpwstr/>
      </vt:variant>
      <vt:variant>
        <vt:lpwstr>_Toc238482579</vt:lpwstr>
      </vt:variant>
      <vt:variant>
        <vt:i4>1376311</vt:i4>
      </vt:variant>
      <vt:variant>
        <vt:i4>200</vt:i4>
      </vt:variant>
      <vt:variant>
        <vt:i4>0</vt:i4>
      </vt:variant>
      <vt:variant>
        <vt:i4>5</vt:i4>
      </vt:variant>
      <vt:variant>
        <vt:lpwstr/>
      </vt:variant>
      <vt:variant>
        <vt:lpwstr>_Toc238482578</vt:lpwstr>
      </vt:variant>
      <vt:variant>
        <vt:i4>1376311</vt:i4>
      </vt:variant>
      <vt:variant>
        <vt:i4>194</vt:i4>
      </vt:variant>
      <vt:variant>
        <vt:i4>0</vt:i4>
      </vt:variant>
      <vt:variant>
        <vt:i4>5</vt:i4>
      </vt:variant>
      <vt:variant>
        <vt:lpwstr/>
      </vt:variant>
      <vt:variant>
        <vt:lpwstr>_Toc238482577</vt:lpwstr>
      </vt:variant>
      <vt:variant>
        <vt:i4>1376311</vt:i4>
      </vt:variant>
      <vt:variant>
        <vt:i4>188</vt:i4>
      </vt:variant>
      <vt:variant>
        <vt:i4>0</vt:i4>
      </vt:variant>
      <vt:variant>
        <vt:i4>5</vt:i4>
      </vt:variant>
      <vt:variant>
        <vt:lpwstr/>
      </vt:variant>
      <vt:variant>
        <vt:lpwstr>_Toc238482576</vt:lpwstr>
      </vt:variant>
      <vt:variant>
        <vt:i4>1376311</vt:i4>
      </vt:variant>
      <vt:variant>
        <vt:i4>182</vt:i4>
      </vt:variant>
      <vt:variant>
        <vt:i4>0</vt:i4>
      </vt:variant>
      <vt:variant>
        <vt:i4>5</vt:i4>
      </vt:variant>
      <vt:variant>
        <vt:lpwstr/>
      </vt:variant>
      <vt:variant>
        <vt:lpwstr>_Toc238482575</vt:lpwstr>
      </vt:variant>
      <vt:variant>
        <vt:i4>1376311</vt:i4>
      </vt:variant>
      <vt:variant>
        <vt:i4>176</vt:i4>
      </vt:variant>
      <vt:variant>
        <vt:i4>0</vt:i4>
      </vt:variant>
      <vt:variant>
        <vt:i4>5</vt:i4>
      </vt:variant>
      <vt:variant>
        <vt:lpwstr/>
      </vt:variant>
      <vt:variant>
        <vt:lpwstr>_Toc238482574</vt:lpwstr>
      </vt:variant>
      <vt:variant>
        <vt:i4>1376311</vt:i4>
      </vt:variant>
      <vt:variant>
        <vt:i4>170</vt:i4>
      </vt:variant>
      <vt:variant>
        <vt:i4>0</vt:i4>
      </vt:variant>
      <vt:variant>
        <vt:i4>5</vt:i4>
      </vt:variant>
      <vt:variant>
        <vt:lpwstr/>
      </vt:variant>
      <vt:variant>
        <vt:lpwstr>_Toc238482573</vt:lpwstr>
      </vt:variant>
      <vt:variant>
        <vt:i4>1376311</vt:i4>
      </vt:variant>
      <vt:variant>
        <vt:i4>164</vt:i4>
      </vt:variant>
      <vt:variant>
        <vt:i4>0</vt:i4>
      </vt:variant>
      <vt:variant>
        <vt:i4>5</vt:i4>
      </vt:variant>
      <vt:variant>
        <vt:lpwstr/>
      </vt:variant>
      <vt:variant>
        <vt:lpwstr>_Toc238482572</vt:lpwstr>
      </vt:variant>
      <vt:variant>
        <vt:i4>1376311</vt:i4>
      </vt:variant>
      <vt:variant>
        <vt:i4>158</vt:i4>
      </vt:variant>
      <vt:variant>
        <vt:i4>0</vt:i4>
      </vt:variant>
      <vt:variant>
        <vt:i4>5</vt:i4>
      </vt:variant>
      <vt:variant>
        <vt:lpwstr/>
      </vt:variant>
      <vt:variant>
        <vt:lpwstr>_Toc238482571</vt:lpwstr>
      </vt:variant>
      <vt:variant>
        <vt:i4>1376311</vt:i4>
      </vt:variant>
      <vt:variant>
        <vt:i4>152</vt:i4>
      </vt:variant>
      <vt:variant>
        <vt:i4>0</vt:i4>
      </vt:variant>
      <vt:variant>
        <vt:i4>5</vt:i4>
      </vt:variant>
      <vt:variant>
        <vt:lpwstr/>
      </vt:variant>
      <vt:variant>
        <vt:lpwstr>_Toc238482570</vt:lpwstr>
      </vt:variant>
      <vt:variant>
        <vt:i4>1310775</vt:i4>
      </vt:variant>
      <vt:variant>
        <vt:i4>146</vt:i4>
      </vt:variant>
      <vt:variant>
        <vt:i4>0</vt:i4>
      </vt:variant>
      <vt:variant>
        <vt:i4>5</vt:i4>
      </vt:variant>
      <vt:variant>
        <vt:lpwstr/>
      </vt:variant>
      <vt:variant>
        <vt:lpwstr>_Toc238482569</vt:lpwstr>
      </vt:variant>
      <vt:variant>
        <vt:i4>1310775</vt:i4>
      </vt:variant>
      <vt:variant>
        <vt:i4>140</vt:i4>
      </vt:variant>
      <vt:variant>
        <vt:i4>0</vt:i4>
      </vt:variant>
      <vt:variant>
        <vt:i4>5</vt:i4>
      </vt:variant>
      <vt:variant>
        <vt:lpwstr/>
      </vt:variant>
      <vt:variant>
        <vt:lpwstr>_Toc238482568</vt:lpwstr>
      </vt:variant>
      <vt:variant>
        <vt:i4>1310775</vt:i4>
      </vt:variant>
      <vt:variant>
        <vt:i4>134</vt:i4>
      </vt:variant>
      <vt:variant>
        <vt:i4>0</vt:i4>
      </vt:variant>
      <vt:variant>
        <vt:i4>5</vt:i4>
      </vt:variant>
      <vt:variant>
        <vt:lpwstr/>
      </vt:variant>
      <vt:variant>
        <vt:lpwstr>_Toc238482567</vt:lpwstr>
      </vt:variant>
      <vt:variant>
        <vt:i4>1310775</vt:i4>
      </vt:variant>
      <vt:variant>
        <vt:i4>128</vt:i4>
      </vt:variant>
      <vt:variant>
        <vt:i4>0</vt:i4>
      </vt:variant>
      <vt:variant>
        <vt:i4>5</vt:i4>
      </vt:variant>
      <vt:variant>
        <vt:lpwstr/>
      </vt:variant>
      <vt:variant>
        <vt:lpwstr>_Toc238482566</vt:lpwstr>
      </vt:variant>
      <vt:variant>
        <vt:i4>1310775</vt:i4>
      </vt:variant>
      <vt:variant>
        <vt:i4>122</vt:i4>
      </vt:variant>
      <vt:variant>
        <vt:i4>0</vt:i4>
      </vt:variant>
      <vt:variant>
        <vt:i4>5</vt:i4>
      </vt:variant>
      <vt:variant>
        <vt:lpwstr/>
      </vt:variant>
      <vt:variant>
        <vt:lpwstr>_Toc238482565</vt:lpwstr>
      </vt:variant>
      <vt:variant>
        <vt:i4>1310775</vt:i4>
      </vt:variant>
      <vt:variant>
        <vt:i4>116</vt:i4>
      </vt:variant>
      <vt:variant>
        <vt:i4>0</vt:i4>
      </vt:variant>
      <vt:variant>
        <vt:i4>5</vt:i4>
      </vt:variant>
      <vt:variant>
        <vt:lpwstr/>
      </vt:variant>
      <vt:variant>
        <vt:lpwstr>_Toc238482564</vt:lpwstr>
      </vt:variant>
      <vt:variant>
        <vt:i4>1310775</vt:i4>
      </vt:variant>
      <vt:variant>
        <vt:i4>110</vt:i4>
      </vt:variant>
      <vt:variant>
        <vt:i4>0</vt:i4>
      </vt:variant>
      <vt:variant>
        <vt:i4>5</vt:i4>
      </vt:variant>
      <vt:variant>
        <vt:lpwstr/>
      </vt:variant>
      <vt:variant>
        <vt:lpwstr>_Toc238482563</vt:lpwstr>
      </vt:variant>
      <vt:variant>
        <vt:i4>1310775</vt:i4>
      </vt:variant>
      <vt:variant>
        <vt:i4>104</vt:i4>
      </vt:variant>
      <vt:variant>
        <vt:i4>0</vt:i4>
      </vt:variant>
      <vt:variant>
        <vt:i4>5</vt:i4>
      </vt:variant>
      <vt:variant>
        <vt:lpwstr/>
      </vt:variant>
      <vt:variant>
        <vt:lpwstr>_Toc238482562</vt:lpwstr>
      </vt:variant>
      <vt:variant>
        <vt:i4>1310775</vt:i4>
      </vt:variant>
      <vt:variant>
        <vt:i4>98</vt:i4>
      </vt:variant>
      <vt:variant>
        <vt:i4>0</vt:i4>
      </vt:variant>
      <vt:variant>
        <vt:i4>5</vt:i4>
      </vt:variant>
      <vt:variant>
        <vt:lpwstr/>
      </vt:variant>
      <vt:variant>
        <vt:lpwstr>_Toc238482561</vt:lpwstr>
      </vt:variant>
      <vt:variant>
        <vt:i4>1310775</vt:i4>
      </vt:variant>
      <vt:variant>
        <vt:i4>92</vt:i4>
      </vt:variant>
      <vt:variant>
        <vt:i4>0</vt:i4>
      </vt:variant>
      <vt:variant>
        <vt:i4>5</vt:i4>
      </vt:variant>
      <vt:variant>
        <vt:lpwstr/>
      </vt:variant>
      <vt:variant>
        <vt:lpwstr>_Toc238482560</vt:lpwstr>
      </vt:variant>
      <vt:variant>
        <vt:i4>1507383</vt:i4>
      </vt:variant>
      <vt:variant>
        <vt:i4>86</vt:i4>
      </vt:variant>
      <vt:variant>
        <vt:i4>0</vt:i4>
      </vt:variant>
      <vt:variant>
        <vt:i4>5</vt:i4>
      </vt:variant>
      <vt:variant>
        <vt:lpwstr/>
      </vt:variant>
      <vt:variant>
        <vt:lpwstr>_Toc238482559</vt:lpwstr>
      </vt:variant>
      <vt:variant>
        <vt:i4>1507383</vt:i4>
      </vt:variant>
      <vt:variant>
        <vt:i4>80</vt:i4>
      </vt:variant>
      <vt:variant>
        <vt:i4>0</vt:i4>
      </vt:variant>
      <vt:variant>
        <vt:i4>5</vt:i4>
      </vt:variant>
      <vt:variant>
        <vt:lpwstr/>
      </vt:variant>
      <vt:variant>
        <vt:lpwstr>_Toc238482558</vt:lpwstr>
      </vt:variant>
      <vt:variant>
        <vt:i4>1507383</vt:i4>
      </vt:variant>
      <vt:variant>
        <vt:i4>74</vt:i4>
      </vt:variant>
      <vt:variant>
        <vt:i4>0</vt:i4>
      </vt:variant>
      <vt:variant>
        <vt:i4>5</vt:i4>
      </vt:variant>
      <vt:variant>
        <vt:lpwstr/>
      </vt:variant>
      <vt:variant>
        <vt:lpwstr>_Toc238482557</vt:lpwstr>
      </vt:variant>
      <vt:variant>
        <vt:i4>1507383</vt:i4>
      </vt:variant>
      <vt:variant>
        <vt:i4>68</vt:i4>
      </vt:variant>
      <vt:variant>
        <vt:i4>0</vt:i4>
      </vt:variant>
      <vt:variant>
        <vt:i4>5</vt:i4>
      </vt:variant>
      <vt:variant>
        <vt:lpwstr/>
      </vt:variant>
      <vt:variant>
        <vt:lpwstr>_Toc238482556</vt:lpwstr>
      </vt:variant>
      <vt:variant>
        <vt:i4>1507383</vt:i4>
      </vt:variant>
      <vt:variant>
        <vt:i4>62</vt:i4>
      </vt:variant>
      <vt:variant>
        <vt:i4>0</vt:i4>
      </vt:variant>
      <vt:variant>
        <vt:i4>5</vt:i4>
      </vt:variant>
      <vt:variant>
        <vt:lpwstr/>
      </vt:variant>
      <vt:variant>
        <vt:lpwstr>_Toc238482555</vt:lpwstr>
      </vt:variant>
      <vt:variant>
        <vt:i4>1507383</vt:i4>
      </vt:variant>
      <vt:variant>
        <vt:i4>56</vt:i4>
      </vt:variant>
      <vt:variant>
        <vt:i4>0</vt:i4>
      </vt:variant>
      <vt:variant>
        <vt:i4>5</vt:i4>
      </vt:variant>
      <vt:variant>
        <vt:lpwstr/>
      </vt:variant>
      <vt:variant>
        <vt:lpwstr>_Toc238482554</vt:lpwstr>
      </vt:variant>
      <vt:variant>
        <vt:i4>1507383</vt:i4>
      </vt:variant>
      <vt:variant>
        <vt:i4>50</vt:i4>
      </vt:variant>
      <vt:variant>
        <vt:i4>0</vt:i4>
      </vt:variant>
      <vt:variant>
        <vt:i4>5</vt:i4>
      </vt:variant>
      <vt:variant>
        <vt:lpwstr/>
      </vt:variant>
      <vt:variant>
        <vt:lpwstr>_Toc238482553</vt:lpwstr>
      </vt:variant>
      <vt:variant>
        <vt:i4>1507383</vt:i4>
      </vt:variant>
      <vt:variant>
        <vt:i4>44</vt:i4>
      </vt:variant>
      <vt:variant>
        <vt:i4>0</vt:i4>
      </vt:variant>
      <vt:variant>
        <vt:i4>5</vt:i4>
      </vt:variant>
      <vt:variant>
        <vt:lpwstr/>
      </vt:variant>
      <vt:variant>
        <vt:lpwstr>_Toc238482552</vt:lpwstr>
      </vt:variant>
      <vt:variant>
        <vt:i4>1507383</vt:i4>
      </vt:variant>
      <vt:variant>
        <vt:i4>38</vt:i4>
      </vt:variant>
      <vt:variant>
        <vt:i4>0</vt:i4>
      </vt:variant>
      <vt:variant>
        <vt:i4>5</vt:i4>
      </vt:variant>
      <vt:variant>
        <vt:lpwstr/>
      </vt:variant>
      <vt:variant>
        <vt:lpwstr>_Toc238482551</vt:lpwstr>
      </vt:variant>
      <vt:variant>
        <vt:i4>1507383</vt:i4>
      </vt:variant>
      <vt:variant>
        <vt:i4>32</vt:i4>
      </vt:variant>
      <vt:variant>
        <vt:i4>0</vt:i4>
      </vt:variant>
      <vt:variant>
        <vt:i4>5</vt:i4>
      </vt:variant>
      <vt:variant>
        <vt:lpwstr/>
      </vt:variant>
      <vt:variant>
        <vt:lpwstr>_Toc238482550</vt:lpwstr>
      </vt:variant>
      <vt:variant>
        <vt:i4>1441847</vt:i4>
      </vt:variant>
      <vt:variant>
        <vt:i4>26</vt:i4>
      </vt:variant>
      <vt:variant>
        <vt:i4>0</vt:i4>
      </vt:variant>
      <vt:variant>
        <vt:i4>5</vt:i4>
      </vt:variant>
      <vt:variant>
        <vt:lpwstr/>
      </vt:variant>
      <vt:variant>
        <vt:lpwstr>_Toc238482549</vt:lpwstr>
      </vt:variant>
      <vt:variant>
        <vt:i4>1441847</vt:i4>
      </vt:variant>
      <vt:variant>
        <vt:i4>20</vt:i4>
      </vt:variant>
      <vt:variant>
        <vt:i4>0</vt:i4>
      </vt:variant>
      <vt:variant>
        <vt:i4>5</vt:i4>
      </vt:variant>
      <vt:variant>
        <vt:lpwstr/>
      </vt:variant>
      <vt:variant>
        <vt:lpwstr>_Toc238482548</vt:lpwstr>
      </vt:variant>
      <vt:variant>
        <vt:i4>1441847</vt:i4>
      </vt:variant>
      <vt:variant>
        <vt:i4>14</vt:i4>
      </vt:variant>
      <vt:variant>
        <vt:i4>0</vt:i4>
      </vt:variant>
      <vt:variant>
        <vt:i4>5</vt:i4>
      </vt:variant>
      <vt:variant>
        <vt:lpwstr/>
      </vt:variant>
      <vt:variant>
        <vt:lpwstr>_Toc238482547</vt:lpwstr>
      </vt:variant>
      <vt:variant>
        <vt:i4>1441847</vt:i4>
      </vt:variant>
      <vt:variant>
        <vt:i4>8</vt:i4>
      </vt:variant>
      <vt:variant>
        <vt:i4>0</vt:i4>
      </vt:variant>
      <vt:variant>
        <vt:i4>5</vt:i4>
      </vt:variant>
      <vt:variant>
        <vt:lpwstr/>
      </vt:variant>
      <vt:variant>
        <vt:lpwstr>_Toc238482546</vt:lpwstr>
      </vt:variant>
      <vt:variant>
        <vt:i4>1441847</vt:i4>
      </vt:variant>
      <vt:variant>
        <vt:i4>2</vt:i4>
      </vt:variant>
      <vt:variant>
        <vt:i4>0</vt:i4>
      </vt:variant>
      <vt:variant>
        <vt:i4>5</vt:i4>
      </vt:variant>
      <vt:variant>
        <vt:lpwstr/>
      </vt:variant>
      <vt:variant>
        <vt:lpwstr>_Toc238482545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Ingeborg</dc:creator>
  <cp:keywords/>
  <dc:description/>
  <cp:lastModifiedBy>Joeri Sioen</cp:lastModifiedBy>
  <cp:revision>2</cp:revision>
  <cp:lastPrinted>2023-08-22T21:18:00Z</cp:lastPrinted>
  <dcterms:created xsi:type="dcterms:W3CDTF">2026-09-02T14:33:00Z</dcterms:created>
  <dcterms:modified xsi:type="dcterms:W3CDTF">2026-09-02T14:33:00Z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0x01010048E257EFFB13D24EBD9BA21A3F54DFEF</vt:lpwstr>
  </property>
  <property fmtid="{D5CDD505-2E9C-101B-9397-08002B2CF9AE}" pid="3" name="MediaServiceImageTags">
    <vt:lpwstr/>
  </property>
</Properties>
</file>